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E43FB" w:rsidRPr="005E43FB" w:rsidRDefault="00384743" w:rsidP="005E43FB">
      <w:pPr>
        <w:shd w:val="clear" w:color="auto" w:fill="FFFFFF"/>
        <w:spacing w:before="100" w:beforeAutospacing="1" w:after="100" w:afterAutospacing="1" w:line="345" w:lineRule="atLeast"/>
        <w:outlineLvl w:val="2"/>
        <w:rPr>
          <w:rFonts w:ascii="Helvetica" w:eastAsia="Times New Roman" w:hAnsi="Helvetica" w:cs="Helvetica"/>
          <w:color w:val="610B4B"/>
          <w:sz w:val="32"/>
          <w:szCs w:val="32"/>
        </w:rPr>
      </w:pPr>
      <w:r>
        <w:rPr>
          <w:rFonts w:ascii="Helvetica" w:eastAsia="Times New Roman" w:hAnsi="Helvetica" w:cs="Helvetica"/>
          <w:color w:val="610B4B"/>
          <w:sz w:val="32"/>
          <w:szCs w:val="32"/>
        </w:rPr>
        <w:t>1</w:t>
      </w:r>
      <w:r w:rsidR="005E43FB" w:rsidRPr="005E43FB">
        <w:rPr>
          <w:rFonts w:ascii="Helvetica" w:eastAsia="Times New Roman" w:hAnsi="Helvetica" w:cs="Helvetica"/>
          <w:color w:val="610B4B"/>
          <w:sz w:val="32"/>
          <w:szCs w:val="32"/>
        </w:rPr>
        <w:t>) What is hibernate?</w:t>
      </w:r>
    </w:p>
    <w:p w:rsidR="005E43FB" w:rsidRPr="000242D4" w:rsidRDefault="005E43FB" w:rsidP="000242D4">
      <w:pPr>
        <w:shd w:val="clear" w:color="auto" w:fill="FFFFFF"/>
        <w:spacing w:before="100" w:beforeAutospacing="1" w:after="100" w:afterAutospacing="1" w:line="345" w:lineRule="atLeast"/>
        <w:rPr>
          <w:rFonts w:ascii="Verdana" w:eastAsia="Times New Roman" w:hAnsi="Verdana" w:cs="Times New Roman"/>
          <w:color w:val="000000"/>
          <w:sz w:val="20"/>
          <w:szCs w:val="20"/>
        </w:rPr>
      </w:pPr>
      <w:r w:rsidRPr="005E43FB">
        <w:rPr>
          <w:rFonts w:ascii="Verdana" w:eastAsia="Times New Roman" w:hAnsi="Verdana" w:cs="Times New Roman"/>
          <w:color w:val="000000"/>
          <w:sz w:val="20"/>
          <w:szCs w:val="20"/>
        </w:rPr>
        <w:t>Hibernate is an open-source and lightweight ORM tool that is used to store, manipulate and retrieve data from the database.</w:t>
      </w:r>
    </w:p>
    <w:p w:rsidR="005E43FB" w:rsidRPr="005E43FB" w:rsidRDefault="005E43FB" w:rsidP="005E43FB">
      <w:pPr>
        <w:shd w:val="clear" w:color="auto" w:fill="FFFFFF"/>
        <w:spacing w:before="100" w:beforeAutospacing="1" w:after="100" w:afterAutospacing="1" w:line="345" w:lineRule="atLeast"/>
        <w:outlineLvl w:val="2"/>
        <w:rPr>
          <w:rFonts w:ascii="Helvetica" w:eastAsia="Times New Roman" w:hAnsi="Helvetica" w:cs="Helvetica"/>
          <w:color w:val="610B4B"/>
          <w:sz w:val="32"/>
          <w:szCs w:val="32"/>
        </w:rPr>
      </w:pPr>
      <w:r w:rsidRPr="005E43FB">
        <w:rPr>
          <w:rFonts w:ascii="Helvetica" w:eastAsia="Times New Roman" w:hAnsi="Helvetica" w:cs="Helvetica"/>
          <w:color w:val="610B4B"/>
          <w:sz w:val="32"/>
          <w:szCs w:val="32"/>
        </w:rPr>
        <w:t>2) What is ORM?</w:t>
      </w:r>
    </w:p>
    <w:p w:rsidR="005E43FB" w:rsidRPr="00F072D6" w:rsidRDefault="005E43FB" w:rsidP="00F072D6">
      <w:pPr>
        <w:shd w:val="clear" w:color="auto" w:fill="FFFFFF"/>
        <w:spacing w:before="100" w:beforeAutospacing="1" w:after="100" w:afterAutospacing="1" w:line="345" w:lineRule="atLeast"/>
        <w:rPr>
          <w:rFonts w:ascii="Verdana" w:eastAsia="Times New Roman" w:hAnsi="Verdana" w:cs="Times New Roman"/>
          <w:color w:val="000000"/>
          <w:sz w:val="20"/>
          <w:szCs w:val="20"/>
        </w:rPr>
      </w:pPr>
      <w:r w:rsidRPr="005E43FB">
        <w:rPr>
          <w:rFonts w:ascii="Verdana" w:eastAsia="Times New Roman" w:hAnsi="Verdana" w:cs="Times New Roman"/>
          <w:color w:val="000000"/>
          <w:sz w:val="20"/>
          <w:szCs w:val="20"/>
        </w:rPr>
        <w:t>ORM is an acronym for Object/Relational mapping. It is a programming strategy to map object with the data stored in the database. It simplifies data creation, data manipulation and data access.</w:t>
      </w:r>
    </w:p>
    <w:p w:rsidR="005E43FB" w:rsidRPr="005E43FB" w:rsidRDefault="005E43FB" w:rsidP="005E43FB">
      <w:pPr>
        <w:shd w:val="clear" w:color="auto" w:fill="FFFFFF"/>
        <w:spacing w:before="100" w:beforeAutospacing="1" w:after="100" w:afterAutospacing="1" w:line="345" w:lineRule="atLeast"/>
        <w:outlineLvl w:val="2"/>
        <w:rPr>
          <w:rFonts w:ascii="Helvetica" w:eastAsia="Times New Roman" w:hAnsi="Helvetica" w:cs="Helvetica"/>
          <w:color w:val="610B4B"/>
          <w:sz w:val="32"/>
          <w:szCs w:val="32"/>
        </w:rPr>
      </w:pPr>
      <w:r w:rsidRPr="005E43FB">
        <w:rPr>
          <w:rFonts w:ascii="Helvetica" w:eastAsia="Times New Roman" w:hAnsi="Helvetica" w:cs="Helvetica"/>
          <w:color w:val="610B4B"/>
          <w:sz w:val="32"/>
          <w:szCs w:val="32"/>
        </w:rPr>
        <w:t>3) Explain hibernate architecture?</w:t>
      </w:r>
    </w:p>
    <w:p w:rsidR="005E43FB" w:rsidRPr="005E43FB" w:rsidRDefault="005E43FB" w:rsidP="005E43FB">
      <w:pPr>
        <w:shd w:val="clear" w:color="auto" w:fill="FFFFFF"/>
        <w:spacing w:before="100" w:beforeAutospacing="1" w:after="100" w:afterAutospacing="1" w:line="345" w:lineRule="atLeast"/>
        <w:rPr>
          <w:rFonts w:ascii="Verdana" w:eastAsia="Times New Roman" w:hAnsi="Verdana" w:cs="Times New Roman"/>
          <w:color w:val="000000"/>
          <w:sz w:val="20"/>
          <w:szCs w:val="20"/>
        </w:rPr>
      </w:pPr>
      <w:r w:rsidRPr="005E43FB">
        <w:rPr>
          <w:rFonts w:ascii="Verdana" w:eastAsia="Times New Roman" w:hAnsi="Verdana" w:cs="Times New Roman"/>
          <w:color w:val="000000"/>
          <w:sz w:val="20"/>
          <w:szCs w:val="20"/>
        </w:rPr>
        <w:t>Hibernate architecture comprises of many interfaces such as Configuration, SessionFactory, Session, Transaction etc.</w:t>
      </w:r>
    </w:p>
    <w:p w:rsidR="005E43FB" w:rsidRPr="005E43FB" w:rsidRDefault="005E43FB" w:rsidP="005E43F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1493164" wp14:editId="0FF88679">
            <wp:extent cx="6346190" cy="4422140"/>
            <wp:effectExtent l="0" t="0" r="0" b="0"/>
            <wp:docPr id="1" name="Picture 1" descr="hibernate framework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ibernate framework architectur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346190" cy="4422140"/>
                    </a:xfrm>
                    <a:prstGeom prst="rect">
                      <a:avLst/>
                    </a:prstGeom>
                    <a:noFill/>
                    <a:ln>
                      <a:noFill/>
                    </a:ln>
                  </pic:spPr>
                </pic:pic>
              </a:graphicData>
            </a:graphic>
          </wp:inline>
        </w:drawing>
      </w:r>
    </w:p>
    <w:p w:rsidR="005E43FB" w:rsidRPr="005E43FB" w:rsidRDefault="00C908D4" w:rsidP="005E43F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25" style="width:0;height:.75pt" o:hralign="center" o:hrstd="t" o:hrnoshade="t" o:hr="t" fillcolor="#d4d4d4" stroked="f"/>
        </w:pict>
      </w:r>
    </w:p>
    <w:p w:rsidR="005E43FB" w:rsidRPr="005E43FB" w:rsidRDefault="005E43FB" w:rsidP="005E43FB">
      <w:pPr>
        <w:shd w:val="clear" w:color="auto" w:fill="FFFFFF"/>
        <w:spacing w:before="100" w:beforeAutospacing="1" w:after="100" w:afterAutospacing="1" w:line="345" w:lineRule="atLeast"/>
        <w:outlineLvl w:val="2"/>
        <w:rPr>
          <w:rFonts w:ascii="Helvetica" w:eastAsia="Times New Roman" w:hAnsi="Helvetica" w:cs="Helvetica"/>
          <w:color w:val="610B4B"/>
          <w:sz w:val="32"/>
          <w:szCs w:val="32"/>
        </w:rPr>
      </w:pPr>
      <w:r w:rsidRPr="005E43FB">
        <w:rPr>
          <w:rFonts w:ascii="Helvetica" w:eastAsia="Times New Roman" w:hAnsi="Helvetica" w:cs="Helvetica"/>
          <w:color w:val="610B4B"/>
          <w:sz w:val="32"/>
          <w:szCs w:val="32"/>
        </w:rPr>
        <w:lastRenderedPageBreak/>
        <w:t>4) What are the core interfaces of Hibernate?</w:t>
      </w:r>
    </w:p>
    <w:p w:rsidR="005E43FB" w:rsidRDefault="005E43FB" w:rsidP="005E43FB">
      <w:pPr>
        <w:shd w:val="clear" w:color="auto" w:fill="FFFFFF"/>
        <w:spacing w:before="100" w:beforeAutospacing="1" w:after="100" w:afterAutospacing="1" w:line="345" w:lineRule="atLeast"/>
        <w:rPr>
          <w:rFonts w:ascii="Verdana" w:eastAsia="Times New Roman" w:hAnsi="Verdana" w:cs="Times New Roman"/>
          <w:color w:val="000000"/>
          <w:sz w:val="20"/>
          <w:szCs w:val="20"/>
        </w:rPr>
      </w:pPr>
      <w:r w:rsidRPr="005E43FB">
        <w:rPr>
          <w:rFonts w:ascii="Verdana" w:eastAsia="Times New Roman" w:hAnsi="Verdana" w:cs="Times New Roman"/>
          <w:color w:val="000000"/>
          <w:sz w:val="20"/>
          <w:szCs w:val="20"/>
        </w:rPr>
        <w:t>The core interfaces of Hibernate framework are:</w:t>
      </w:r>
    </w:p>
    <w:p w:rsidR="00DA2C86" w:rsidRPr="00DA2C86" w:rsidRDefault="00DA2C86" w:rsidP="00DA2C86">
      <w:pPr>
        <w:numPr>
          <w:ilvl w:val="0"/>
          <w:numId w:val="38"/>
        </w:numPr>
        <w:shd w:val="clear" w:color="auto" w:fill="FFFFFF"/>
        <w:spacing w:before="100" w:beforeAutospacing="1" w:after="100" w:afterAutospacing="1" w:line="439" w:lineRule="atLeast"/>
        <w:rPr>
          <w:rFonts w:ascii="Times New Roman" w:eastAsia="Times New Roman" w:hAnsi="Times New Roman" w:cs="Times New Roman"/>
          <w:color w:val="000000"/>
          <w:sz w:val="27"/>
          <w:szCs w:val="27"/>
        </w:rPr>
      </w:pPr>
      <w:r w:rsidRPr="00DA2C86">
        <w:rPr>
          <w:rFonts w:ascii="Times New Roman" w:eastAsia="Times New Roman" w:hAnsi="Times New Roman" w:cs="Times New Roman"/>
          <w:b/>
          <w:bCs/>
          <w:color w:val="000000"/>
          <w:sz w:val="27"/>
          <w:szCs w:val="27"/>
        </w:rPr>
        <w:t>Session Interface – </w:t>
      </w:r>
      <w:r w:rsidRPr="00DA2C86">
        <w:rPr>
          <w:rFonts w:ascii="Times New Roman" w:eastAsia="Times New Roman" w:hAnsi="Times New Roman" w:cs="Times New Roman"/>
          <w:color w:val="000000"/>
          <w:sz w:val="27"/>
          <w:szCs w:val="27"/>
        </w:rPr>
        <w:t>This is the primary interface used by hibernate applications. The instances of this interface are lightweight and are inexpensive to create and destroy. Hibernate sessions are not thread safe.</w:t>
      </w:r>
    </w:p>
    <w:p w:rsidR="00DA2C86" w:rsidRPr="00DA2C86" w:rsidRDefault="00DA2C86" w:rsidP="00DA2C86">
      <w:pPr>
        <w:numPr>
          <w:ilvl w:val="0"/>
          <w:numId w:val="38"/>
        </w:numPr>
        <w:shd w:val="clear" w:color="auto" w:fill="FFFFFF"/>
        <w:spacing w:before="100" w:beforeAutospacing="1" w:after="100" w:afterAutospacing="1" w:line="439" w:lineRule="atLeast"/>
        <w:ind w:left="600"/>
        <w:rPr>
          <w:rFonts w:ascii="Times New Roman" w:eastAsia="Times New Roman" w:hAnsi="Times New Roman" w:cs="Times New Roman"/>
          <w:color w:val="000000"/>
          <w:sz w:val="27"/>
          <w:szCs w:val="27"/>
        </w:rPr>
      </w:pPr>
      <w:r w:rsidRPr="00DA2C86">
        <w:rPr>
          <w:rFonts w:ascii="Times New Roman" w:eastAsia="Times New Roman" w:hAnsi="Times New Roman" w:cs="Times New Roman"/>
          <w:b/>
          <w:bCs/>
          <w:color w:val="000000"/>
          <w:sz w:val="27"/>
          <w:szCs w:val="27"/>
        </w:rPr>
        <w:t>SessionFactory Interface – </w:t>
      </w:r>
      <w:r w:rsidRPr="00DA2C86">
        <w:rPr>
          <w:rFonts w:ascii="Times New Roman" w:eastAsia="Times New Roman" w:hAnsi="Times New Roman" w:cs="Times New Roman"/>
          <w:color w:val="000000"/>
          <w:sz w:val="27"/>
          <w:szCs w:val="27"/>
        </w:rPr>
        <w:t>This is a factory that delivers the session objects to hibernate application. Generally there will be a single SessionFactory for the whole application and it will be shared among all the application threads.</w:t>
      </w:r>
    </w:p>
    <w:p w:rsidR="00DA2C86" w:rsidRPr="00DA2C86" w:rsidRDefault="00DA2C86" w:rsidP="00DA2C86">
      <w:pPr>
        <w:numPr>
          <w:ilvl w:val="0"/>
          <w:numId w:val="38"/>
        </w:numPr>
        <w:shd w:val="clear" w:color="auto" w:fill="FFFFFF"/>
        <w:spacing w:before="100" w:beforeAutospacing="1" w:after="100" w:afterAutospacing="1" w:line="439" w:lineRule="atLeast"/>
        <w:ind w:left="600"/>
        <w:rPr>
          <w:rFonts w:ascii="Times New Roman" w:eastAsia="Times New Roman" w:hAnsi="Times New Roman" w:cs="Times New Roman"/>
          <w:color w:val="000000"/>
          <w:sz w:val="27"/>
          <w:szCs w:val="27"/>
        </w:rPr>
      </w:pPr>
      <w:r w:rsidRPr="00DA2C86">
        <w:rPr>
          <w:rFonts w:ascii="Times New Roman" w:eastAsia="Times New Roman" w:hAnsi="Times New Roman" w:cs="Times New Roman"/>
          <w:b/>
          <w:bCs/>
          <w:color w:val="000000"/>
          <w:sz w:val="27"/>
          <w:szCs w:val="27"/>
        </w:rPr>
        <w:t>Configuration Interface – </w:t>
      </w:r>
      <w:r w:rsidRPr="00DA2C86">
        <w:rPr>
          <w:rFonts w:ascii="Times New Roman" w:eastAsia="Times New Roman" w:hAnsi="Times New Roman" w:cs="Times New Roman"/>
          <w:color w:val="000000"/>
          <w:sz w:val="27"/>
          <w:szCs w:val="27"/>
        </w:rPr>
        <w:t>This interface is used to configure and bootstrap hibernate. The instance of this interface is used by the application in order to specify the location of hibernate specific mapping documents.</w:t>
      </w:r>
    </w:p>
    <w:p w:rsidR="00DA2C86" w:rsidRPr="00DA2C86" w:rsidRDefault="00DA2C86" w:rsidP="00DA2C86">
      <w:pPr>
        <w:numPr>
          <w:ilvl w:val="0"/>
          <w:numId w:val="38"/>
        </w:numPr>
        <w:shd w:val="clear" w:color="auto" w:fill="FFFFFF"/>
        <w:spacing w:before="100" w:beforeAutospacing="1" w:after="100" w:afterAutospacing="1" w:line="439" w:lineRule="atLeast"/>
        <w:ind w:left="600"/>
        <w:rPr>
          <w:rFonts w:ascii="Times New Roman" w:eastAsia="Times New Roman" w:hAnsi="Times New Roman" w:cs="Times New Roman"/>
          <w:color w:val="000000"/>
          <w:sz w:val="27"/>
          <w:szCs w:val="27"/>
        </w:rPr>
      </w:pPr>
      <w:r w:rsidRPr="00DA2C86">
        <w:rPr>
          <w:rFonts w:ascii="Times New Roman" w:eastAsia="Times New Roman" w:hAnsi="Times New Roman" w:cs="Times New Roman"/>
          <w:b/>
          <w:bCs/>
          <w:color w:val="000000"/>
          <w:sz w:val="27"/>
          <w:szCs w:val="27"/>
        </w:rPr>
        <w:t>Transaction Interface – </w:t>
      </w:r>
      <w:r w:rsidRPr="00DA2C86">
        <w:rPr>
          <w:rFonts w:ascii="Times New Roman" w:eastAsia="Times New Roman" w:hAnsi="Times New Roman" w:cs="Times New Roman"/>
          <w:color w:val="000000"/>
          <w:sz w:val="27"/>
          <w:szCs w:val="27"/>
        </w:rPr>
        <w:t>This is an optional interface but the above three interfaces are mandatory in each and every application. This interface abstracts the code from any kind of transaction implementations such as JDBC transaction, JTA transaction.</w:t>
      </w:r>
    </w:p>
    <w:p w:rsidR="00DA2C86" w:rsidRPr="00DA2C86" w:rsidRDefault="00DA2C86" w:rsidP="00DA2C86">
      <w:pPr>
        <w:numPr>
          <w:ilvl w:val="0"/>
          <w:numId w:val="38"/>
        </w:numPr>
        <w:shd w:val="clear" w:color="auto" w:fill="FFFFFF"/>
        <w:spacing w:before="100" w:beforeAutospacing="1" w:after="100" w:afterAutospacing="1" w:line="439" w:lineRule="atLeast"/>
        <w:ind w:left="600"/>
        <w:rPr>
          <w:rFonts w:ascii="Times New Roman" w:eastAsia="Times New Roman" w:hAnsi="Times New Roman" w:cs="Times New Roman"/>
          <w:color w:val="000000"/>
          <w:sz w:val="27"/>
          <w:szCs w:val="27"/>
        </w:rPr>
      </w:pPr>
      <w:r w:rsidRPr="00DA2C86">
        <w:rPr>
          <w:rFonts w:ascii="Times New Roman" w:eastAsia="Times New Roman" w:hAnsi="Times New Roman" w:cs="Times New Roman"/>
          <w:b/>
          <w:bCs/>
          <w:color w:val="000000"/>
          <w:sz w:val="27"/>
          <w:szCs w:val="27"/>
        </w:rPr>
        <w:t>Query and Criteria Interface – </w:t>
      </w:r>
      <w:r w:rsidRPr="00DA2C86">
        <w:rPr>
          <w:rFonts w:ascii="Times New Roman" w:eastAsia="Times New Roman" w:hAnsi="Times New Roman" w:cs="Times New Roman"/>
          <w:color w:val="000000"/>
          <w:sz w:val="27"/>
          <w:szCs w:val="27"/>
        </w:rPr>
        <w:t>This interface allows the user to perform queries and also control the flow of the query execution.</w:t>
      </w:r>
    </w:p>
    <w:p w:rsidR="00DA2C86" w:rsidRPr="005E43FB" w:rsidRDefault="00DA2C86" w:rsidP="005E43FB">
      <w:pPr>
        <w:shd w:val="clear" w:color="auto" w:fill="FFFFFF"/>
        <w:spacing w:before="100" w:beforeAutospacing="1" w:after="100" w:afterAutospacing="1" w:line="345" w:lineRule="atLeast"/>
        <w:rPr>
          <w:rFonts w:ascii="Verdana" w:eastAsia="Times New Roman" w:hAnsi="Verdana" w:cs="Times New Roman"/>
          <w:color w:val="000000"/>
          <w:sz w:val="20"/>
          <w:szCs w:val="20"/>
        </w:rPr>
      </w:pPr>
    </w:p>
    <w:p w:rsidR="005E43FB" w:rsidRPr="005E43FB" w:rsidRDefault="00C908D4" w:rsidP="005E43F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26" style="width:0;height:.75pt" o:hralign="center" o:hrstd="t" o:hrnoshade="t" o:hr="t" fillcolor="#d4d4d4" stroked="f"/>
        </w:pict>
      </w:r>
    </w:p>
    <w:p w:rsidR="005E43FB" w:rsidRPr="005E43FB" w:rsidRDefault="005E43FB" w:rsidP="005E43FB">
      <w:pPr>
        <w:shd w:val="clear" w:color="auto" w:fill="FFFFFF"/>
        <w:spacing w:before="100" w:beforeAutospacing="1" w:after="100" w:afterAutospacing="1" w:line="345" w:lineRule="atLeast"/>
        <w:outlineLvl w:val="2"/>
        <w:rPr>
          <w:rFonts w:ascii="Helvetica" w:eastAsia="Times New Roman" w:hAnsi="Helvetica" w:cs="Helvetica"/>
          <w:color w:val="610B4B"/>
          <w:sz w:val="32"/>
          <w:szCs w:val="32"/>
        </w:rPr>
      </w:pPr>
      <w:r w:rsidRPr="005E43FB">
        <w:rPr>
          <w:rFonts w:ascii="Helvetica" w:eastAsia="Times New Roman" w:hAnsi="Helvetica" w:cs="Helvetica"/>
          <w:color w:val="610B4B"/>
          <w:sz w:val="32"/>
          <w:szCs w:val="32"/>
        </w:rPr>
        <w:t>5) What is SessionFactory?</w:t>
      </w:r>
    </w:p>
    <w:p w:rsidR="005E43FB" w:rsidRPr="005E43FB" w:rsidRDefault="005E43FB" w:rsidP="005E43FB">
      <w:pPr>
        <w:shd w:val="clear" w:color="auto" w:fill="FFFFFF"/>
        <w:spacing w:before="100" w:beforeAutospacing="1" w:after="100" w:afterAutospacing="1" w:line="345" w:lineRule="atLeast"/>
        <w:rPr>
          <w:rFonts w:ascii="Verdana" w:eastAsia="Times New Roman" w:hAnsi="Verdana" w:cs="Times New Roman"/>
          <w:color w:val="000000"/>
          <w:sz w:val="20"/>
          <w:szCs w:val="20"/>
        </w:rPr>
      </w:pPr>
      <w:r w:rsidRPr="005E43FB">
        <w:rPr>
          <w:rFonts w:ascii="Verdana" w:eastAsia="Times New Roman" w:hAnsi="Verdana" w:cs="Times New Roman"/>
          <w:color w:val="000000"/>
          <w:sz w:val="20"/>
          <w:szCs w:val="20"/>
        </w:rPr>
        <w:t>SessionFactory provides the instance of Session. It is a factory of Session. It holds the data of second level cache that is not enabled by default.</w:t>
      </w:r>
    </w:p>
    <w:p w:rsidR="005E43FB" w:rsidRPr="005E43FB" w:rsidRDefault="005E43FB" w:rsidP="005E43FB">
      <w:pPr>
        <w:shd w:val="clear" w:color="auto" w:fill="FFFFFF"/>
        <w:spacing w:before="100" w:beforeAutospacing="1" w:after="100" w:afterAutospacing="1" w:line="345" w:lineRule="atLeast"/>
        <w:outlineLvl w:val="2"/>
        <w:rPr>
          <w:rFonts w:ascii="Helvetica" w:eastAsia="Times New Roman" w:hAnsi="Helvetica" w:cs="Helvetica"/>
          <w:color w:val="610B4B"/>
          <w:sz w:val="32"/>
          <w:szCs w:val="32"/>
        </w:rPr>
      </w:pPr>
      <w:r w:rsidRPr="005E43FB">
        <w:rPr>
          <w:rFonts w:ascii="Helvetica" w:eastAsia="Times New Roman" w:hAnsi="Helvetica" w:cs="Helvetica"/>
          <w:color w:val="610B4B"/>
          <w:sz w:val="32"/>
          <w:szCs w:val="32"/>
        </w:rPr>
        <w:t>6) Is SessionFactory a thread-safe object?</w:t>
      </w:r>
    </w:p>
    <w:p w:rsidR="005E43FB" w:rsidRPr="005E43FB" w:rsidRDefault="005E43FB" w:rsidP="005E43FB">
      <w:pPr>
        <w:shd w:val="clear" w:color="auto" w:fill="FFFFFF"/>
        <w:spacing w:before="100" w:beforeAutospacing="1" w:after="100" w:afterAutospacing="1" w:line="345" w:lineRule="atLeast"/>
        <w:rPr>
          <w:rFonts w:ascii="Verdana" w:eastAsia="Times New Roman" w:hAnsi="Verdana" w:cs="Times New Roman"/>
          <w:color w:val="000000"/>
          <w:sz w:val="20"/>
          <w:szCs w:val="20"/>
        </w:rPr>
      </w:pPr>
      <w:r w:rsidRPr="005E43FB">
        <w:rPr>
          <w:rFonts w:ascii="Verdana" w:eastAsia="Times New Roman" w:hAnsi="Verdana" w:cs="Times New Roman"/>
          <w:color w:val="000000"/>
          <w:sz w:val="20"/>
          <w:szCs w:val="20"/>
        </w:rPr>
        <w:t>Yes, SessionFactory is a thread-safe object, many threads cannot access it simultaneously.</w:t>
      </w:r>
    </w:p>
    <w:p w:rsidR="005E43FB" w:rsidRPr="005E43FB" w:rsidRDefault="005E43FB" w:rsidP="005E43FB">
      <w:pPr>
        <w:spacing w:after="0" w:line="240" w:lineRule="auto"/>
        <w:rPr>
          <w:rFonts w:ascii="Times New Roman" w:eastAsia="Times New Roman" w:hAnsi="Times New Roman" w:cs="Times New Roman"/>
          <w:sz w:val="24"/>
          <w:szCs w:val="24"/>
        </w:rPr>
      </w:pPr>
    </w:p>
    <w:p w:rsidR="005E43FB" w:rsidRPr="005E43FB" w:rsidRDefault="005E43FB" w:rsidP="005E43FB">
      <w:pPr>
        <w:shd w:val="clear" w:color="auto" w:fill="FFFFFF"/>
        <w:spacing w:before="100" w:beforeAutospacing="1" w:after="100" w:afterAutospacing="1" w:line="345" w:lineRule="atLeast"/>
        <w:outlineLvl w:val="2"/>
        <w:rPr>
          <w:rFonts w:ascii="Helvetica" w:eastAsia="Times New Roman" w:hAnsi="Helvetica" w:cs="Helvetica"/>
          <w:color w:val="610B4B"/>
          <w:sz w:val="32"/>
          <w:szCs w:val="32"/>
        </w:rPr>
      </w:pPr>
      <w:r w:rsidRPr="005E43FB">
        <w:rPr>
          <w:rFonts w:ascii="Helvetica" w:eastAsia="Times New Roman" w:hAnsi="Helvetica" w:cs="Helvetica"/>
          <w:color w:val="610B4B"/>
          <w:sz w:val="32"/>
          <w:szCs w:val="32"/>
        </w:rPr>
        <w:lastRenderedPageBreak/>
        <w:t>7) What is Session?</w:t>
      </w:r>
    </w:p>
    <w:p w:rsidR="005E43FB" w:rsidRPr="005E43FB" w:rsidRDefault="005E43FB" w:rsidP="005E43FB">
      <w:pPr>
        <w:shd w:val="clear" w:color="auto" w:fill="FFFFFF"/>
        <w:spacing w:before="100" w:beforeAutospacing="1" w:after="100" w:afterAutospacing="1" w:line="345" w:lineRule="atLeast"/>
        <w:rPr>
          <w:rFonts w:ascii="Verdana" w:eastAsia="Times New Roman" w:hAnsi="Verdana" w:cs="Times New Roman"/>
          <w:color w:val="000000"/>
          <w:sz w:val="20"/>
          <w:szCs w:val="20"/>
        </w:rPr>
      </w:pPr>
      <w:r w:rsidRPr="005E43FB">
        <w:rPr>
          <w:rFonts w:ascii="Verdana" w:eastAsia="Times New Roman" w:hAnsi="Verdana" w:cs="Times New Roman"/>
          <w:color w:val="000000"/>
          <w:sz w:val="20"/>
          <w:szCs w:val="20"/>
        </w:rPr>
        <w:t>It maintains a connection between hibernate application and database.</w:t>
      </w:r>
    </w:p>
    <w:p w:rsidR="005E43FB" w:rsidRPr="005E43FB" w:rsidRDefault="005E43FB" w:rsidP="005E43FB">
      <w:pPr>
        <w:shd w:val="clear" w:color="auto" w:fill="FFFFFF"/>
        <w:spacing w:before="100" w:beforeAutospacing="1" w:after="100" w:afterAutospacing="1" w:line="345" w:lineRule="atLeast"/>
        <w:rPr>
          <w:rFonts w:ascii="Verdana" w:eastAsia="Times New Roman" w:hAnsi="Verdana" w:cs="Times New Roman"/>
          <w:color w:val="000000"/>
          <w:sz w:val="20"/>
          <w:szCs w:val="20"/>
        </w:rPr>
      </w:pPr>
      <w:r w:rsidRPr="005E43FB">
        <w:rPr>
          <w:rFonts w:ascii="Verdana" w:eastAsia="Times New Roman" w:hAnsi="Verdana" w:cs="Times New Roman"/>
          <w:color w:val="000000"/>
          <w:sz w:val="20"/>
          <w:szCs w:val="20"/>
        </w:rPr>
        <w:t>It provides methods to store, update, delete or fetch data from the database such as persist(), update(), delete(), load(), get() etc.</w:t>
      </w:r>
    </w:p>
    <w:p w:rsidR="005E43FB" w:rsidRPr="005E43FB" w:rsidRDefault="005E43FB" w:rsidP="005E43FB">
      <w:pPr>
        <w:shd w:val="clear" w:color="auto" w:fill="FFFFFF"/>
        <w:spacing w:before="100" w:beforeAutospacing="1" w:after="100" w:afterAutospacing="1" w:line="345" w:lineRule="atLeast"/>
        <w:rPr>
          <w:rFonts w:ascii="Verdana" w:eastAsia="Times New Roman" w:hAnsi="Verdana" w:cs="Times New Roman"/>
          <w:color w:val="000000"/>
          <w:sz w:val="20"/>
          <w:szCs w:val="20"/>
        </w:rPr>
      </w:pPr>
      <w:r w:rsidRPr="005E43FB">
        <w:rPr>
          <w:rFonts w:ascii="Verdana" w:eastAsia="Times New Roman" w:hAnsi="Verdana" w:cs="Times New Roman"/>
          <w:color w:val="000000"/>
          <w:sz w:val="20"/>
          <w:szCs w:val="20"/>
        </w:rPr>
        <w:t>It is a factory of Query, Criteria and Transaction i.e. it provides factory methods to return these instances.</w:t>
      </w:r>
    </w:p>
    <w:p w:rsidR="005E43FB" w:rsidRPr="005E43FB" w:rsidRDefault="005E43FB" w:rsidP="005E43FB">
      <w:pPr>
        <w:shd w:val="clear" w:color="auto" w:fill="FFFFFF"/>
        <w:spacing w:before="100" w:beforeAutospacing="1" w:after="100" w:afterAutospacing="1" w:line="345" w:lineRule="atLeast"/>
        <w:outlineLvl w:val="2"/>
        <w:rPr>
          <w:rFonts w:ascii="Helvetica" w:eastAsia="Times New Roman" w:hAnsi="Helvetica" w:cs="Helvetica"/>
          <w:color w:val="610B4B"/>
          <w:sz w:val="32"/>
          <w:szCs w:val="32"/>
        </w:rPr>
      </w:pPr>
      <w:r w:rsidRPr="005E43FB">
        <w:rPr>
          <w:rFonts w:ascii="Helvetica" w:eastAsia="Times New Roman" w:hAnsi="Helvetica" w:cs="Helvetica"/>
          <w:color w:val="610B4B"/>
          <w:sz w:val="32"/>
          <w:szCs w:val="32"/>
        </w:rPr>
        <w:t>8) Is Session a thread-safe object?</w:t>
      </w:r>
    </w:p>
    <w:p w:rsidR="005E43FB" w:rsidRPr="005E43FB" w:rsidRDefault="005E43FB" w:rsidP="005E43FB">
      <w:pPr>
        <w:shd w:val="clear" w:color="auto" w:fill="FFFFFF"/>
        <w:spacing w:before="100" w:beforeAutospacing="1" w:after="100" w:afterAutospacing="1" w:line="345" w:lineRule="atLeast"/>
        <w:rPr>
          <w:rFonts w:ascii="Verdana" w:eastAsia="Times New Roman" w:hAnsi="Verdana" w:cs="Times New Roman"/>
          <w:color w:val="000000"/>
          <w:sz w:val="20"/>
          <w:szCs w:val="20"/>
        </w:rPr>
      </w:pPr>
      <w:r w:rsidRPr="005E43FB">
        <w:rPr>
          <w:rFonts w:ascii="Verdana" w:eastAsia="Times New Roman" w:hAnsi="Verdana" w:cs="Times New Roman"/>
          <w:color w:val="000000"/>
          <w:sz w:val="20"/>
          <w:szCs w:val="20"/>
        </w:rPr>
        <w:t>No, Session is not a thread-safe object, many threads can access it simultaneously. In other words, you can share it between threads.</w:t>
      </w:r>
    </w:p>
    <w:p w:rsidR="005E43FB" w:rsidRPr="005E43FB" w:rsidRDefault="005E43FB" w:rsidP="005E43FB">
      <w:pPr>
        <w:shd w:val="clear" w:color="auto" w:fill="FFFFFF"/>
        <w:spacing w:before="100" w:beforeAutospacing="1" w:after="100" w:afterAutospacing="1" w:line="345" w:lineRule="atLeast"/>
        <w:outlineLvl w:val="2"/>
        <w:rPr>
          <w:rFonts w:ascii="Helvetica" w:eastAsia="Times New Roman" w:hAnsi="Helvetica" w:cs="Helvetica"/>
          <w:color w:val="610B4B"/>
          <w:sz w:val="32"/>
          <w:szCs w:val="32"/>
        </w:rPr>
      </w:pPr>
      <w:r w:rsidRPr="005E43FB">
        <w:rPr>
          <w:rFonts w:ascii="Helvetica" w:eastAsia="Times New Roman" w:hAnsi="Helvetica" w:cs="Helvetica"/>
          <w:color w:val="610B4B"/>
          <w:sz w:val="32"/>
          <w:szCs w:val="32"/>
        </w:rPr>
        <w:t>9) What is the difference between session.save() and session.persist() method?</w:t>
      </w:r>
    </w:p>
    <w:tbl>
      <w:tblPr>
        <w:tblW w:w="8458" w:type="dxa"/>
        <w:tblBorders>
          <w:top w:val="single" w:sz="6" w:space="0" w:color="FFC0CB"/>
          <w:left w:val="single" w:sz="6" w:space="0" w:color="FFC0CB"/>
          <w:bottom w:val="single" w:sz="6" w:space="0" w:color="FFC0CB"/>
          <w:right w:val="single" w:sz="6" w:space="0" w:color="FFC0CB"/>
        </w:tblBorders>
        <w:shd w:val="clear" w:color="auto" w:fill="FFFFFF"/>
        <w:tblCellMar>
          <w:top w:w="15" w:type="dxa"/>
          <w:left w:w="15" w:type="dxa"/>
          <w:bottom w:w="15" w:type="dxa"/>
          <w:right w:w="15" w:type="dxa"/>
        </w:tblCellMar>
        <w:tblLook w:val="04A0" w:firstRow="1" w:lastRow="0" w:firstColumn="1" w:lastColumn="0" w:noHBand="0" w:noVBand="1"/>
      </w:tblPr>
      <w:tblGrid>
        <w:gridCol w:w="668"/>
        <w:gridCol w:w="4018"/>
        <w:gridCol w:w="3772"/>
      </w:tblGrid>
      <w:tr w:rsidR="005E43FB" w:rsidRPr="005E43FB" w:rsidTr="00353F99">
        <w:trPr>
          <w:trHeight w:val="481"/>
        </w:trPr>
        <w:tc>
          <w:tcPr>
            <w:tcW w:w="0" w:type="auto"/>
            <w:shd w:val="clear" w:color="auto" w:fill="F6FFE1"/>
            <w:tcMar>
              <w:top w:w="75" w:type="dxa"/>
              <w:left w:w="75" w:type="dxa"/>
              <w:bottom w:w="75" w:type="dxa"/>
              <w:right w:w="75" w:type="dxa"/>
            </w:tcMar>
            <w:hideMark/>
          </w:tcPr>
          <w:p w:rsidR="005E43FB" w:rsidRPr="005E43FB" w:rsidRDefault="005E43FB" w:rsidP="005E43FB">
            <w:pPr>
              <w:spacing w:after="0" w:line="345" w:lineRule="atLeast"/>
              <w:rPr>
                <w:rFonts w:ascii="Times New Roman" w:eastAsia="Times New Roman" w:hAnsi="Times New Roman" w:cs="Times New Roman"/>
                <w:b/>
                <w:bCs/>
                <w:color w:val="000000"/>
                <w:sz w:val="26"/>
                <w:szCs w:val="26"/>
              </w:rPr>
            </w:pPr>
            <w:r w:rsidRPr="005E43FB">
              <w:rPr>
                <w:rFonts w:ascii="Times New Roman" w:eastAsia="Times New Roman" w:hAnsi="Times New Roman" w:cs="Times New Roman"/>
                <w:b/>
                <w:bCs/>
                <w:color w:val="000000"/>
                <w:sz w:val="26"/>
                <w:szCs w:val="26"/>
              </w:rPr>
              <w:t>No.</w:t>
            </w:r>
          </w:p>
        </w:tc>
        <w:tc>
          <w:tcPr>
            <w:tcW w:w="0" w:type="auto"/>
            <w:shd w:val="clear" w:color="auto" w:fill="F6FFE1"/>
            <w:tcMar>
              <w:top w:w="75" w:type="dxa"/>
              <w:left w:w="75" w:type="dxa"/>
              <w:bottom w:w="75" w:type="dxa"/>
              <w:right w:w="75" w:type="dxa"/>
            </w:tcMar>
            <w:hideMark/>
          </w:tcPr>
          <w:p w:rsidR="005E43FB" w:rsidRPr="005E43FB" w:rsidRDefault="005E43FB" w:rsidP="005E43FB">
            <w:pPr>
              <w:spacing w:after="0" w:line="345" w:lineRule="atLeast"/>
              <w:rPr>
                <w:rFonts w:ascii="Times New Roman" w:eastAsia="Times New Roman" w:hAnsi="Times New Roman" w:cs="Times New Roman"/>
                <w:b/>
                <w:bCs/>
                <w:color w:val="000000"/>
                <w:sz w:val="26"/>
                <w:szCs w:val="26"/>
              </w:rPr>
            </w:pPr>
            <w:r w:rsidRPr="005E43FB">
              <w:rPr>
                <w:rFonts w:ascii="Times New Roman" w:eastAsia="Times New Roman" w:hAnsi="Times New Roman" w:cs="Times New Roman"/>
                <w:b/>
                <w:bCs/>
                <w:color w:val="000000"/>
                <w:sz w:val="26"/>
                <w:szCs w:val="26"/>
              </w:rPr>
              <w:t>save()</w:t>
            </w:r>
          </w:p>
        </w:tc>
        <w:tc>
          <w:tcPr>
            <w:tcW w:w="0" w:type="auto"/>
            <w:shd w:val="clear" w:color="auto" w:fill="F6FFE1"/>
            <w:tcMar>
              <w:top w:w="75" w:type="dxa"/>
              <w:left w:w="75" w:type="dxa"/>
              <w:bottom w:w="75" w:type="dxa"/>
              <w:right w:w="75" w:type="dxa"/>
            </w:tcMar>
            <w:hideMark/>
          </w:tcPr>
          <w:p w:rsidR="005E43FB" w:rsidRPr="005E43FB" w:rsidRDefault="005E43FB" w:rsidP="005E43FB">
            <w:pPr>
              <w:spacing w:after="0" w:line="345" w:lineRule="atLeast"/>
              <w:rPr>
                <w:rFonts w:ascii="Times New Roman" w:eastAsia="Times New Roman" w:hAnsi="Times New Roman" w:cs="Times New Roman"/>
                <w:b/>
                <w:bCs/>
                <w:color w:val="000000"/>
                <w:sz w:val="26"/>
                <w:szCs w:val="26"/>
              </w:rPr>
            </w:pPr>
            <w:r w:rsidRPr="005E43FB">
              <w:rPr>
                <w:rFonts w:ascii="Times New Roman" w:eastAsia="Times New Roman" w:hAnsi="Times New Roman" w:cs="Times New Roman"/>
                <w:b/>
                <w:bCs/>
                <w:color w:val="000000"/>
                <w:sz w:val="26"/>
                <w:szCs w:val="26"/>
              </w:rPr>
              <w:t>persist()</w:t>
            </w:r>
          </w:p>
        </w:tc>
      </w:tr>
      <w:tr w:rsidR="005E43FB" w:rsidRPr="005E43FB" w:rsidTr="00353F99">
        <w:trPr>
          <w:trHeight w:val="494"/>
        </w:trPr>
        <w:tc>
          <w:tcPr>
            <w:tcW w:w="0" w:type="auto"/>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5E43FB" w:rsidRPr="005E43FB" w:rsidRDefault="005E43FB" w:rsidP="005E43FB">
            <w:pPr>
              <w:spacing w:after="0" w:line="345" w:lineRule="atLeast"/>
              <w:ind w:left="300"/>
              <w:rPr>
                <w:rFonts w:ascii="Verdana" w:eastAsia="Times New Roman" w:hAnsi="Verdana" w:cs="Times New Roman"/>
                <w:color w:val="000000"/>
                <w:sz w:val="20"/>
                <w:szCs w:val="20"/>
              </w:rPr>
            </w:pPr>
            <w:r w:rsidRPr="005E43FB">
              <w:rPr>
                <w:rFonts w:ascii="Verdana" w:eastAsia="Times New Roman" w:hAnsi="Verdana" w:cs="Times New Roman"/>
                <w:color w:val="000000"/>
                <w:sz w:val="20"/>
                <w:szCs w:val="20"/>
              </w:rPr>
              <w:t>1)</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5E43FB" w:rsidRPr="005E43FB" w:rsidRDefault="005E43FB" w:rsidP="005E43FB">
            <w:pPr>
              <w:spacing w:after="0" w:line="345" w:lineRule="atLeast"/>
              <w:ind w:left="300"/>
              <w:rPr>
                <w:rFonts w:ascii="Verdana" w:eastAsia="Times New Roman" w:hAnsi="Verdana" w:cs="Times New Roman"/>
                <w:color w:val="000000"/>
                <w:sz w:val="20"/>
                <w:szCs w:val="20"/>
              </w:rPr>
            </w:pPr>
            <w:r w:rsidRPr="005E43FB">
              <w:rPr>
                <w:rFonts w:ascii="Verdana" w:eastAsia="Times New Roman" w:hAnsi="Verdana" w:cs="Times New Roman"/>
                <w:color w:val="000000"/>
                <w:sz w:val="20"/>
                <w:szCs w:val="20"/>
              </w:rPr>
              <w:t>returns the identifier (Serializable) of the instance.</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5E43FB" w:rsidRPr="005E43FB" w:rsidRDefault="005E43FB" w:rsidP="005E43FB">
            <w:pPr>
              <w:spacing w:after="0" w:line="345" w:lineRule="atLeast"/>
              <w:ind w:left="300"/>
              <w:rPr>
                <w:rFonts w:ascii="Verdana" w:eastAsia="Times New Roman" w:hAnsi="Verdana" w:cs="Times New Roman"/>
                <w:color w:val="000000"/>
                <w:sz w:val="20"/>
                <w:szCs w:val="20"/>
              </w:rPr>
            </w:pPr>
            <w:r w:rsidRPr="005E43FB">
              <w:rPr>
                <w:rFonts w:ascii="Verdana" w:eastAsia="Times New Roman" w:hAnsi="Verdana" w:cs="Times New Roman"/>
                <w:color w:val="000000"/>
                <w:sz w:val="20"/>
                <w:szCs w:val="20"/>
              </w:rPr>
              <w:t>return nothing because its return type is void.</w:t>
            </w:r>
          </w:p>
        </w:tc>
      </w:tr>
      <w:tr w:rsidR="005E43FB" w:rsidRPr="005E43FB" w:rsidTr="00353F99">
        <w:trPr>
          <w:trHeight w:val="481"/>
        </w:trPr>
        <w:tc>
          <w:tcPr>
            <w:tcW w:w="0" w:type="auto"/>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5E43FB" w:rsidRPr="005E43FB" w:rsidRDefault="005E43FB" w:rsidP="005E43FB">
            <w:pPr>
              <w:spacing w:after="0" w:line="345" w:lineRule="atLeast"/>
              <w:ind w:left="300"/>
              <w:rPr>
                <w:rFonts w:ascii="Verdana" w:eastAsia="Times New Roman" w:hAnsi="Verdana" w:cs="Times New Roman"/>
                <w:color w:val="000000"/>
                <w:sz w:val="20"/>
                <w:szCs w:val="20"/>
              </w:rPr>
            </w:pPr>
            <w:r w:rsidRPr="005E43FB">
              <w:rPr>
                <w:rFonts w:ascii="Verdana" w:eastAsia="Times New Roman" w:hAnsi="Verdana" w:cs="Times New Roman"/>
                <w:color w:val="000000"/>
                <w:sz w:val="20"/>
                <w:szCs w:val="20"/>
              </w:rPr>
              <w:t>2)</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5E43FB" w:rsidRPr="005E43FB" w:rsidRDefault="005E43FB" w:rsidP="005E43FB">
            <w:pPr>
              <w:spacing w:after="0" w:line="345" w:lineRule="atLeast"/>
              <w:ind w:left="300"/>
              <w:rPr>
                <w:rFonts w:ascii="Verdana" w:eastAsia="Times New Roman" w:hAnsi="Verdana" w:cs="Times New Roman"/>
                <w:color w:val="000000"/>
                <w:sz w:val="20"/>
                <w:szCs w:val="20"/>
              </w:rPr>
            </w:pPr>
            <w:r w:rsidRPr="005E43FB">
              <w:rPr>
                <w:rFonts w:ascii="Verdana" w:eastAsia="Times New Roman" w:hAnsi="Verdana" w:cs="Times New Roman"/>
                <w:color w:val="000000"/>
                <w:sz w:val="20"/>
                <w:szCs w:val="20"/>
              </w:rPr>
              <w:t>Syn: public Serializable save(Object o)</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5E43FB" w:rsidRPr="005E43FB" w:rsidRDefault="005E43FB" w:rsidP="005E43FB">
            <w:pPr>
              <w:spacing w:after="0" w:line="345" w:lineRule="atLeast"/>
              <w:ind w:left="300"/>
              <w:rPr>
                <w:rFonts w:ascii="Verdana" w:eastAsia="Times New Roman" w:hAnsi="Verdana" w:cs="Times New Roman"/>
                <w:color w:val="000000"/>
                <w:sz w:val="20"/>
                <w:szCs w:val="20"/>
              </w:rPr>
            </w:pPr>
            <w:r w:rsidRPr="005E43FB">
              <w:rPr>
                <w:rFonts w:ascii="Verdana" w:eastAsia="Times New Roman" w:hAnsi="Verdana" w:cs="Times New Roman"/>
                <w:color w:val="000000"/>
                <w:sz w:val="20"/>
                <w:szCs w:val="20"/>
              </w:rPr>
              <w:t>Syn: public void persist(Object o)</w:t>
            </w:r>
          </w:p>
        </w:tc>
      </w:tr>
    </w:tbl>
    <w:p w:rsidR="005E43FB" w:rsidRPr="005E43FB" w:rsidRDefault="00C908D4" w:rsidP="005E43F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27" style="width:0;height:.75pt" o:hralign="center" o:hrstd="t" o:hrnoshade="t" o:hr="t" fillcolor="#d4d4d4" stroked="f"/>
        </w:pict>
      </w:r>
    </w:p>
    <w:p w:rsidR="005E43FB" w:rsidRPr="005E43FB" w:rsidRDefault="005E43FB" w:rsidP="005E43FB">
      <w:pPr>
        <w:shd w:val="clear" w:color="auto" w:fill="FFFFFF"/>
        <w:spacing w:before="100" w:beforeAutospacing="1" w:after="100" w:afterAutospacing="1" w:line="345" w:lineRule="atLeast"/>
        <w:outlineLvl w:val="2"/>
        <w:rPr>
          <w:rFonts w:ascii="Helvetica" w:eastAsia="Times New Roman" w:hAnsi="Helvetica" w:cs="Helvetica"/>
          <w:color w:val="610B4B"/>
          <w:sz w:val="32"/>
          <w:szCs w:val="32"/>
        </w:rPr>
      </w:pPr>
      <w:r w:rsidRPr="005E43FB">
        <w:rPr>
          <w:rFonts w:ascii="Helvetica" w:eastAsia="Times New Roman" w:hAnsi="Helvetica" w:cs="Helvetica"/>
          <w:color w:val="610B4B"/>
          <w:sz w:val="32"/>
          <w:szCs w:val="32"/>
        </w:rPr>
        <w:t>10) What is the difference between get and load method?</w:t>
      </w:r>
    </w:p>
    <w:p w:rsidR="005E43FB" w:rsidRPr="005E43FB" w:rsidRDefault="005E43FB" w:rsidP="005E43FB">
      <w:pPr>
        <w:shd w:val="clear" w:color="auto" w:fill="FFFFFF"/>
        <w:spacing w:before="100" w:beforeAutospacing="1" w:after="100" w:afterAutospacing="1" w:line="345" w:lineRule="atLeast"/>
        <w:rPr>
          <w:rFonts w:ascii="Verdana" w:eastAsia="Times New Roman" w:hAnsi="Verdana" w:cs="Times New Roman"/>
          <w:color w:val="000000"/>
          <w:sz w:val="20"/>
          <w:szCs w:val="20"/>
        </w:rPr>
      </w:pPr>
      <w:r w:rsidRPr="005E43FB">
        <w:rPr>
          <w:rFonts w:ascii="Verdana" w:eastAsia="Times New Roman" w:hAnsi="Verdana" w:cs="Times New Roman"/>
          <w:color w:val="000000"/>
          <w:sz w:val="20"/>
          <w:szCs w:val="20"/>
        </w:rPr>
        <w:t>The differences between get() and load() methods are given below.</w:t>
      </w:r>
    </w:p>
    <w:tbl>
      <w:tblPr>
        <w:tblW w:w="8513" w:type="dxa"/>
        <w:tblBorders>
          <w:top w:val="single" w:sz="6" w:space="0" w:color="FFC0CB"/>
          <w:left w:val="single" w:sz="6" w:space="0" w:color="FFC0CB"/>
          <w:bottom w:val="single" w:sz="6" w:space="0" w:color="FFC0CB"/>
          <w:right w:val="single" w:sz="6" w:space="0" w:color="FFC0CB"/>
        </w:tblBorders>
        <w:shd w:val="clear" w:color="auto" w:fill="FFFFFF"/>
        <w:tblCellMar>
          <w:top w:w="15" w:type="dxa"/>
          <w:left w:w="15" w:type="dxa"/>
          <w:bottom w:w="15" w:type="dxa"/>
          <w:right w:w="15" w:type="dxa"/>
        </w:tblCellMar>
        <w:tblLook w:val="04A0" w:firstRow="1" w:lastRow="0" w:firstColumn="1" w:lastColumn="0" w:noHBand="0" w:noVBand="1"/>
      </w:tblPr>
      <w:tblGrid>
        <w:gridCol w:w="668"/>
        <w:gridCol w:w="3071"/>
        <w:gridCol w:w="4774"/>
      </w:tblGrid>
      <w:tr w:rsidR="005E43FB" w:rsidRPr="005E43FB" w:rsidTr="006A4AD2">
        <w:trPr>
          <w:trHeight w:val="320"/>
        </w:trPr>
        <w:tc>
          <w:tcPr>
            <w:tcW w:w="0" w:type="auto"/>
            <w:shd w:val="clear" w:color="auto" w:fill="F6FFE1"/>
            <w:tcMar>
              <w:top w:w="75" w:type="dxa"/>
              <w:left w:w="75" w:type="dxa"/>
              <w:bottom w:w="75" w:type="dxa"/>
              <w:right w:w="75" w:type="dxa"/>
            </w:tcMar>
            <w:hideMark/>
          </w:tcPr>
          <w:p w:rsidR="005E43FB" w:rsidRPr="005E43FB" w:rsidRDefault="005E43FB" w:rsidP="005E43FB">
            <w:pPr>
              <w:spacing w:after="0" w:line="345" w:lineRule="atLeast"/>
              <w:rPr>
                <w:rFonts w:ascii="Times New Roman" w:eastAsia="Times New Roman" w:hAnsi="Times New Roman" w:cs="Times New Roman"/>
                <w:b/>
                <w:bCs/>
                <w:color w:val="000000"/>
                <w:sz w:val="26"/>
                <w:szCs w:val="26"/>
              </w:rPr>
            </w:pPr>
            <w:r w:rsidRPr="005E43FB">
              <w:rPr>
                <w:rFonts w:ascii="Times New Roman" w:eastAsia="Times New Roman" w:hAnsi="Times New Roman" w:cs="Times New Roman"/>
                <w:b/>
                <w:bCs/>
                <w:color w:val="000000"/>
                <w:sz w:val="26"/>
                <w:szCs w:val="26"/>
              </w:rPr>
              <w:t>No.</w:t>
            </w:r>
          </w:p>
        </w:tc>
        <w:tc>
          <w:tcPr>
            <w:tcW w:w="0" w:type="auto"/>
            <w:shd w:val="clear" w:color="auto" w:fill="F6FFE1"/>
            <w:tcMar>
              <w:top w:w="75" w:type="dxa"/>
              <w:left w:w="75" w:type="dxa"/>
              <w:bottom w:w="75" w:type="dxa"/>
              <w:right w:w="75" w:type="dxa"/>
            </w:tcMar>
            <w:hideMark/>
          </w:tcPr>
          <w:p w:rsidR="005E43FB" w:rsidRPr="005E43FB" w:rsidRDefault="005E43FB" w:rsidP="005E43FB">
            <w:pPr>
              <w:spacing w:after="0" w:line="345" w:lineRule="atLeast"/>
              <w:rPr>
                <w:rFonts w:ascii="Times New Roman" w:eastAsia="Times New Roman" w:hAnsi="Times New Roman" w:cs="Times New Roman"/>
                <w:b/>
                <w:bCs/>
                <w:color w:val="000000"/>
                <w:sz w:val="26"/>
                <w:szCs w:val="26"/>
              </w:rPr>
            </w:pPr>
            <w:r w:rsidRPr="005E43FB">
              <w:rPr>
                <w:rFonts w:ascii="Times New Roman" w:eastAsia="Times New Roman" w:hAnsi="Times New Roman" w:cs="Times New Roman"/>
                <w:b/>
                <w:bCs/>
                <w:color w:val="000000"/>
                <w:sz w:val="26"/>
                <w:szCs w:val="26"/>
              </w:rPr>
              <w:t>get()</w:t>
            </w:r>
          </w:p>
        </w:tc>
        <w:tc>
          <w:tcPr>
            <w:tcW w:w="0" w:type="auto"/>
            <w:shd w:val="clear" w:color="auto" w:fill="F6FFE1"/>
            <w:tcMar>
              <w:top w:w="75" w:type="dxa"/>
              <w:left w:w="75" w:type="dxa"/>
              <w:bottom w:w="75" w:type="dxa"/>
              <w:right w:w="75" w:type="dxa"/>
            </w:tcMar>
            <w:hideMark/>
          </w:tcPr>
          <w:p w:rsidR="005E43FB" w:rsidRPr="005E43FB" w:rsidRDefault="005E43FB" w:rsidP="005E43FB">
            <w:pPr>
              <w:spacing w:after="0" w:line="345" w:lineRule="atLeast"/>
              <w:rPr>
                <w:rFonts w:ascii="Times New Roman" w:eastAsia="Times New Roman" w:hAnsi="Times New Roman" w:cs="Times New Roman"/>
                <w:b/>
                <w:bCs/>
                <w:color w:val="000000"/>
                <w:sz w:val="26"/>
                <w:szCs w:val="26"/>
              </w:rPr>
            </w:pPr>
            <w:r w:rsidRPr="005E43FB">
              <w:rPr>
                <w:rFonts w:ascii="Times New Roman" w:eastAsia="Times New Roman" w:hAnsi="Times New Roman" w:cs="Times New Roman"/>
                <w:b/>
                <w:bCs/>
                <w:color w:val="000000"/>
                <w:sz w:val="26"/>
                <w:szCs w:val="26"/>
              </w:rPr>
              <w:t>load()</w:t>
            </w:r>
          </w:p>
        </w:tc>
      </w:tr>
      <w:tr w:rsidR="005E43FB" w:rsidRPr="005E43FB" w:rsidTr="006A4AD2">
        <w:trPr>
          <w:trHeight w:val="640"/>
        </w:trPr>
        <w:tc>
          <w:tcPr>
            <w:tcW w:w="0" w:type="auto"/>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5E43FB" w:rsidRPr="005E43FB" w:rsidRDefault="005E43FB" w:rsidP="005E43FB">
            <w:pPr>
              <w:spacing w:after="0" w:line="345" w:lineRule="atLeast"/>
              <w:ind w:left="300"/>
              <w:rPr>
                <w:rFonts w:ascii="Verdana" w:eastAsia="Times New Roman" w:hAnsi="Verdana" w:cs="Times New Roman"/>
                <w:color w:val="000000"/>
                <w:sz w:val="20"/>
                <w:szCs w:val="20"/>
              </w:rPr>
            </w:pPr>
            <w:r w:rsidRPr="005E43FB">
              <w:rPr>
                <w:rFonts w:ascii="Verdana" w:eastAsia="Times New Roman" w:hAnsi="Verdana" w:cs="Times New Roman"/>
                <w:color w:val="000000"/>
                <w:sz w:val="20"/>
                <w:szCs w:val="20"/>
              </w:rPr>
              <w:t>1)</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5E43FB" w:rsidRPr="005E43FB" w:rsidRDefault="005E43FB" w:rsidP="005E43FB">
            <w:pPr>
              <w:spacing w:after="0" w:line="345" w:lineRule="atLeast"/>
              <w:ind w:left="300"/>
              <w:rPr>
                <w:rFonts w:ascii="Verdana" w:eastAsia="Times New Roman" w:hAnsi="Verdana" w:cs="Times New Roman"/>
                <w:color w:val="000000"/>
                <w:sz w:val="20"/>
                <w:szCs w:val="20"/>
              </w:rPr>
            </w:pPr>
            <w:r w:rsidRPr="005E43FB">
              <w:rPr>
                <w:rFonts w:ascii="Verdana" w:eastAsia="Times New Roman" w:hAnsi="Verdana" w:cs="Times New Roman"/>
                <w:color w:val="000000"/>
                <w:sz w:val="20"/>
                <w:szCs w:val="20"/>
              </w:rPr>
              <w:t>Returns </w:t>
            </w:r>
            <w:r w:rsidRPr="005E43FB">
              <w:rPr>
                <w:rFonts w:ascii="Verdana" w:eastAsia="Times New Roman" w:hAnsi="Verdana" w:cs="Times New Roman"/>
                <w:b/>
                <w:bCs/>
                <w:color w:val="000000"/>
                <w:sz w:val="20"/>
                <w:szCs w:val="20"/>
              </w:rPr>
              <w:t>null</w:t>
            </w:r>
            <w:r w:rsidRPr="005E43FB">
              <w:rPr>
                <w:rFonts w:ascii="Verdana" w:eastAsia="Times New Roman" w:hAnsi="Verdana" w:cs="Times New Roman"/>
                <w:color w:val="000000"/>
                <w:sz w:val="20"/>
                <w:szCs w:val="20"/>
              </w:rPr>
              <w:t> if object is not found.</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5E43FB" w:rsidRPr="005E43FB" w:rsidRDefault="005E43FB" w:rsidP="005E43FB">
            <w:pPr>
              <w:spacing w:after="0" w:line="345" w:lineRule="atLeast"/>
              <w:ind w:left="300"/>
              <w:rPr>
                <w:rFonts w:ascii="Verdana" w:eastAsia="Times New Roman" w:hAnsi="Verdana" w:cs="Times New Roman"/>
                <w:color w:val="000000"/>
                <w:sz w:val="20"/>
                <w:szCs w:val="20"/>
              </w:rPr>
            </w:pPr>
            <w:r w:rsidRPr="005E43FB">
              <w:rPr>
                <w:rFonts w:ascii="Verdana" w:eastAsia="Times New Roman" w:hAnsi="Verdana" w:cs="Times New Roman"/>
                <w:color w:val="000000"/>
                <w:sz w:val="20"/>
                <w:szCs w:val="20"/>
              </w:rPr>
              <w:t>Throws </w:t>
            </w:r>
            <w:r w:rsidRPr="005E43FB">
              <w:rPr>
                <w:rFonts w:ascii="Verdana" w:eastAsia="Times New Roman" w:hAnsi="Verdana" w:cs="Times New Roman"/>
                <w:b/>
                <w:bCs/>
                <w:color w:val="000000"/>
                <w:sz w:val="20"/>
                <w:szCs w:val="20"/>
              </w:rPr>
              <w:t>ObjectNotFoundException</w:t>
            </w:r>
            <w:r w:rsidRPr="005E43FB">
              <w:rPr>
                <w:rFonts w:ascii="Verdana" w:eastAsia="Times New Roman" w:hAnsi="Verdana" w:cs="Times New Roman"/>
                <w:color w:val="000000"/>
                <w:sz w:val="20"/>
                <w:szCs w:val="20"/>
              </w:rPr>
              <w:t> if object is not found.</w:t>
            </w:r>
          </w:p>
        </w:tc>
      </w:tr>
      <w:tr w:rsidR="005E43FB" w:rsidRPr="005E43FB" w:rsidTr="006A4AD2">
        <w:trPr>
          <w:trHeight w:val="320"/>
        </w:trPr>
        <w:tc>
          <w:tcPr>
            <w:tcW w:w="0" w:type="auto"/>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5E43FB" w:rsidRPr="005E43FB" w:rsidRDefault="005E43FB" w:rsidP="005E43FB">
            <w:pPr>
              <w:spacing w:after="0" w:line="345" w:lineRule="atLeast"/>
              <w:ind w:left="300"/>
              <w:rPr>
                <w:rFonts w:ascii="Verdana" w:eastAsia="Times New Roman" w:hAnsi="Verdana" w:cs="Times New Roman"/>
                <w:color w:val="000000"/>
                <w:sz w:val="20"/>
                <w:szCs w:val="20"/>
              </w:rPr>
            </w:pPr>
            <w:r w:rsidRPr="005E43FB">
              <w:rPr>
                <w:rFonts w:ascii="Verdana" w:eastAsia="Times New Roman" w:hAnsi="Verdana" w:cs="Times New Roman"/>
                <w:color w:val="000000"/>
                <w:sz w:val="20"/>
                <w:szCs w:val="20"/>
              </w:rPr>
              <w:t>2)</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5E43FB" w:rsidRPr="005E43FB" w:rsidRDefault="005E43FB" w:rsidP="005E43FB">
            <w:pPr>
              <w:spacing w:after="0" w:line="345" w:lineRule="atLeast"/>
              <w:ind w:left="300"/>
              <w:rPr>
                <w:rFonts w:ascii="Verdana" w:eastAsia="Times New Roman" w:hAnsi="Verdana" w:cs="Times New Roman"/>
                <w:color w:val="000000"/>
                <w:sz w:val="20"/>
                <w:szCs w:val="20"/>
              </w:rPr>
            </w:pPr>
            <w:r w:rsidRPr="005E43FB">
              <w:rPr>
                <w:rFonts w:ascii="Verdana" w:eastAsia="Times New Roman" w:hAnsi="Verdana" w:cs="Times New Roman"/>
                <w:color w:val="000000"/>
                <w:sz w:val="20"/>
                <w:szCs w:val="20"/>
              </w:rPr>
              <w:t>get() method always </w:t>
            </w:r>
            <w:r w:rsidRPr="005E43FB">
              <w:rPr>
                <w:rFonts w:ascii="Verdana" w:eastAsia="Times New Roman" w:hAnsi="Verdana" w:cs="Times New Roman"/>
                <w:b/>
                <w:bCs/>
                <w:color w:val="000000"/>
                <w:sz w:val="20"/>
                <w:szCs w:val="20"/>
              </w:rPr>
              <w:t>hit the database</w:t>
            </w:r>
            <w:r w:rsidRPr="005E43FB">
              <w:rPr>
                <w:rFonts w:ascii="Verdana" w:eastAsia="Times New Roman" w:hAnsi="Verdana" w:cs="Times New Roman"/>
                <w:color w:val="000000"/>
                <w:sz w:val="20"/>
                <w:szCs w:val="20"/>
              </w:rPr>
              <w:t>.</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5E43FB" w:rsidRPr="005E43FB" w:rsidRDefault="005E43FB" w:rsidP="005E43FB">
            <w:pPr>
              <w:spacing w:after="0" w:line="345" w:lineRule="atLeast"/>
              <w:ind w:left="300"/>
              <w:rPr>
                <w:rFonts w:ascii="Verdana" w:eastAsia="Times New Roman" w:hAnsi="Verdana" w:cs="Times New Roman"/>
                <w:color w:val="000000"/>
                <w:sz w:val="20"/>
                <w:szCs w:val="20"/>
              </w:rPr>
            </w:pPr>
            <w:r w:rsidRPr="005E43FB">
              <w:rPr>
                <w:rFonts w:ascii="Verdana" w:eastAsia="Times New Roman" w:hAnsi="Verdana" w:cs="Times New Roman"/>
                <w:color w:val="000000"/>
                <w:sz w:val="20"/>
                <w:szCs w:val="20"/>
              </w:rPr>
              <w:t>load() method </w:t>
            </w:r>
            <w:r w:rsidRPr="005E43FB">
              <w:rPr>
                <w:rFonts w:ascii="Verdana" w:eastAsia="Times New Roman" w:hAnsi="Verdana" w:cs="Times New Roman"/>
                <w:b/>
                <w:bCs/>
                <w:color w:val="000000"/>
                <w:sz w:val="20"/>
                <w:szCs w:val="20"/>
              </w:rPr>
              <w:t>doesn't hit</w:t>
            </w:r>
            <w:r w:rsidRPr="005E43FB">
              <w:rPr>
                <w:rFonts w:ascii="Verdana" w:eastAsia="Times New Roman" w:hAnsi="Verdana" w:cs="Times New Roman"/>
                <w:color w:val="000000"/>
                <w:sz w:val="20"/>
                <w:szCs w:val="20"/>
              </w:rPr>
              <w:t> the database.</w:t>
            </w:r>
          </w:p>
        </w:tc>
      </w:tr>
      <w:tr w:rsidR="005E43FB" w:rsidRPr="005E43FB" w:rsidTr="006A4AD2">
        <w:trPr>
          <w:trHeight w:val="320"/>
        </w:trPr>
        <w:tc>
          <w:tcPr>
            <w:tcW w:w="0" w:type="auto"/>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5E43FB" w:rsidRPr="005E43FB" w:rsidRDefault="005E43FB" w:rsidP="005E43FB">
            <w:pPr>
              <w:spacing w:after="0" w:line="345" w:lineRule="atLeast"/>
              <w:ind w:left="300"/>
              <w:rPr>
                <w:rFonts w:ascii="Verdana" w:eastAsia="Times New Roman" w:hAnsi="Verdana" w:cs="Times New Roman"/>
                <w:color w:val="000000"/>
                <w:sz w:val="20"/>
                <w:szCs w:val="20"/>
              </w:rPr>
            </w:pPr>
            <w:r w:rsidRPr="005E43FB">
              <w:rPr>
                <w:rFonts w:ascii="Verdana" w:eastAsia="Times New Roman" w:hAnsi="Verdana" w:cs="Times New Roman"/>
                <w:color w:val="000000"/>
                <w:sz w:val="20"/>
                <w:szCs w:val="20"/>
              </w:rPr>
              <w:t>3)</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5E43FB" w:rsidRPr="005E43FB" w:rsidRDefault="005E43FB" w:rsidP="005E43FB">
            <w:pPr>
              <w:spacing w:after="0" w:line="345" w:lineRule="atLeast"/>
              <w:ind w:left="300"/>
              <w:rPr>
                <w:rFonts w:ascii="Verdana" w:eastAsia="Times New Roman" w:hAnsi="Verdana" w:cs="Times New Roman"/>
                <w:color w:val="000000"/>
                <w:sz w:val="20"/>
                <w:szCs w:val="20"/>
              </w:rPr>
            </w:pPr>
            <w:r w:rsidRPr="005E43FB">
              <w:rPr>
                <w:rFonts w:ascii="Verdana" w:eastAsia="Times New Roman" w:hAnsi="Verdana" w:cs="Times New Roman"/>
                <w:color w:val="000000"/>
                <w:sz w:val="20"/>
                <w:szCs w:val="20"/>
              </w:rPr>
              <w:t>It returns real object </w:t>
            </w:r>
            <w:r w:rsidRPr="005E43FB">
              <w:rPr>
                <w:rFonts w:ascii="Verdana" w:eastAsia="Times New Roman" w:hAnsi="Verdana" w:cs="Times New Roman"/>
                <w:b/>
                <w:bCs/>
                <w:color w:val="000000"/>
                <w:sz w:val="20"/>
                <w:szCs w:val="20"/>
              </w:rPr>
              <w:t xml:space="preserve">not </w:t>
            </w:r>
            <w:r w:rsidRPr="005E43FB">
              <w:rPr>
                <w:rFonts w:ascii="Verdana" w:eastAsia="Times New Roman" w:hAnsi="Verdana" w:cs="Times New Roman"/>
                <w:b/>
                <w:bCs/>
                <w:color w:val="000000"/>
                <w:sz w:val="20"/>
                <w:szCs w:val="20"/>
              </w:rPr>
              <w:lastRenderedPageBreak/>
              <w:t>proxy</w:t>
            </w:r>
            <w:r w:rsidRPr="005E43FB">
              <w:rPr>
                <w:rFonts w:ascii="Verdana" w:eastAsia="Times New Roman" w:hAnsi="Verdana" w:cs="Times New Roman"/>
                <w:color w:val="000000"/>
                <w:sz w:val="20"/>
                <w:szCs w:val="20"/>
              </w:rPr>
              <w:t>.</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5E43FB" w:rsidRPr="005E43FB" w:rsidRDefault="005E43FB" w:rsidP="005E43FB">
            <w:pPr>
              <w:spacing w:after="0" w:line="345" w:lineRule="atLeast"/>
              <w:ind w:left="300"/>
              <w:rPr>
                <w:rFonts w:ascii="Verdana" w:eastAsia="Times New Roman" w:hAnsi="Verdana" w:cs="Times New Roman"/>
                <w:color w:val="000000"/>
                <w:sz w:val="20"/>
                <w:szCs w:val="20"/>
              </w:rPr>
            </w:pPr>
            <w:r w:rsidRPr="005E43FB">
              <w:rPr>
                <w:rFonts w:ascii="Verdana" w:eastAsia="Times New Roman" w:hAnsi="Verdana" w:cs="Times New Roman"/>
                <w:color w:val="000000"/>
                <w:sz w:val="20"/>
                <w:szCs w:val="20"/>
              </w:rPr>
              <w:lastRenderedPageBreak/>
              <w:t>It returns </w:t>
            </w:r>
            <w:r w:rsidRPr="005E43FB">
              <w:rPr>
                <w:rFonts w:ascii="Verdana" w:eastAsia="Times New Roman" w:hAnsi="Verdana" w:cs="Times New Roman"/>
                <w:b/>
                <w:bCs/>
                <w:color w:val="000000"/>
                <w:sz w:val="20"/>
                <w:szCs w:val="20"/>
              </w:rPr>
              <w:t>proxy object.</w:t>
            </w:r>
          </w:p>
        </w:tc>
      </w:tr>
      <w:tr w:rsidR="005E43FB" w:rsidRPr="005E43FB" w:rsidTr="006A4AD2">
        <w:trPr>
          <w:trHeight w:val="631"/>
        </w:trPr>
        <w:tc>
          <w:tcPr>
            <w:tcW w:w="0" w:type="auto"/>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5E43FB" w:rsidRPr="005E43FB" w:rsidRDefault="005E43FB" w:rsidP="005E43FB">
            <w:pPr>
              <w:spacing w:after="0" w:line="345" w:lineRule="atLeast"/>
              <w:ind w:left="300"/>
              <w:rPr>
                <w:rFonts w:ascii="Verdana" w:eastAsia="Times New Roman" w:hAnsi="Verdana" w:cs="Times New Roman"/>
                <w:color w:val="000000"/>
                <w:sz w:val="20"/>
                <w:szCs w:val="20"/>
              </w:rPr>
            </w:pPr>
            <w:r w:rsidRPr="005E43FB">
              <w:rPr>
                <w:rFonts w:ascii="Verdana" w:eastAsia="Times New Roman" w:hAnsi="Verdana" w:cs="Times New Roman"/>
                <w:color w:val="000000"/>
                <w:sz w:val="20"/>
                <w:szCs w:val="20"/>
              </w:rPr>
              <w:lastRenderedPageBreak/>
              <w:t>4)</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5E43FB" w:rsidRPr="005E43FB" w:rsidRDefault="005E43FB" w:rsidP="005E43FB">
            <w:pPr>
              <w:spacing w:after="0" w:line="345" w:lineRule="atLeast"/>
              <w:ind w:left="300"/>
              <w:rPr>
                <w:rFonts w:ascii="Verdana" w:eastAsia="Times New Roman" w:hAnsi="Verdana" w:cs="Times New Roman"/>
                <w:color w:val="000000"/>
                <w:sz w:val="20"/>
                <w:szCs w:val="20"/>
              </w:rPr>
            </w:pPr>
            <w:r w:rsidRPr="005E43FB">
              <w:rPr>
                <w:rFonts w:ascii="Verdana" w:eastAsia="Times New Roman" w:hAnsi="Verdana" w:cs="Times New Roman"/>
                <w:color w:val="000000"/>
                <w:sz w:val="20"/>
                <w:szCs w:val="20"/>
              </w:rPr>
              <w:t>It should be used if </w:t>
            </w:r>
            <w:r w:rsidRPr="005E43FB">
              <w:rPr>
                <w:rFonts w:ascii="Verdana" w:eastAsia="Times New Roman" w:hAnsi="Verdana" w:cs="Times New Roman"/>
                <w:b/>
                <w:bCs/>
                <w:color w:val="000000"/>
                <w:sz w:val="20"/>
                <w:szCs w:val="20"/>
              </w:rPr>
              <w:t>you are not sure</w:t>
            </w:r>
            <w:r w:rsidRPr="005E43FB">
              <w:rPr>
                <w:rFonts w:ascii="Verdana" w:eastAsia="Times New Roman" w:hAnsi="Verdana" w:cs="Times New Roman"/>
                <w:color w:val="000000"/>
                <w:sz w:val="20"/>
                <w:szCs w:val="20"/>
              </w:rPr>
              <w:t> about the existence of instance.</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5E43FB" w:rsidRPr="005E43FB" w:rsidRDefault="005E43FB" w:rsidP="005E43FB">
            <w:pPr>
              <w:spacing w:after="0" w:line="345" w:lineRule="atLeast"/>
              <w:ind w:left="300"/>
              <w:rPr>
                <w:rFonts w:ascii="Verdana" w:eastAsia="Times New Roman" w:hAnsi="Verdana" w:cs="Times New Roman"/>
                <w:color w:val="000000"/>
                <w:sz w:val="20"/>
                <w:szCs w:val="20"/>
              </w:rPr>
            </w:pPr>
            <w:r w:rsidRPr="005E43FB">
              <w:rPr>
                <w:rFonts w:ascii="Verdana" w:eastAsia="Times New Roman" w:hAnsi="Verdana" w:cs="Times New Roman"/>
                <w:color w:val="000000"/>
                <w:sz w:val="20"/>
                <w:szCs w:val="20"/>
              </w:rPr>
              <w:t>It should be used if </w:t>
            </w:r>
            <w:r w:rsidRPr="005E43FB">
              <w:rPr>
                <w:rFonts w:ascii="Verdana" w:eastAsia="Times New Roman" w:hAnsi="Verdana" w:cs="Times New Roman"/>
                <w:b/>
                <w:bCs/>
                <w:color w:val="000000"/>
                <w:sz w:val="20"/>
                <w:szCs w:val="20"/>
              </w:rPr>
              <w:t>you are sure</w:t>
            </w:r>
            <w:r w:rsidRPr="005E43FB">
              <w:rPr>
                <w:rFonts w:ascii="Verdana" w:eastAsia="Times New Roman" w:hAnsi="Verdana" w:cs="Times New Roman"/>
                <w:color w:val="000000"/>
                <w:sz w:val="20"/>
                <w:szCs w:val="20"/>
              </w:rPr>
              <w:t> that instance exists.</w:t>
            </w:r>
          </w:p>
        </w:tc>
      </w:tr>
    </w:tbl>
    <w:p w:rsidR="005E43FB" w:rsidRPr="005E43FB" w:rsidRDefault="00C908D4" w:rsidP="005E43F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28" style="width:0;height:.75pt" o:hralign="center" o:hrstd="t" o:hrnoshade="t" o:hr="t" fillcolor="#d4d4d4" stroked="f"/>
        </w:pict>
      </w:r>
    </w:p>
    <w:p w:rsidR="00EA1B49" w:rsidRDefault="00EA1B49" w:rsidP="00EA1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150" w:line="288" w:lineRule="atLeast"/>
        <w:outlineLvl w:val="3"/>
        <w:rPr>
          <w:rFonts w:ascii="inherit" w:eastAsia="Times New Roman" w:hAnsi="inherit" w:cs="Times New Roman"/>
          <w:color w:val="252525"/>
          <w:sz w:val="32"/>
          <w:szCs w:val="32"/>
          <w:lang w:eastAsia="en-GB" w:bidi="hi-IN"/>
        </w:rPr>
      </w:pPr>
      <w:r>
        <w:rPr>
          <w:rFonts w:ascii="inherit" w:eastAsia="Times New Roman" w:hAnsi="inherit"/>
          <w:color w:val="252525"/>
          <w:sz w:val="32"/>
          <w:szCs w:val="32"/>
          <w:lang w:eastAsia="en-GB" w:bidi="hi-IN"/>
        </w:rPr>
        <w:t>It’s about performance</w:t>
      </w:r>
    </w:p>
    <w:p w:rsidR="00EA1B49" w:rsidRDefault="00EA1B49" w:rsidP="00EA1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Helvetica" w:eastAsia="Times New Roman" w:hAnsi="Helvetica" w:cs="Helvetica"/>
          <w:color w:val="3C3C3C"/>
          <w:sz w:val="21"/>
          <w:szCs w:val="21"/>
          <w:lang w:eastAsia="en-GB" w:bidi="hi-IN"/>
        </w:rPr>
      </w:pPr>
      <w:r>
        <w:rPr>
          <w:rFonts w:ascii="Helvetica" w:eastAsia="Times New Roman" w:hAnsi="Helvetica" w:cs="Helvetica"/>
          <w:color w:val="3C3C3C"/>
          <w:sz w:val="21"/>
          <w:szCs w:val="21"/>
          <w:lang w:eastAsia="en-GB" w:bidi="hi-IN"/>
        </w:rPr>
        <w:t xml:space="preserve">Hibernate create anything for some reasons, when you do the association, it’s normal to obtain retrieve an object (persistent instance) from database and assign it as a reference to another object, just to maintain the relationship. Let’s go through some examples to understand in what situation you should use </w:t>
      </w:r>
      <w:r>
        <w:rPr>
          <w:rFonts w:ascii="Helvetica" w:eastAsia="Times New Roman" w:hAnsi="Helvetica" w:cs="Helvetica"/>
          <w:b/>
          <w:bCs/>
          <w:color w:val="3C3C3C"/>
          <w:sz w:val="21"/>
          <w:szCs w:val="21"/>
          <w:lang w:eastAsia="en-GB" w:bidi="hi-IN"/>
        </w:rPr>
        <w:t>session.load()</w:t>
      </w:r>
      <w:r>
        <w:rPr>
          <w:rFonts w:ascii="Helvetica" w:eastAsia="Times New Roman" w:hAnsi="Helvetica" w:cs="Helvetica"/>
          <w:color w:val="3C3C3C"/>
          <w:sz w:val="21"/>
          <w:szCs w:val="21"/>
          <w:lang w:eastAsia="en-GB" w:bidi="hi-IN"/>
        </w:rPr>
        <w:t>.</w:t>
      </w:r>
    </w:p>
    <w:p w:rsidR="00EA1B49" w:rsidRDefault="00EA1B49" w:rsidP="00EA1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150" w:line="288" w:lineRule="atLeast"/>
        <w:outlineLvl w:val="4"/>
        <w:rPr>
          <w:rFonts w:ascii="inherit" w:eastAsia="Times New Roman" w:hAnsi="inherit" w:cs="Times New Roman"/>
          <w:color w:val="252525"/>
          <w:sz w:val="32"/>
          <w:szCs w:val="32"/>
          <w:lang w:eastAsia="en-GB" w:bidi="hi-IN"/>
        </w:rPr>
      </w:pPr>
      <w:r>
        <w:rPr>
          <w:rFonts w:ascii="inherit" w:eastAsia="Times New Roman" w:hAnsi="inherit"/>
          <w:color w:val="252525"/>
          <w:sz w:val="32"/>
          <w:szCs w:val="32"/>
          <w:lang w:eastAsia="en-GB" w:bidi="hi-IN"/>
        </w:rPr>
        <w:t>1. session.get()</w:t>
      </w:r>
    </w:p>
    <w:p w:rsidR="00EA1B49" w:rsidRDefault="00EA1B49" w:rsidP="00EA1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Helvetica" w:eastAsia="Times New Roman" w:hAnsi="Helvetica" w:cs="Helvetica"/>
          <w:color w:val="3C3C3C"/>
          <w:sz w:val="21"/>
          <w:szCs w:val="21"/>
          <w:lang w:eastAsia="en-GB" w:bidi="hi-IN"/>
        </w:rPr>
      </w:pPr>
      <w:r>
        <w:rPr>
          <w:rFonts w:ascii="Helvetica" w:eastAsia="Times New Roman" w:hAnsi="Helvetica" w:cs="Helvetica"/>
          <w:color w:val="3C3C3C"/>
          <w:sz w:val="21"/>
          <w:szCs w:val="21"/>
          <w:lang w:eastAsia="en-GB" w:bidi="hi-IN"/>
        </w:rPr>
        <w:t>For example, in a Stock application , Stock and StockTransactions should have a “one-to-many” relationship, when you want to save a stock transaction, it’s common to declared something like below</w:t>
      </w:r>
    </w:p>
    <w:p w:rsidR="00EA1B49" w:rsidRDefault="00EA1B49" w:rsidP="00EA1B49">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ab/>
        <w:t xml:space="preserve">   Stock stock</w:t>
      </w:r>
      <w:r>
        <w:rPr>
          <w:rFonts w:ascii="Courier New" w:eastAsia="Times New Roman" w:hAnsi="Courier New" w:cs="Courier New"/>
          <w:color w:val="339933"/>
          <w:sz w:val="19"/>
          <w:szCs w:val="19"/>
          <w:lang w:eastAsia="en-GB" w:bidi="hi-IN"/>
        </w:rPr>
        <w:t>=</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3333"/>
          <w:sz w:val="19"/>
          <w:szCs w:val="19"/>
          <w:lang w:eastAsia="en-GB" w:bidi="hi-IN"/>
        </w:rPr>
        <w:t>Stock</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3333"/>
          <w:sz w:val="19"/>
          <w:szCs w:val="19"/>
          <w:lang w:eastAsia="en-GB" w:bidi="hi-IN"/>
        </w:rPr>
        <w:t>session.</w:t>
      </w:r>
      <w:r>
        <w:rPr>
          <w:rFonts w:ascii="Courier New" w:eastAsia="Times New Roman" w:hAnsi="Courier New" w:cs="Courier New"/>
          <w:color w:val="006633"/>
          <w:sz w:val="19"/>
          <w:szCs w:val="19"/>
          <w:lang w:eastAsia="en-GB" w:bidi="hi-IN"/>
        </w:rPr>
        <w:t>get</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3333"/>
          <w:sz w:val="19"/>
          <w:szCs w:val="19"/>
          <w:lang w:eastAsia="en-GB" w:bidi="hi-IN"/>
        </w:rPr>
        <w:t>Stock.</w:t>
      </w:r>
      <w:r>
        <w:rPr>
          <w:rFonts w:ascii="Courier New" w:eastAsia="Times New Roman" w:hAnsi="Courier New" w:cs="Courier New"/>
          <w:b/>
          <w:bCs/>
          <w:color w:val="000000"/>
          <w:sz w:val="19"/>
          <w:szCs w:val="19"/>
          <w:lang w:eastAsia="en-GB" w:bidi="hi-IN"/>
        </w:rPr>
        <w:t>class</w:t>
      </w:r>
      <w:r>
        <w:rPr>
          <w:rFonts w:ascii="Courier New" w:eastAsia="Times New Roman" w:hAnsi="Courier New" w:cs="Courier New"/>
          <w:color w:val="333333"/>
          <w:sz w:val="19"/>
          <w:szCs w:val="19"/>
          <w:lang w:eastAsia="en-GB" w:bidi="hi-IN"/>
        </w:rPr>
        <w:t xml:space="preserve">, </w:t>
      </w:r>
      <w:r>
        <w:rPr>
          <w:rFonts w:ascii="Courier New" w:eastAsia="Times New Roman" w:hAnsi="Courier New" w:cs="Courier New"/>
          <w:b/>
          <w:bCs/>
          <w:color w:val="000000"/>
          <w:sz w:val="19"/>
          <w:szCs w:val="19"/>
          <w:lang w:eastAsia="en-GB" w:bidi="hi-IN"/>
        </w:rPr>
        <w:t>new</w:t>
      </w:r>
      <w:r>
        <w:rPr>
          <w:rFonts w:ascii="Courier New" w:eastAsia="Times New Roman" w:hAnsi="Courier New" w:cs="Courier New"/>
          <w:color w:val="003399"/>
          <w:sz w:val="19"/>
          <w:szCs w:val="19"/>
          <w:lang w:eastAsia="en-GB" w:bidi="hi-IN"/>
        </w:rPr>
        <w:t>Integer</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CC66CC"/>
          <w:sz w:val="19"/>
          <w:szCs w:val="19"/>
          <w:lang w:eastAsia="en-GB" w:bidi="hi-IN"/>
        </w:rPr>
        <w:t>2</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9933"/>
          <w:sz w:val="19"/>
          <w:szCs w:val="19"/>
          <w:lang w:eastAsia="en-GB" w:bidi="hi-IN"/>
        </w:rPr>
        <w:t>;</w:t>
      </w:r>
    </w:p>
    <w:p w:rsidR="00EA1B49" w:rsidRDefault="00EA1B49" w:rsidP="00EA1B49">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StockTransactionstockTransactions</w:t>
      </w:r>
      <w:r>
        <w:rPr>
          <w:rFonts w:ascii="Courier New" w:eastAsia="Times New Roman" w:hAnsi="Courier New" w:cs="Courier New"/>
          <w:color w:val="339933"/>
          <w:sz w:val="19"/>
          <w:szCs w:val="19"/>
          <w:lang w:eastAsia="en-GB" w:bidi="hi-IN"/>
        </w:rPr>
        <w:t>=</w:t>
      </w:r>
      <w:r>
        <w:rPr>
          <w:rFonts w:ascii="Courier New" w:eastAsia="Times New Roman" w:hAnsi="Courier New" w:cs="Courier New"/>
          <w:b/>
          <w:bCs/>
          <w:color w:val="000000"/>
          <w:sz w:val="19"/>
          <w:szCs w:val="19"/>
          <w:lang w:eastAsia="en-GB" w:bidi="hi-IN"/>
        </w:rPr>
        <w:t>new</w:t>
      </w:r>
      <w:r>
        <w:rPr>
          <w:rFonts w:ascii="Courier New" w:eastAsia="Times New Roman" w:hAnsi="Courier New" w:cs="Courier New"/>
          <w:color w:val="333333"/>
          <w:sz w:val="19"/>
          <w:szCs w:val="19"/>
          <w:lang w:eastAsia="en-GB" w:bidi="hi-IN"/>
        </w:rPr>
        <w:t>StockTransaction</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9933"/>
          <w:sz w:val="19"/>
          <w:szCs w:val="19"/>
          <w:lang w:eastAsia="en-GB" w:bidi="hi-IN"/>
        </w:rPr>
        <w:t>;</w:t>
      </w:r>
    </w:p>
    <w:p w:rsidR="00EA1B49" w:rsidRDefault="00EA1B49" w:rsidP="00EA1B49">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i/>
          <w:iCs/>
          <w:color w:val="666666"/>
          <w:sz w:val="19"/>
          <w:szCs w:val="19"/>
          <w:lang w:eastAsia="en-GB" w:bidi="hi-IN"/>
        </w:rPr>
        <w:t>//set stockTransactions detail</w:t>
      </w:r>
    </w:p>
    <w:p w:rsidR="00EA1B49" w:rsidRDefault="00EA1B49" w:rsidP="00EA1B49">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stockTransactions.</w:t>
      </w:r>
      <w:r>
        <w:rPr>
          <w:rFonts w:ascii="Courier New" w:eastAsia="Times New Roman" w:hAnsi="Courier New" w:cs="Courier New"/>
          <w:color w:val="006633"/>
          <w:sz w:val="19"/>
          <w:szCs w:val="19"/>
          <w:lang w:eastAsia="en-GB" w:bidi="hi-IN"/>
        </w:rPr>
        <w:t>setStock</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3333"/>
          <w:sz w:val="19"/>
          <w:szCs w:val="19"/>
          <w:lang w:eastAsia="en-GB" w:bidi="hi-IN"/>
        </w:rPr>
        <w:t>stock</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9933"/>
          <w:sz w:val="19"/>
          <w:szCs w:val="19"/>
          <w:lang w:eastAsia="en-GB" w:bidi="hi-IN"/>
        </w:rPr>
        <w:t>;</w:t>
      </w:r>
    </w:p>
    <w:p w:rsidR="00EA1B49" w:rsidRDefault="00EA1B49" w:rsidP="00EA1B49">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session.</w:t>
      </w:r>
      <w:r>
        <w:rPr>
          <w:rFonts w:ascii="Courier New" w:eastAsia="Times New Roman" w:hAnsi="Courier New" w:cs="Courier New"/>
          <w:color w:val="006633"/>
          <w:sz w:val="19"/>
          <w:szCs w:val="19"/>
          <w:lang w:eastAsia="en-GB" w:bidi="hi-IN"/>
        </w:rPr>
        <w:t>save</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3333"/>
          <w:sz w:val="19"/>
          <w:szCs w:val="19"/>
          <w:lang w:eastAsia="en-GB" w:bidi="hi-IN"/>
        </w:rPr>
        <w:t>stockTransactions</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9933"/>
          <w:sz w:val="19"/>
          <w:szCs w:val="19"/>
          <w:lang w:eastAsia="en-GB" w:bidi="hi-IN"/>
        </w:rPr>
        <w:t>;</w:t>
      </w:r>
    </w:p>
    <w:p w:rsidR="00EA1B49" w:rsidRDefault="00EA1B49" w:rsidP="00EA1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150" w:line="288" w:lineRule="atLeast"/>
        <w:outlineLvl w:val="4"/>
        <w:rPr>
          <w:rFonts w:ascii="inherit" w:eastAsia="Times New Roman" w:hAnsi="inherit" w:cs="Times New Roman"/>
          <w:color w:val="252525"/>
          <w:sz w:val="32"/>
          <w:szCs w:val="32"/>
          <w:lang w:eastAsia="en-GB" w:bidi="hi-IN"/>
        </w:rPr>
      </w:pPr>
      <w:r>
        <w:rPr>
          <w:rFonts w:ascii="inherit" w:eastAsia="Times New Roman" w:hAnsi="inherit"/>
          <w:color w:val="252525"/>
          <w:sz w:val="32"/>
          <w:szCs w:val="32"/>
          <w:lang w:eastAsia="en-GB" w:bidi="hi-IN"/>
        </w:rPr>
        <w:t>Output</w:t>
      </w:r>
    </w:p>
    <w:p w:rsidR="00EA1B49" w:rsidRDefault="00EA1B49" w:rsidP="00EA1B49">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 xml:space="preserve">Hibernate: </w:t>
      </w:r>
    </w:p>
    <w:p w:rsidR="00EA1B49" w:rsidRDefault="00EA1B49" w:rsidP="00EA1B49">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b/>
          <w:bCs/>
          <w:color w:val="000000"/>
          <w:sz w:val="19"/>
          <w:szCs w:val="19"/>
          <w:lang w:eastAsia="en-GB" w:bidi="hi-IN"/>
        </w:rPr>
        <w:t>select</w:t>
      </w:r>
      <w:r>
        <w:rPr>
          <w:rFonts w:ascii="Courier New" w:eastAsia="Times New Roman" w:hAnsi="Courier New" w:cs="Courier New"/>
          <w:color w:val="333333"/>
          <w:sz w:val="19"/>
          <w:szCs w:val="19"/>
          <w:lang w:eastAsia="en-GB" w:bidi="hi-IN"/>
        </w:rPr>
        <w:t xml:space="preserve"> ... from mkyong.stock stock0_ </w:t>
      </w:r>
    </w:p>
    <w:p w:rsidR="00EA1B49" w:rsidRDefault="00EA1B49" w:rsidP="00EA1B49">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where stock0_.STOCK_ID=?</w:t>
      </w:r>
    </w:p>
    <w:p w:rsidR="00EA1B49" w:rsidRDefault="00EA1B49" w:rsidP="00EA1B49">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 xml:space="preserve">Hibernate: </w:t>
      </w:r>
    </w:p>
    <w:p w:rsidR="00EA1B49" w:rsidRDefault="00EA1B49" w:rsidP="00EA1B49">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insert into mkyong.stock_transaction</w:t>
      </w:r>
      <w:r>
        <w:rPr>
          <w:rFonts w:ascii="Courier New" w:eastAsia="Times New Roman" w:hAnsi="Courier New" w:cs="Courier New"/>
          <w:b/>
          <w:bCs/>
          <w:color w:val="7A0874"/>
          <w:sz w:val="19"/>
          <w:szCs w:val="19"/>
          <w:lang w:eastAsia="en-GB" w:bidi="hi-IN"/>
        </w:rPr>
        <w:t>(</w:t>
      </w:r>
      <w:r>
        <w:rPr>
          <w:rFonts w:ascii="Courier New" w:eastAsia="Times New Roman" w:hAnsi="Courier New" w:cs="Courier New"/>
          <w:color w:val="333333"/>
          <w:sz w:val="19"/>
          <w:szCs w:val="19"/>
          <w:lang w:eastAsia="en-GB" w:bidi="hi-IN"/>
        </w:rPr>
        <w:t>...</w:t>
      </w:r>
      <w:r>
        <w:rPr>
          <w:rFonts w:ascii="Courier New" w:eastAsia="Times New Roman" w:hAnsi="Courier New" w:cs="Courier New"/>
          <w:b/>
          <w:bCs/>
          <w:color w:val="7A0874"/>
          <w:sz w:val="19"/>
          <w:szCs w:val="19"/>
          <w:lang w:eastAsia="en-GB" w:bidi="hi-IN"/>
        </w:rPr>
        <w:t>)</w:t>
      </w:r>
    </w:p>
    <w:p w:rsidR="00EA1B49" w:rsidRDefault="00EA1B49" w:rsidP="00EA1B49">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values</w:t>
      </w:r>
      <w:r>
        <w:rPr>
          <w:rFonts w:ascii="Courier New" w:eastAsia="Times New Roman" w:hAnsi="Courier New" w:cs="Courier New"/>
          <w:b/>
          <w:bCs/>
          <w:color w:val="7A0874"/>
          <w:sz w:val="19"/>
          <w:szCs w:val="19"/>
          <w:lang w:eastAsia="en-GB" w:bidi="hi-IN"/>
        </w:rPr>
        <w:t>(</w:t>
      </w:r>
      <w:r>
        <w:rPr>
          <w:rFonts w:ascii="Courier New" w:eastAsia="Times New Roman" w:hAnsi="Courier New" w:cs="Courier New"/>
          <w:color w:val="333333"/>
          <w:sz w:val="19"/>
          <w:szCs w:val="19"/>
          <w:lang w:eastAsia="en-GB" w:bidi="hi-IN"/>
        </w:rPr>
        <w:t>?, ?, ?, ?, ?, ?</w:t>
      </w:r>
      <w:r>
        <w:rPr>
          <w:rFonts w:ascii="Courier New" w:eastAsia="Times New Roman" w:hAnsi="Courier New" w:cs="Courier New"/>
          <w:b/>
          <w:bCs/>
          <w:color w:val="7A0874"/>
          <w:sz w:val="19"/>
          <w:szCs w:val="19"/>
          <w:lang w:eastAsia="en-GB" w:bidi="hi-IN"/>
        </w:rPr>
        <w:t>)</w:t>
      </w:r>
    </w:p>
    <w:p w:rsidR="00EA1B49" w:rsidRDefault="00EA1B49" w:rsidP="00EA1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Helvetica" w:eastAsia="Times New Roman" w:hAnsi="Helvetica" w:cs="Helvetica"/>
          <w:color w:val="3C3C3C"/>
          <w:sz w:val="21"/>
          <w:szCs w:val="21"/>
          <w:lang w:eastAsia="en-GB" w:bidi="hi-IN"/>
        </w:rPr>
      </w:pPr>
      <w:r>
        <w:rPr>
          <w:rFonts w:ascii="Helvetica" w:eastAsia="Times New Roman" w:hAnsi="Helvetica" w:cs="Helvetica"/>
          <w:color w:val="3C3C3C"/>
          <w:sz w:val="21"/>
          <w:szCs w:val="21"/>
          <w:lang w:eastAsia="en-GB" w:bidi="hi-IN"/>
        </w:rPr>
        <w:t>In session.get(), Hibernate will hit the database to retrieve the Stock object and put it as a reference to StockTransaction. However, this save process is extremely high demand, there may be thousand or million transactions per hour, do you think is this necessary to hit the database to retrieve the Stock object everything save a stock transaction record? After all you just need the Stock’s Id as a reference to StockTransaction.</w:t>
      </w:r>
    </w:p>
    <w:p w:rsidR="00EA1B49" w:rsidRDefault="00EA1B49" w:rsidP="00EA1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150" w:line="288" w:lineRule="atLeast"/>
        <w:outlineLvl w:val="4"/>
        <w:rPr>
          <w:rFonts w:ascii="inherit" w:eastAsia="Times New Roman" w:hAnsi="inherit" w:cs="Times New Roman"/>
          <w:color w:val="252525"/>
          <w:sz w:val="32"/>
          <w:szCs w:val="32"/>
          <w:lang w:eastAsia="en-GB" w:bidi="hi-IN"/>
        </w:rPr>
      </w:pPr>
      <w:r>
        <w:rPr>
          <w:rFonts w:ascii="inherit" w:eastAsia="Times New Roman" w:hAnsi="inherit"/>
          <w:color w:val="252525"/>
          <w:sz w:val="32"/>
          <w:szCs w:val="32"/>
          <w:lang w:eastAsia="en-GB" w:bidi="hi-IN"/>
        </w:rPr>
        <w:t>2. session.load()</w:t>
      </w:r>
    </w:p>
    <w:p w:rsidR="00EA1B49" w:rsidRDefault="00EA1B49" w:rsidP="00EA1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Helvetica" w:eastAsia="Times New Roman" w:hAnsi="Helvetica" w:cs="Helvetica"/>
          <w:color w:val="3C3C3C"/>
          <w:sz w:val="21"/>
          <w:szCs w:val="21"/>
          <w:lang w:eastAsia="en-GB" w:bidi="hi-IN"/>
        </w:rPr>
      </w:pPr>
      <w:r>
        <w:rPr>
          <w:rFonts w:ascii="Helvetica" w:eastAsia="Times New Roman" w:hAnsi="Helvetica" w:cs="Helvetica"/>
          <w:color w:val="3C3C3C"/>
          <w:sz w:val="21"/>
          <w:szCs w:val="21"/>
          <w:lang w:eastAsia="en-GB" w:bidi="hi-IN"/>
        </w:rPr>
        <w:lastRenderedPageBreak/>
        <w:t xml:space="preserve">In above scenario, </w:t>
      </w:r>
      <w:r>
        <w:rPr>
          <w:rFonts w:ascii="Helvetica" w:eastAsia="Times New Roman" w:hAnsi="Helvetica" w:cs="Helvetica"/>
          <w:b/>
          <w:bCs/>
          <w:color w:val="3C3C3C"/>
          <w:sz w:val="21"/>
          <w:szCs w:val="21"/>
          <w:lang w:eastAsia="en-GB" w:bidi="hi-IN"/>
        </w:rPr>
        <w:t>session.load()</w:t>
      </w:r>
      <w:r>
        <w:rPr>
          <w:rFonts w:ascii="Helvetica" w:eastAsia="Times New Roman" w:hAnsi="Helvetica" w:cs="Helvetica"/>
          <w:color w:val="3C3C3C"/>
          <w:sz w:val="21"/>
          <w:szCs w:val="21"/>
          <w:lang w:eastAsia="en-GB" w:bidi="hi-IN"/>
        </w:rPr>
        <w:t xml:space="preserve"> will be your good solution, let’s see the example,</w:t>
      </w:r>
    </w:p>
    <w:p w:rsidR="00EA1B49" w:rsidRDefault="00EA1B49" w:rsidP="00EA1B49">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ab/>
        <w:t xml:space="preserve">   Stock stock</w:t>
      </w:r>
      <w:r>
        <w:rPr>
          <w:rFonts w:ascii="Courier New" w:eastAsia="Times New Roman" w:hAnsi="Courier New" w:cs="Courier New"/>
          <w:color w:val="339933"/>
          <w:sz w:val="19"/>
          <w:szCs w:val="19"/>
          <w:lang w:eastAsia="en-GB" w:bidi="hi-IN"/>
        </w:rPr>
        <w:t>=</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3333"/>
          <w:sz w:val="19"/>
          <w:szCs w:val="19"/>
          <w:lang w:eastAsia="en-GB" w:bidi="hi-IN"/>
        </w:rPr>
        <w:t>Stock</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3333"/>
          <w:sz w:val="19"/>
          <w:szCs w:val="19"/>
          <w:lang w:eastAsia="en-GB" w:bidi="hi-IN"/>
        </w:rPr>
        <w:t>session.</w:t>
      </w:r>
      <w:r>
        <w:rPr>
          <w:rFonts w:ascii="Courier New" w:eastAsia="Times New Roman" w:hAnsi="Courier New" w:cs="Courier New"/>
          <w:color w:val="006633"/>
          <w:sz w:val="19"/>
          <w:szCs w:val="19"/>
          <w:lang w:eastAsia="en-GB" w:bidi="hi-IN"/>
        </w:rPr>
        <w:t>load</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3333"/>
          <w:sz w:val="19"/>
          <w:szCs w:val="19"/>
          <w:lang w:eastAsia="en-GB" w:bidi="hi-IN"/>
        </w:rPr>
        <w:t>Stock.</w:t>
      </w:r>
      <w:r>
        <w:rPr>
          <w:rFonts w:ascii="Courier New" w:eastAsia="Times New Roman" w:hAnsi="Courier New" w:cs="Courier New"/>
          <w:b/>
          <w:bCs/>
          <w:color w:val="000000"/>
          <w:sz w:val="19"/>
          <w:szCs w:val="19"/>
          <w:lang w:eastAsia="en-GB" w:bidi="hi-IN"/>
        </w:rPr>
        <w:t>class</w:t>
      </w:r>
      <w:r>
        <w:rPr>
          <w:rFonts w:ascii="Courier New" w:eastAsia="Times New Roman" w:hAnsi="Courier New" w:cs="Courier New"/>
          <w:color w:val="333333"/>
          <w:sz w:val="19"/>
          <w:szCs w:val="19"/>
          <w:lang w:eastAsia="en-GB" w:bidi="hi-IN"/>
        </w:rPr>
        <w:t xml:space="preserve">, </w:t>
      </w:r>
      <w:r>
        <w:rPr>
          <w:rFonts w:ascii="Courier New" w:eastAsia="Times New Roman" w:hAnsi="Courier New" w:cs="Courier New"/>
          <w:b/>
          <w:bCs/>
          <w:color w:val="000000"/>
          <w:sz w:val="19"/>
          <w:szCs w:val="19"/>
          <w:lang w:eastAsia="en-GB" w:bidi="hi-IN"/>
        </w:rPr>
        <w:t>new</w:t>
      </w:r>
      <w:r>
        <w:rPr>
          <w:rFonts w:ascii="Courier New" w:eastAsia="Times New Roman" w:hAnsi="Courier New" w:cs="Courier New"/>
          <w:color w:val="003399"/>
          <w:sz w:val="19"/>
          <w:szCs w:val="19"/>
          <w:lang w:eastAsia="en-GB" w:bidi="hi-IN"/>
        </w:rPr>
        <w:t>Integer</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CC66CC"/>
          <w:sz w:val="19"/>
          <w:szCs w:val="19"/>
          <w:lang w:eastAsia="en-GB" w:bidi="hi-IN"/>
        </w:rPr>
        <w:t>2</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9933"/>
          <w:sz w:val="19"/>
          <w:szCs w:val="19"/>
          <w:lang w:eastAsia="en-GB" w:bidi="hi-IN"/>
        </w:rPr>
        <w:t>;</w:t>
      </w:r>
    </w:p>
    <w:p w:rsidR="00EA1B49" w:rsidRDefault="00EA1B49" w:rsidP="00EA1B49">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StockTransactionstockTransactions</w:t>
      </w:r>
      <w:r>
        <w:rPr>
          <w:rFonts w:ascii="Courier New" w:eastAsia="Times New Roman" w:hAnsi="Courier New" w:cs="Courier New"/>
          <w:color w:val="339933"/>
          <w:sz w:val="19"/>
          <w:szCs w:val="19"/>
          <w:lang w:eastAsia="en-GB" w:bidi="hi-IN"/>
        </w:rPr>
        <w:t>=</w:t>
      </w:r>
      <w:r>
        <w:rPr>
          <w:rFonts w:ascii="Courier New" w:eastAsia="Times New Roman" w:hAnsi="Courier New" w:cs="Courier New"/>
          <w:b/>
          <w:bCs/>
          <w:color w:val="000000"/>
          <w:sz w:val="19"/>
          <w:szCs w:val="19"/>
          <w:lang w:eastAsia="en-GB" w:bidi="hi-IN"/>
        </w:rPr>
        <w:t>new</w:t>
      </w:r>
      <w:r>
        <w:rPr>
          <w:rFonts w:ascii="Courier New" w:eastAsia="Times New Roman" w:hAnsi="Courier New" w:cs="Courier New"/>
          <w:color w:val="333333"/>
          <w:sz w:val="19"/>
          <w:szCs w:val="19"/>
          <w:lang w:eastAsia="en-GB" w:bidi="hi-IN"/>
        </w:rPr>
        <w:t>StockTransaction</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9933"/>
          <w:sz w:val="19"/>
          <w:szCs w:val="19"/>
          <w:lang w:eastAsia="en-GB" w:bidi="hi-IN"/>
        </w:rPr>
        <w:t>;</w:t>
      </w:r>
    </w:p>
    <w:p w:rsidR="00EA1B49" w:rsidRDefault="00EA1B49" w:rsidP="00EA1B49">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i/>
          <w:iCs/>
          <w:color w:val="666666"/>
          <w:sz w:val="19"/>
          <w:szCs w:val="19"/>
          <w:lang w:eastAsia="en-GB" w:bidi="hi-IN"/>
        </w:rPr>
        <w:t>//set stockTransactions detail</w:t>
      </w:r>
    </w:p>
    <w:p w:rsidR="00EA1B49" w:rsidRDefault="00EA1B49" w:rsidP="00EA1B49">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stockTransactions.</w:t>
      </w:r>
      <w:r>
        <w:rPr>
          <w:rFonts w:ascii="Courier New" w:eastAsia="Times New Roman" w:hAnsi="Courier New" w:cs="Courier New"/>
          <w:color w:val="006633"/>
          <w:sz w:val="19"/>
          <w:szCs w:val="19"/>
          <w:lang w:eastAsia="en-GB" w:bidi="hi-IN"/>
        </w:rPr>
        <w:t>setStock</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3333"/>
          <w:sz w:val="19"/>
          <w:szCs w:val="19"/>
          <w:lang w:eastAsia="en-GB" w:bidi="hi-IN"/>
        </w:rPr>
        <w:t>stock</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9933"/>
          <w:sz w:val="19"/>
          <w:szCs w:val="19"/>
          <w:lang w:eastAsia="en-GB" w:bidi="hi-IN"/>
        </w:rPr>
        <w:t>;</w:t>
      </w:r>
    </w:p>
    <w:p w:rsidR="00EA1B49" w:rsidRDefault="00EA1B49" w:rsidP="00EA1B49">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session.</w:t>
      </w:r>
      <w:r>
        <w:rPr>
          <w:rFonts w:ascii="Courier New" w:eastAsia="Times New Roman" w:hAnsi="Courier New" w:cs="Courier New"/>
          <w:color w:val="006633"/>
          <w:sz w:val="19"/>
          <w:szCs w:val="19"/>
          <w:lang w:eastAsia="en-GB" w:bidi="hi-IN"/>
        </w:rPr>
        <w:t>save</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3333"/>
          <w:sz w:val="19"/>
          <w:szCs w:val="19"/>
          <w:lang w:eastAsia="en-GB" w:bidi="hi-IN"/>
        </w:rPr>
        <w:t>stockTransactions</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9933"/>
          <w:sz w:val="19"/>
          <w:szCs w:val="19"/>
          <w:lang w:eastAsia="en-GB" w:bidi="hi-IN"/>
        </w:rPr>
        <w:t>;</w:t>
      </w:r>
    </w:p>
    <w:p w:rsidR="00EA1B49" w:rsidRDefault="00EA1B49" w:rsidP="00EA1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150" w:line="288" w:lineRule="atLeast"/>
        <w:outlineLvl w:val="4"/>
        <w:rPr>
          <w:rFonts w:ascii="inherit" w:eastAsia="Times New Roman" w:hAnsi="inherit" w:cs="Times New Roman"/>
          <w:color w:val="252525"/>
          <w:sz w:val="32"/>
          <w:szCs w:val="32"/>
          <w:lang w:eastAsia="en-GB" w:bidi="hi-IN"/>
        </w:rPr>
      </w:pPr>
      <w:r>
        <w:rPr>
          <w:rFonts w:ascii="inherit" w:eastAsia="Times New Roman" w:hAnsi="inherit"/>
          <w:color w:val="252525"/>
          <w:sz w:val="32"/>
          <w:szCs w:val="32"/>
          <w:lang w:eastAsia="en-GB" w:bidi="hi-IN"/>
        </w:rPr>
        <w:t>Output</w:t>
      </w:r>
    </w:p>
    <w:p w:rsidR="00EA1B49" w:rsidRDefault="00EA1B49" w:rsidP="00EA1B49">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 xml:space="preserve">Hibernate: </w:t>
      </w:r>
    </w:p>
    <w:p w:rsidR="00EA1B49" w:rsidRDefault="00EA1B49" w:rsidP="00EA1B49">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insert into mkyong.stock_transaction</w:t>
      </w:r>
      <w:r>
        <w:rPr>
          <w:rFonts w:ascii="Courier New" w:eastAsia="Times New Roman" w:hAnsi="Courier New" w:cs="Courier New"/>
          <w:b/>
          <w:bCs/>
          <w:color w:val="7A0874"/>
          <w:sz w:val="19"/>
          <w:szCs w:val="19"/>
          <w:lang w:eastAsia="en-GB" w:bidi="hi-IN"/>
        </w:rPr>
        <w:t>(</w:t>
      </w:r>
      <w:r>
        <w:rPr>
          <w:rFonts w:ascii="Courier New" w:eastAsia="Times New Roman" w:hAnsi="Courier New" w:cs="Courier New"/>
          <w:color w:val="333333"/>
          <w:sz w:val="19"/>
          <w:szCs w:val="19"/>
          <w:lang w:eastAsia="en-GB" w:bidi="hi-IN"/>
        </w:rPr>
        <w:t>...</w:t>
      </w:r>
      <w:r>
        <w:rPr>
          <w:rFonts w:ascii="Courier New" w:eastAsia="Times New Roman" w:hAnsi="Courier New" w:cs="Courier New"/>
          <w:b/>
          <w:bCs/>
          <w:color w:val="7A0874"/>
          <w:sz w:val="19"/>
          <w:szCs w:val="19"/>
          <w:lang w:eastAsia="en-GB" w:bidi="hi-IN"/>
        </w:rPr>
        <w:t>)</w:t>
      </w:r>
    </w:p>
    <w:p w:rsidR="00EA1B49" w:rsidRDefault="00EA1B49" w:rsidP="00EA1B49">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values</w:t>
      </w:r>
      <w:r>
        <w:rPr>
          <w:rFonts w:ascii="Courier New" w:eastAsia="Times New Roman" w:hAnsi="Courier New" w:cs="Courier New"/>
          <w:b/>
          <w:bCs/>
          <w:color w:val="7A0874"/>
          <w:sz w:val="19"/>
          <w:szCs w:val="19"/>
          <w:lang w:eastAsia="en-GB" w:bidi="hi-IN"/>
        </w:rPr>
        <w:t>(</w:t>
      </w:r>
      <w:r>
        <w:rPr>
          <w:rFonts w:ascii="Courier New" w:eastAsia="Times New Roman" w:hAnsi="Courier New" w:cs="Courier New"/>
          <w:color w:val="333333"/>
          <w:sz w:val="19"/>
          <w:szCs w:val="19"/>
          <w:lang w:eastAsia="en-GB" w:bidi="hi-IN"/>
        </w:rPr>
        <w:t>?, ?, ?, ?, ?, ?</w:t>
      </w:r>
      <w:r>
        <w:rPr>
          <w:rFonts w:ascii="Courier New" w:eastAsia="Times New Roman" w:hAnsi="Courier New" w:cs="Courier New"/>
          <w:b/>
          <w:bCs/>
          <w:color w:val="7A0874"/>
          <w:sz w:val="19"/>
          <w:szCs w:val="19"/>
          <w:lang w:eastAsia="en-GB" w:bidi="hi-IN"/>
        </w:rPr>
        <w:t>)</w:t>
      </w:r>
    </w:p>
    <w:p w:rsidR="00EA1B49" w:rsidRDefault="00EA1B49" w:rsidP="00EA1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Helvetica" w:eastAsia="Times New Roman" w:hAnsi="Helvetica" w:cs="Helvetica"/>
          <w:color w:val="3C3C3C"/>
          <w:sz w:val="21"/>
          <w:szCs w:val="21"/>
          <w:lang w:eastAsia="en-GB" w:bidi="hi-IN"/>
        </w:rPr>
      </w:pPr>
      <w:r>
        <w:rPr>
          <w:rFonts w:ascii="Helvetica" w:eastAsia="Times New Roman" w:hAnsi="Helvetica" w:cs="Helvetica"/>
          <w:color w:val="3C3C3C"/>
          <w:sz w:val="21"/>
          <w:szCs w:val="21"/>
          <w:lang w:eastAsia="en-GB" w:bidi="hi-IN"/>
        </w:rPr>
        <w:t xml:space="preserve">In session.load(), Hibernate will not hit the database (no select statement in output) to retrieve the Stock object, it will return a Stock proxy object – a fake object with given identify value. In this scenario, a proxy object is enough for to save a stock transaction record. </w:t>
      </w:r>
    </w:p>
    <w:p w:rsidR="00EA1B49" w:rsidRDefault="00EA1B49" w:rsidP="00EA1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150" w:line="288" w:lineRule="atLeast"/>
        <w:outlineLvl w:val="3"/>
        <w:rPr>
          <w:rFonts w:ascii="inherit" w:eastAsia="Times New Roman" w:hAnsi="inherit" w:cs="Times New Roman"/>
          <w:color w:val="252525"/>
          <w:sz w:val="32"/>
          <w:szCs w:val="32"/>
          <w:lang w:eastAsia="en-GB" w:bidi="hi-IN"/>
        </w:rPr>
      </w:pPr>
      <w:r>
        <w:rPr>
          <w:rFonts w:ascii="inherit" w:eastAsia="Times New Roman" w:hAnsi="inherit"/>
          <w:color w:val="252525"/>
          <w:sz w:val="32"/>
          <w:szCs w:val="32"/>
          <w:lang w:eastAsia="en-GB" w:bidi="hi-IN"/>
        </w:rPr>
        <w:t>Exception</w:t>
      </w:r>
    </w:p>
    <w:p w:rsidR="00EA1B49" w:rsidRDefault="00EA1B49" w:rsidP="00EA1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Helvetica" w:eastAsia="Times New Roman" w:hAnsi="Helvetica" w:cs="Helvetica"/>
          <w:color w:val="3C3C3C"/>
          <w:sz w:val="21"/>
          <w:szCs w:val="21"/>
          <w:lang w:eastAsia="en-GB" w:bidi="hi-IN"/>
        </w:rPr>
      </w:pPr>
      <w:r>
        <w:rPr>
          <w:rFonts w:ascii="Helvetica" w:eastAsia="Times New Roman" w:hAnsi="Helvetica" w:cs="Helvetica"/>
          <w:color w:val="3C3C3C"/>
          <w:sz w:val="21"/>
          <w:szCs w:val="21"/>
          <w:lang w:eastAsia="en-GB" w:bidi="hi-IN"/>
        </w:rPr>
        <w:t>In exception case, see the examples</w:t>
      </w:r>
    </w:p>
    <w:p w:rsidR="00EA1B49" w:rsidRDefault="00EA1B49" w:rsidP="00EA1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150" w:line="288" w:lineRule="atLeast"/>
        <w:outlineLvl w:val="4"/>
        <w:rPr>
          <w:rFonts w:ascii="inherit" w:eastAsia="Times New Roman" w:hAnsi="inherit" w:cs="Times New Roman"/>
          <w:color w:val="252525"/>
          <w:sz w:val="32"/>
          <w:szCs w:val="32"/>
          <w:lang w:eastAsia="en-GB" w:bidi="hi-IN"/>
        </w:rPr>
      </w:pPr>
      <w:r>
        <w:rPr>
          <w:rFonts w:ascii="inherit" w:eastAsia="Times New Roman" w:hAnsi="inherit"/>
          <w:color w:val="252525"/>
          <w:sz w:val="32"/>
          <w:szCs w:val="32"/>
          <w:lang w:eastAsia="en-GB" w:bidi="hi-IN"/>
        </w:rPr>
        <w:t>session.load()</w:t>
      </w:r>
    </w:p>
    <w:p w:rsidR="00EA1B49" w:rsidRDefault="00EA1B49" w:rsidP="00EA1B49">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Stock stock</w:t>
      </w:r>
      <w:r>
        <w:rPr>
          <w:rFonts w:ascii="Courier New" w:eastAsia="Times New Roman" w:hAnsi="Courier New" w:cs="Courier New"/>
          <w:color w:val="339933"/>
          <w:sz w:val="19"/>
          <w:szCs w:val="19"/>
          <w:lang w:eastAsia="en-GB" w:bidi="hi-IN"/>
        </w:rPr>
        <w:t>=</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3333"/>
          <w:sz w:val="19"/>
          <w:szCs w:val="19"/>
          <w:lang w:eastAsia="en-GB" w:bidi="hi-IN"/>
        </w:rPr>
        <w:t>Stock</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3333"/>
          <w:sz w:val="19"/>
          <w:szCs w:val="19"/>
          <w:lang w:eastAsia="en-GB" w:bidi="hi-IN"/>
        </w:rPr>
        <w:t>session.</w:t>
      </w:r>
      <w:r>
        <w:rPr>
          <w:rFonts w:ascii="Courier New" w:eastAsia="Times New Roman" w:hAnsi="Courier New" w:cs="Courier New"/>
          <w:color w:val="006633"/>
          <w:sz w:val="19"/>
          <w:szCs w:val="19"/>
          <w:lang w:eastAsia="en-GB" w:bidi="hi-IN"/>
        </w:rPr>
        <w:t>load</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3333"/>
          <w:sz w:val="19"/>
          <w:szCs w:val="19"/>
          <w:lang w:eastAsia="en-GB" w:bidi="hi-IN"/>
        </w:rPr>
        <w:t>Stock.</w:t>
      </w:r>
      <w:r>
        <w:rPr>
          <w:rFonts w:ascii="Courier New" w:eastAsia="Times New Roman" w:hAnsi="Courier New" w:cs="Courier New"/>
          <w:b/>
          <w:bCs/>
          <w:color w:val="000000"/>
          <w:sz w:val="19"/>
          <w:szCs w:val="19"/>
          <w:lang w:eastAsia="en-GB" w:bidi="hi-IN"/>
        </w:rPr>
        <w:t>class</w:t>
      </w:r>
      <w:r>
        <w:rPr>
          <w:rFonts w:ascii="Courier New" w:eastAsia="Times New Roman" w:hAnsi="Courier New" w:cs="Courier New"/>
          <w:color w:val="333333"/>
          <w:sz w:val="19"/>
          <w:szCs w:val="19"/>
          <w:lang w:eastAsia="en-GB" w:bidi="hi-IN"/>
        </w:rPr>
        <w:t xml:space="preserve">, </w:t>
      </w:r>
      <w:r>
        <w:rPr>
          <w:rFonts w:ascii="Courier New" w:eastAsia="Times New Roman" w:hAnsi="Courier New" w:cs="Courier New"/>
          <w:b/>
          <w:bCs/>
          <w:color w:val="000000"/>
          <w:sz w:val="19"/>
          <w:szCs w:val="19"/>
          <w:lang w:eastAsia="en-GB" w:bidi="hi-IN"/>
        </w:rPr>
        <w:t>new</w:t>
      </w:r>
      <w:r>
        <w:rPr>
          <w:rFonts w:ascii="Courier New" w:eastAsia="Times New Roman" w:hAnsi="Courier New" w:cs="Courier New"/>
          <w:color w:val="003399"/>
          <w:sz w:val="19"/>
          <w:szCs w:val="19"/>
          <w:lang w:eastAsia="en-GB" w:bidi="hi-IN"/>
        </w:rPr>
        <w:t>Integer</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CC66CC"/>
          <w:sz w:val="19"/>
          <w:szCs w:val="19"/>
          <w:lang w:eastAsia="en-GB" w:bidi="hi-IN"/>
        </w:rPr>
        <w:t>100</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9933"/>
          <w:sz w:val="19"/>
          <w:szCs w:val="19"/>
          <w:lang w:eastAsia="en-GB" w:bidi="hi-IN"/>
        </w:rPr>
        <w:t>;</w:t>
      </w:r>
      <w:r>
        <w:rPr>
          <w:rFonts w:ascii="Courier New" w:eastAsia="Times New Roman" w:hAnsi="Courier New" w:cs="Courier New"/>
          <w:i/>
          <w:iCs/>
          <w:color w:val="666666"/>
          <w:sz w:val="19"/>
          <w:szCs w:val="19"/>
          <w:lang w:eastAsia="en-GB" w:bidi="hi-IN"/>
        </w:rPr>
        <w:t>//proxy</w:t>
      </w:r>
    </w:p>
    <w:p w:rsidR="00EA1B49" w:rsidRDefault="00EA1B49" w:rsidP="00EA1B49">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 </w:t>
      </w:r>
    </w:p>
    <w:p w:rsidR="00EA1B49" w:rsidRDefault="00EA1B49" w:rsidP="00EA1B49">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i/>
          <w:iCs/>
          <w:color w:val="666666"/>
          <w:sz w:val="19"/>
          <w:szCs w:val="19"/>
          <w:lang w:eastAsia="en-GB" w:bidi="hi-IN"/>
        </w:rPr>
        <w:t>//initialize proxy, no row for id 100, throwObjectNotFoundException</w:t>
      </w:r>
    </w:p>
    <w:p w:rsidR="00EA1B49" w:rsidRDefault="00EA1B49" w:rsidP="00EA1B49">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003399"/>
          <w:sz w:val="19"/>
          <w:szCs w:val="19"/>
          <w:lang w:eastAsia="en-GB" w:bidi="hi-IN"/>
        </w:rPr>
        <w:t>System</w:t>
      </w:r>
      <w:r>
        <w:rPr>
          <w:rFonts w:ascii="Courier New" w:eastAsia="Times New Roman" w:hAnsi="Courier New" w:cs="Courier New"/>
          <w:color w:val="333333"/>
          <w:sz w:val="19"/>
          <w:szCs w:val="19"/>
          <w:lang w:eastAsia="en-GB" w:bidi="hi-IN"/>
        </w:rPr>
        <w:t>.</w:t>
      </w:r>
      <w:r>
        <w:rPr>
          <w:rFonts w:ascii="Courier New" w:eastAsia="Times New Roman" w:hAnsi="Courier New" w:cs="Courier New"/>
          <w:color w:val="006633"/>
          <w:sz w:val="19"/>
          <w:szCs w:val="19"/>
          <w:lang w:eastAsia="en-GB" w:bidi="hi-IN"/>
        </w:rPr>
        <w:t>out</w:t>
      </w:r>
      <w:r>
        <w:rPr>
          <w:rFonts w:ascii="Courier New" w:eastAsia="Times New Roman" w:hAnsi="Courier New" w:cs="Courier New"/>
          <w:color w:val="333333"/>
          <w:sz w:val="19"/>
          <w:szCs w:val="19"/>
          <w:lang w:eastAsia="en-GB" w:bidi="hi-IN"/>
        </w:rPr>
        <w:t>.</w:t>
      </w:r>
      <w:r>
        <w:rPr>
          <w:rFonts w:ascii="Courier New" w:eastAsia="Times New Roman" w:hAnsi="Courier New" w:cs="Courier New"/>
          <w:color w:val="006633"/>
          <w:sz w:val="19"/>
          <w:szCs w:val="19"/>
          <w:lang w:eastAsia="en-GB" w:bidi="hi-IN"/>
        </w:rPr>
        <w:t>println</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3333"/>
          <w:sz w:val="19"/>
          <w:szCs w:val="19"/>
          <w:lang w:eastAsia="en-GB" w:bidi="hi-IN"/>
        </w:rPr>
        <w:t>stock.</w:t>
      </w:r>
      <w:r>
        <w:rPr>
          <w:rFonts w:ascii="Courier New" w:eastAsia="Times New Roman" w:hAnsi="Courier New" w:cs="Courier New"/>
          <w:color w:val="006633"/>
          <w:sz w:val="19"/>
          <w:szCs w:val="19"/>
          <w:lang w:eastAsia="en-GB" w:bidi="hi-IN"/>
        </w:rPr>
        <w:t>getStockCode</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9933"/>
          <w:sz w:val="19"/>
          <w:szCs w:val="19"/>
          <w:lang w:eastAsia="en-GB" w:bidi="hi-IN"/>
        </w:rPr>
        <w:t>;</w:t>
      </w:r>
    </w:p>
    <w:p w:rsidR="00EA1B49" w:rsidRDefault="00EA1B49" w:rsidP="00EA1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Helvetica" w:eastAsia="Times New Roman" w:hAnsi="Helvetica" w:cs="Helvetica"/>
          <w:color w:val="3C3C3C"/>
          <w:sz w:val="21"/>
          <w:szCs w:val="21"/>
          <w:lang w:eastAsia="en-GB" w:bidi="hi-IN"/>
        </w:rPr>
      </w:pPr>
      <w:r>
        <w:rPr>
          <w:rFonts w:ascii="Helvetica" w:eastAsia="Times New Roman" w:hAnsi="Helvetica" w:cs="Helvetica"/>
          <w:color w:val="3C3C3C"/>
          <w:sz w:val="21"/>
          <w:szCs w:val="21"/>
          <w:lang w:eastAsia="en-GB" w:bidi="hi-IN"/>
        </w:rPr>
        <w:t>It will always return a proxy object with the given identity value, even the identity value is not exists in database. However, when you try to initialize a proxy by retrieve it’s properties from database, it will hit the database with select statement. If no row is found, a</w:t>
      </w:r>
      <w:r>
        <w:rPr>
          <w:rFonts w:ascii="Helvetica" w:eastAsia="Times New Roman" w:hAnsi="Helvetica" w:cs="Helvetica"/>
          <w:b/>
          <w:bCs/>
          <w:color w:val="3C3C3C"/>
          <w:sz w:val="21"/>
          <w:szCs w:val="21"/>
          <w:lang w:eastAsia="en-GB" w:bidi="hi-IN"/>
        </w:rPr>
        <w:t>ObjectNotFoundException</w:t>
      </w:r>
      <w:r>
        <w:rPr>
          <w:rFonts w:ascii="Helvetica" w:eastAsia="Times New Roman" w:hAnsi="Helvetica" w:cs="Helvetica"/>
          <w:color w:val="3C3C3C"/>
          <w:sz w:val="21"/>
          <w:szCs w:val="21"/>
          <w:lang w:eastAsia="en-GB" w:bidi="hi-IN"/>
        </w:rPr>
        <w:t>will throw.</w:t>
      </w:r>
    </w:p>
    <w:p w:rsidR="00EA1B49" w:rsidRDefault="00EA1B49" w:rsidP="00EA1B49">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 xml:space="preserve">org.hibernate.ObjectNotFoundException: No row with the given identifier exists: </w:t>
      </w:r>
    </w:p>
    <w:p w:rsidR="00EA1B49" w:rsidRDefault="00EA1B49" w:rsidP="00EA1B49">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b/>
          <w:bCs/>
          <w:color w:val="7A0874"/>
          <w:sz w:val="19"/>
          <w:szCs w:val="19"/>
          <w:lang w:eastAsia="en-GB" w:bidi="hi-IN"/>
        </w:rPr>
        <w:t>[</w:t>
      </w:r>
      <w:r>
        <w:rPr>
          <w:rFonts w:ascii="Courier New" w:eastAsia="Times New Roman" w:hAnsi="Courier New" w:cs="Courier New"/>
          <w:color w:val="333333"/>
          <w:sz w:val="19"/>
          <w:szCs w:val="19"/>
          <w:lang w:eastAsia="en-GB" w:bidi="hi-IN"/>
        </w:rPr>
        <w:t>com.mkyong.common.Stock</w:t>
      </w:r>
      <w:r>
        <w:rPr>
          <w:rFonts w:ascii="Courier New" w:eastAsia="Times New Roman" w:hAnsi="Courier New" w:cs="Courier New"/>
          <w:i/>
          <w:iCs/>
          <w:color w:val="666666"/>
          <w:sz w:val="19"/>
          <w:szCs w:val="19"/>
          <w:lang w:eastAsia="en-GB" w:bidi="hi-IN"/>
        </w:rPr>
        <w:t>#100]</w:t>
      </w:r>
    </w:p>
    <w:p w:rsidR="00EA1B49" w:rsidRDefault="00EA1B49" w:rsidP="00EA1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150" w:line="288" w:lineRule="atLeast"/>
        <w:outlineLvl w:val="4"/>
        <w:rPr>
          <w:rFonts w:ascii="inherit" w:eastAsia="Times New Roman" w:hAnsi="inherit" w:cs="Times New Roman"/>
          <w:color w:val="252525"/>
          <w:sz w:val="32"/>
          <w:szCs w:val="32"/>
          <w:lang w:eastAsia="en-GB" w:bidi="hi-IN"/>
        </w:rPr>
      </w:pPr>
      <w:r>
        <w:rPr>
          <w:rFonts w:ascii="inherit" w:eastAsia="Times New Roman" w:hAnsi="inherit"/>
          <w:color w:val="252525"/>
          <w:sz w:val="32"/>
          <w:szCs w:val="32"/>
          <w:lang w:eastAsia="en-GB" w:bidi="hi-IN"/>
        </w:rPr>
        <w:t>session.get()</w:t>
      </w:r>
    </w:p>
    <w:p w:rsidR="00EA1B49" w:rsidRDefault="00EA1B49" w:rsidP="00EA1B49">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i/>
          <w:iCs/>
          <w:color w:val="666666"/>
          <w:sz w:val="19"/>
          <w:szCs w:val="19"/>
          <w:lang w:eastAsia="en-GB" w:bidi="hi-IN"/>
        </w:rPr>
        <w:t>//return null if not found</w:t>
      </w:r>
    </w:p>
    <w:p w:rsidR="00EA1B49" w:rsidRDefault="00EA1B49" w:rsidP="00EA1B49">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Stock stock</w:t>
      </w:r>
      <w:r>
        <w:rPr>
          <w:rFonts w:ascii="Courier New" w:eastAsia="Times New Roman" w:hAnsi="Courier New" w:cs="Courier New"/>
          <w:color w:val="339933"/>
          <w:sz w:val="19"/>
          <w:szCs w:val="19"/>
          <w:lang w:eastAsia="en-GB" w:bidi="hi-IN"/>
        </w:rPr>
        <w:t>=</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3333"/>
          <w:sz w:val="19"/>
          <w:szCs w:val="19"/>
          <w:lang w:eastAsia="en-GB" w:bidi="hi-IN"/>
        </w:rPr>
        <w:t>Stock</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3333"/>
          <w:sz w:val="19"/>
          <w:szCs w:val="19"/>
          <w:lang w:eastAsia="en-GB" w:bidi="hi-IN"/>
        </w:rPr>
        <w:t>session.</w:t>
      </w:r>
      <w:r>
        <w:rPr>
          <w:rFonts w:ascii="Courier New" w:eastAsia="Times New Roman" w:hAnsi="Courier New" w:cs="Courier New"/>
          <w:color w:val="006633"/>
          <w:sz w:val="19"/>
          <w:szCs w:val="19"/>
          <w:lang w:eastAsia="en-GB" w:bidi="hi-IN"/>
        </w:rPr>
        <w:t>get</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3333"/>
          <w:sz w:val="19"/>
          <w:szCs w:val="19"/>
          <w:lang w:eastAsia="en-GB" w:bidi="hi-IN"/>
        </w:rPr>
        <w:t>Stock.</w:t>
      </w:r>
      <w:r>
        <w:rPr>
          <w:rFonts w:ascii="Courier New" w:eastAsia="Times New Roman" w:hAnsi="Courier New" w:cs="Courier New"/>
          <w:b/>
          <w:bCs/>
          <w:color w:val="000000"/>
          <w:sz w:val="19"/>
          <w:szCs w:val="19"/>
          <w:lang w:eastAsia="en-GB" w:bidi="hi-IN"/>
        </w:rPr>
        <w:t>class</w:t>
      </w:r>
      <w:r>
        <w:rPr>
          <w:rFonts w:ascii="Courier New" w:eastAsia="Times New Roman" w:hAnsi="Courier New" w:cs="Courier New"/>
          <w:color w:val="333333"/>
          <w:sz w:val="19"/>
          <w:szCs w:val="19"/>
          <w:lang w:eastAsia="en-GB" w:bidi="hi-IN"/>
        </w:rPr>
        <w:t xml:space="preserve">, </w:t>
      </w:r>
      <w:r>
        <w:rPr>
          <w:rFonts w:ascii="Courier New" w:eastAsia="Times New Roman" w:hAnsi="Courier New" w:cs="Courier New"/>
          <w:b/>
          <w:bCs/>
          <w:color w:val="000000"/>
          <w:sz w:val="19"/>
          <w:szCs w:val="19"/>
          <w:lang w:eastAsia="en-GB" w:bidi="hi-IN"/>
        </w:rPr>
        <w:t>new</w:t>
      </w:r>
      <w:r>
        <w:rPr>
          <w:rFonts w:ascii="Courier New" w:eastAsia="Times New Roman" w:hAnsi="Courier New" w:cs="Courier New"/>
          <w:color w:val="003399"/>
          <w:sz w:val="19"/>
          <w:szCs w:val="19"/>
          <w:lang w:eastAsia="en-GB" w:bidi="hi-IN"/>
        </w:rPr>
        <w:t>Integer</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CC66CC"/>
          <w:sz w:val="19"/>
          <w:szCs w:val="19"/>
          <w:lang w:eastAsia="en-GB" w:bidi="hi-IN"/>
        </w:rPr>
        <w:t>100</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9933"/>
          <w:sz w:val="19"/>
          <w:szCs w:val="19"/>
          <w:lang w:eastAsia="en-GB" w:bidi="hi-IN"/>
        </w:rPr>
        <w:t>;</w:t>
      </w:r>
    </w:p>
    <w:p w:rsidR="00EA1B49" w:rsidRDefault="00EA1B49" w:rsidP="00EA1B49">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003399"/>
          <w:sz w:val="19"/>
          <w:szCs w:val="19"/>
          <w:lang w:eastAsia="en-GB" w:bidi="hi-IN"/>
        </w:rPr>
        <w:t>System</w:t>
      </w:r>
      <w:r>
        <w:rPr>
          <w:rFonts w:ascii="Courier New" w:eastAsia="Times New Roman" w:hAnsi="Courier New" w:cs="Courier New"/>
          <w:color w:val="333333"/>
          <w:sz w:val="19"/>
          <w:szCs w:val="19"/>
          <w:lang w:eastAsia="en-GB" w:bidi="hi-IN"/>
        </w:rPr>
        <w:t>.</w:t>
      </w:r>
      <w:r>
        <w:rPr>
          <w:rFonts w:ascii="Courier New" w:eastAsia="Times New Roman" w:hAnsi="Courier New" w:cs="Courier New"/>
          <w:color w:val="006633"/>
          <w:sz w:val="19"/>
          <w:szCs w:val="19"/>
          <w:lang w:eastAsia="en-GB" w:bidi="hi-IN"/>
        </w:rPr>
        <w:t>out</w:t>
      </w:r>
      <w:r>
        <w:rPr>
          <w:rFonts w:ascii="Courier New" w:eastAsia="Times New Roman" w:hAnsi="Courier New" w:cs="Courier New"/>
          <w:color w:val="333333"/>
          <w:sz w:val="19"/>
          <w:szCs w:val="19"/>
          <w:lang w:eastAsia="en-GB" w:bidi="hi-IN"/>
        </w:rPr>
        <w:t>.</w:t>
      </w:r>
      <w:r>
        <w:rPr>
          <w:rFonts w:ascii="Courier New" w:eastAsia="Times New Roman" w:hAnsi="Courier New" w:cs="Courier New"/>
          <w:color w:val="006633"/>
          <w:sz w:val="19"/>
          <w:szCs w:val="19"/>
          <w:lang w:eastAsia="en-GB" w:bidi="hi-IN"/>
        </w:rPr>
        <w:t>println</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3333"/>
          <w:sz w:val="19"/>
          <w:szCs w:val="19"/>
          <w:lang w:eastAsia="en-GB" w:bidi="hi-IN"/>
        </w:rPr>
        <w:t>stock.</w:t>
      </w:r>
      <w:r>
        <w:rPr>
          <w:rFonts w:ascii="Courier New" w:eastAsia="Times New Roman" w:hAnsi="Courier New" w:cs="Courier New"/>
          <w:color w:val="006633"/>
          <w:sz w:val="19"/>
          <w:szCs w:val="19"/>
          <w:lang w:eastAsia="en-GB" w:bidi="hi-IN"/>
        </w:rPr>
        <w:t>getStockCode</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9933"/>
          <w:sz w:val="19"/>
          <w:szCs w:val="19"/>
          <w:lang w:eastAsia="en-GB" w:bidi="hi-IN"/>
        </w:rPr>
        <w:t>;</w:t>
      </w:r>
      <w:r>
        <w:rPr>
          <w:rFonts w:ascii="Courier New" w:eastAsia="Times New Roman" w:hAnsi="Courier New" w:cs="Courier New"/>
          <w:i/>
          <w:iCs/>
          <w:color w:val="666666"/>
          <w:sz w:val="19"/>
          <w:szCs w:val="19"/>
          <w:lang w:eastAsia="en-GB" w:bidi="hi-IN"/>
        </w:rPr>
        <w:t>//java.lang.NullPointerException</w:t>
      </w:r>
    </w:p>
    <w:p w:rsidR="00EA1B49" w:rsidRDefault="00EA1B49" w:rsidP="00EA1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Helvetica" w:eastAsia="Times New Roman" w:hAnsi="Helvetica" w:cs="Helvetica"/>
          <w:color w:val="3C3C3C"/>
          <w:sz w:val="21"/>
          <w:szCs w:val="21"/>
          <w:lang w:eastAsia="en-GB" w:bidi="hi-IN"/>
        </w:rPr>
      </w:pPr>
      <w:r>
        <w:rPr>
          <w:rFonts w:ascii="Helvetica" w:eastAsia="Times New Roman" w:hAnsi="Helvetica" w:cs="Helvetica"/>
          <w:color w:val="3C3C3C"/>
          <w:sz w:val="21"/>
          <w:szCs w:val="21"/>
          <w:lang w:eastAsia="en-GB" w:bidi="hi-IN"/>
        </w:rPr>
        <w:t xml:space="preserve">It will always return null , if the identity value is not found in database. </w:t>
      </w:r>
    </w:p>
    <w:p w:rsidR="00EA1B49" w:rsidRDefault="00EA1B49" w:rsidP="00EA1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150" w:line="288" w:lineRule="atLeast"/>
        <w:outlineLvl w:val="3"/>
        <w:rPr>
          <w:rFonts w:ascii="inherit" w:eastAsia="Times New Roman" w:hAnsi="inherit" w:cs="Times New Roman"/>
          <w:color w:val="252525"/>
          <w:sz w:val="32"/>
          <w:szCs w:val="32"/>
          <w:lang w:eastAsia="en-GB" w:bidi="hi-IN"/>
        </w:rPr>
      </w:pPr>
      <w:r>
        <w:rPr>
          <w:rFonts w:ascii="inherit" w:eastAsia="Times New Roman" w:hAnsi="inherit"/>
          <w:color w:val="252525"/>
          <w:sz w:val="32"/>
          <w:szCs w:val="32"/>
          <w:lang w:eastAsia="en-GB" w:bidi="hi-IN"/>
        </w:rPr>
        <w:lastRenderedPageBreak/>
        <w:t>Conclusion</w:t>
      </w:r>
    </w:p>
    <w:p w:rsidR="00D34DEF" w:rsidRDefault="00EA1B49" w:rsidP="00D34D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Helvetica" w:eastAsia="Times New Roman" w:hAnsi="Helvetica" w:cs="Helvetica"/>
          <w:color w:val="3C3C3C"/>
          <w:sz w:val="21"/>
          <w:szCs w:val="21"/>
          <w:lang w:eastAsia="en-GB" w:bidi="hi-IN"/>
        </w:rPr>
      </w:pPr>
      <w:r>
        <w:rPr>
          <w:rFonts w:ascii="Helvetica" w:eastAsia="Times New Roman" w:hAnsi="Helvetica" w:cs="Helvetica"/>
          <w:color w:val="3C3C3C"/>
          <w:sz w:val="21"/>
          <w:szCs w:val="21"/>
          <w:lang w:eastAsia="en-GB" w:bidi="hi-IN"/>
        </w:rPr>
        <w:t>There are no always correct solution, you have to understand the differential in between, and decide which method is best fix in your application.</w:t>
      </w:r>
    </w:p>
    <w:p w:rsidR="005E43FB" w:rsidRPr="00D34DEF" w:rsidRDefault="005E43FB" w:rsidP="00D34D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Helvetica" w:eastAsia="Times New Roman" w:hAnsi="Helvetica" w:cs="Helvetica"/>
          <w:color w:val="3C3C3C"/>
          <w:sz w:val="21"/>
          <w:szCs w:val="21"/>
          <w:lang w:eastAsia="en-GB" w:bidi="hi-IN"/>
        </w:rPr>
      </w:pPr>
      <w:r w:rsidRPr="005E43FB">
        <w:rPr>
          <w:rFonts w:ascii="Helvetica" w:eastAsia="Times New Roman" w:hAnsi="Helvetica" w:cs="Helvetica"/>
          <w:color w:val="610B4B"/>
          <w:sz w:val="32"/>
          <w:szCs w:val="32"/>
        </w:rPr>
        <w:t>11) What is the difference between update and merge method?</w:t>
      </w:r>
    </w:p>
    <w:p w:rsidR="005E43FB" w:rsidRPr="005E43FB" w:rsidRDefault="005E43FB" w:rsidP="005E43FB">
      <w:pPr>
        <w:shd w:val="clear" w:color="auto" w:fill="FFFFFF"/>
        <w:spacing w:before="100" w:beforeAutospacing="1" w:after="100" w:afterAutospacing="1" w:line="345" w:lineRule="atLeast"/>
        <w:rPr>
          <w:rFonts w:ascii="Verdana" w:eastAsia="Times New Roman" w:hAnsi="Verdana" w:cs="Times New Roman"/>
          <w:color w:val="000000"/>
          <w:sz w:val="20"/>
          <w:szCs w:val="20"/>
        </w:rPr>
      </w:pPr>
      <w:r w:rsidRPr="005E43FB">
        <w:rPr>
          <w:rFonts w:ascii="Verdana" w:eastAsia="Times New Roman" w:hAnsi="Verdana" w:cs="Times New Roman"/>
          <w:color w:val="000000"/>
          <w:sz w:val="20"/>
          <w:szCs w:val="20"/>
        </w:rPr>
        <w:t>The differences between update() and merge() methods are given below.</w:t>
      </w:r>
    </w:p>
    <w:tbl>
      <w:tblPr>
        <w:tblW w:w="10342" w:type="dxa"/>
        <w:tblInd w:w="-484" w:type="dxa"/>
        <w:tblBorders>
          <w:top w:val="single" w:sz="6" w:space="0" w:color="FFC0CB"/>
          <w:left w:val="single" w:sz="6" w:space="0" w:color="FFC0CB"/>
          <w:bottom w:val="single" w:sz="6" w:space="0" w:color="FFC0CB"/>
          <w:right w:val="single" w:sz="6" w:space="0" w:color="FFC0CB"/>
        </w:tblBorders>
        <w:shd w:val="clear" w:color="auto" w:fill="FFFFFF"/>
        <w:tblCellMar>
          <w:top w:w="15" w:type="dxa"/>
          <w:left w:w="15" w:type="dxa"/>
          <w:bottom w:w="15" w:type="dxa"/>
          <w:right w:w="15" w:type="dxa"/>
        </w:tblCellMar>
        <w:tblLook w:val="04A0" w:firstRow="1" w:lastRow="0" w:firstColumn="1" w:lastColumn="0" w:noHBand="0" w:noVBand="1"/>
      </w:tblPr>
      <w:tblGrid>
        <w:gridCol w:w="668"/>
        <w:gridCol w:w="5624"/>
        <w:gridCol w:w="4050"/>
      </w:tblGrid>
      <w:tr w:rsidR="005E43FB" w:rsidRPr="005E43FB" w:rsidTr="008E217A">
        <w:trPr>
          <w:trHeight w:val="373"/>
        </w:trPr>
        <w:tc>
          <w:tcPr>
            <w:tcW w:w="0" w:type="auto"/>
            <w:shd w:val="clear" w:color="auto" w:fill="F6FFE1"/>
            <w:tcMar>
              <w:top w:w="75" w:type="dxa"/>
              <w:left w:w="75" w:type="dxa"/>
              <w:bottom w:w="75" w:type="dxa"/>
              <w:right w:w="75" w:type="dxa"/>
            </w:tcMar>
            <w:hideMark/>
          </w:tcPr>
          <w:p w:rsidR="005E43FB" w:rsidRPr="005E43FB" w:rsidRDefault="005E43FB" w:rsidP="005E43FB">
            <w:pPr>
              <w:spacing w:after="0" w:line="345" w:lineRule="atLeast"/>
              <w:rPr>
                <w:rFonts w:ascii="Times New Roman" w:eastAsia="Times New Roman" w:hAnsi="Times New Roman" w:cs="Times New Roman"/>
                <w:b/>
                <w:bCs/>
                <w:color w:val="000000"/>
                <w:sz w:val="26"/>
                <w:szCs w:val="26"/>
              </w:rPr>
            </w:pPr>
            <w:r w:rsidRPr="005E43FB">
              <w:rPr>
                <w:rFonts w:ascii="Times New Roman" w:eastAsia="Times New Roman" w:hAnsi="Times New Roman" w:cs="Times New Roman"/>
                <w:b/>
                <w:bCs/>
                <w:color w:val="000000"/>
                <w:sz w:val="26"/>
                <w:szCs w:val="26"/>
              </w:rPr>
              <w:t>No.</w:t>
            </w:r>
          </w:p>
        </w:tc>
        <w:tc>
          <w:tcPr>
            <w:tcW w:w="0" w:type="auto"/>
            <w:shd w:val="clear" w:color="auto" w:fill="F6FFE1"/>
            <w:tcMar>
              <w:top w:w="75" w:type="dxa"/>
              <w:left w:w="75" w:type="dxa"/>
              <w:bottom w:w="75" w:type="dxa"/>
              <w:right w:w="75" w:type="dxa"/>
            </w:tcMar>
            <w:hideMark/>
          </w:tcPr>
          <w:p w:rsidR="005E43FB" w:rsidRPr="005E43FB" w:rsidRDefault="005E43FB" w:rsidP="005E43FB">
            <w:pPr>
              <w:spacing w:after="0" w:line="345" w:lineRule="atLeast"/>
              <w:rPr>
                <w:rFonts w:ascii="Times New Roman" w:eastAsia="Times New Roman" w:hAnsi="Times New Roman" w:cs="Times New Roman"/>
                <w:b/>
                <w:bCs/>
                <w:color w:val="000000"/>
                <w:sz w:val="26"/>
                <w:szCs w:val="26"/>
              </w:rPr>
            </w:pPr>
            <w:r w:rsidRPr="005E43FB">
              <w:rPr>
                <w:rFonts w:ascii="Times New Roman" w:eastAsia="Times New Roman" w:hAnsi="Times New Roman" w:cs="Times New Roman"/>
                <w:b/>
                <w:bCs/>
                <w:color w:val="000000"/>
                <w:sz w:val="26"/>
                <w:szCs w:val="26"/>
              </w:rPr>
              <w:t>update() method</w:t>
            </w:r>
          </w:p>
        </w:tc>
        <w:tc>
          <w:tcPr>
            <w:tcW w:w="0" w:type="auto"/>
            <w:shd w:val="clear" w:color="auto" w:fill="F6FFE1"/>
            <w:tcMar>
              <w:top w:w="75" w:type="dxa"/>
              <w:left w:w="75" w:type="dxa"/>
              <w:bottom w:w="75" w:type="dxa"/>
              <w:right w:w="75" w:type="dxa"/>
            </w:tcMar>
            <w:hideMark/>
          </w:tcPr>
          <w:p w:rsidR="005E43FB" w:rsidRPr="005E43FB" w:rsidRDefault="005E43FB" w:rsidP="005E43FB">
            <w:pPr>
              <w:spacing w:after="0" w:line="345" w:lineRule="atLeast"/>
              <w:rPr>
                <w:rFonts w:ascii="Times New Roman" w:eastAsia="Times New Roman" w:hAnsi="Times New Roman" w:cs="Times New Roman"/>
                <w:b/>
                <w:bCs/>
                <w:color w:val="000000"/>
                <w:sz w:val="26"/>
                <w:szCs w:val="26"/>
              </w:rPr>
            </w:pPr>
            <w:r w:rsidRPr="005E43FB">
              <w:rPr>
                <w:rFonts w:ascii="Times New Roman" w:eastAsia="Times New Roman" w:hAnsi="Times New Roman" w:cs="Times New Roman"/>
                <w:b/>
                <w:bCs/>
                <w:color w:val="000000"/>
                <w:sz w:val="26"/>
                <w:szCs w:val="26"/>
              </w:rPr>
              <w:t>merge() method</w:t>
            </w:r>
          </w:p>
        </w:tc>
      </w:tr>
      <w:tr w:rsidR="005E43FB" w:rsidRPr="005E43FB" w:rsidTr="008E217A">
        <w:trPr>
          <w:trHeight w:val="362"/>
        </w:trPr>
        <w:tc>
          <w:tcPr>
            <w:tcW w:w="0" w:type="auto"/>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5E43FB" w:rsidRPr="005E43FB" w:rsidRDefault="005E43FB" w:rsidP="005E43FB">
            <w:pPr>
              <w:spacing w:after="0" w:line="345" w:lineRule="atLeast"/>
              <w:ind w:left="300"/>
              <w:rPr>
                <w:rFonts w:ascii="Verdana" w:eastAsia="Times New Roman" w:hAnsi="Verdana" w:cs="Times New Roman"/>
                <w:color w:val="000000"/>
                <w:sz w:val="20"/>
                <w:szCs w:val="20"/>
              </w:rPr>
            </w:pPr>
            <w:r w:rsidRPr="005E43FB">
              <w:rPr>
                <w:rFonts w:ascii="Verdana" w:eastAsia="Times New Roman" w:hAnsi="Verdana" w:cs="Times New Roman"/>
                <w:color w:val="000000"/>
                <w:sz w:val="20"/>
                <w:szCs w:val="20"/>
              </w:rPr>
              <w:t>1)</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5E43FB" w:rsidRPr="005E43FB" w:rsidRDefault="005E43FB" w:rsidP="005E43FB">
            <w:pPr>
              <w:spacing w:after="0" w:line="345" w:lineRule="atLeast"/>
              <w:ind w:left="300"/>
              <w:rPr>
                <w:rFonts w:ascii="Verdana" w:eastAsia="Times New Roman" w:hAnsi="Verdana" w:cs="Times New Roman"/>
                <w:color w:val="000000"/>
                <w:sz w:val="20"/>
                <w:szCs w:val="20"/>
              </w:rPr>
            </w:pPr>
            <w:r w:rsidRPr="005E43FB">
              <w:rPr>
                <w:rFonts w:ascii="Verdana" w:eastAsia="Times New Roman" w:hAnsi="Verdana" w:cs="Times New Roman"/>
                <w:color w:val="000000"/>
                <w:sz w:val="20"/>
                <w:szCs w:val="20"/>
              </w:rPr>
              <w:t>Update means to edit something.</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5E43FB" w:rsidRPr="005E43FB" w:rsidRDefault="005E43FB" w:rsidP="005E43FB">
            <w:pPr>
              <w:spacing w:after="0" w:line="345" w:lineRule="atLeast"/>
              <w:ind w:left="300"/>
              <w:rPr>
                <w:rFonts w:ascii="Verdana" w:eastAsia="Times New Roman" w:hAnsi="Verdana" w:cs="Times New Roman"/>
                <w:color w:val="000000"/>
                <w:sz w:val="20"/>
                <w:szCs w:val="20"/>
              </w:rPr>
            </w:pPr>
            <w:r w:rsidRPr="005E43FB">
              <w:rPr>
                <w:rFonts w:ascii="Verdana" w:eastAsia="Times New Roman" w:hAnsi="Verdana" w:cs="Times New Roman"/>
                <w:color w:val="000000"/>
                <w:sz w:val="20"/>
                <w:szCs w:val="20"/>
              </w:rPr>
              <w:t>Merge means to combine something.</w:t>
            </w:r>
          </w:p>
        </w:tc>
      </w:tr>
      <w:tr w:rsidR="005E43FB" w:rsidRPr="005E43FB" w:rsidTr="008E217A">
        <w:trPr>
          <w:trHeight w:val="1415"/>
        </w:trPr>
        <w:tc>
          <w:tcPr>
            <w:tcW w:w="0" w:type="auto"/>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5E43FB" w:rsidRPr="005E43FB" w:rsidRDefault="005E43FB" w:rsidP="005E43FB">
            <w:pPr>
              <w:spacing w:after="0" w:line="345" w:lineRule="atLeast"/>
              <w:ind w:left="300"/>
              <w:rPr>
                <w:rFonts w:ascii="Verdana" w:eastAsia="Times New Roman" w:hAnsi="Verdana" w:cs="Times New Roman"/>
                <w:color w:val="000000"/>
                <w:sz w:val="20"/>
                <w:szCs w:val="20"/>
              </w:rPr>
            </w:pPr>
            <w:r w:rsidRPr="005E43FB">
              <w:rPr>
                <w:rFonts w:ascii="Verdana" w:eastAsia="Times New Roman" w:hAnsi="Verdana" w:cs="Times New Roman"/>
                <w:color w:val="000000"/>
                <w:sz w:val="20"/>
                <w:szCs w:val="20"/>
              </w:rPr>
              <w:t>2)</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5E43FB" w:rsidRPr="005E43FB" w:rsidRDefault="005E43FB" w:rsidP="005E43FB">
            <w:pPr>
              <w:spacing w:after="0" w:line="345" w:lineRule="atLeast"/>
              <w:ind w:left="300"/>
              <w:rPr>
                <w:rFonts w:ascii="Verdana" w:eastAsia="Times New Roman" w:hAnsi="Verdana" w:cs="Times New Roman"/>
                <w:color w:val="000000"/>
                <w:sz w:val="20"/>
                <w:szCs w:val="20"/>
              </w:rPr>
            </w:pPr>
            <w:r w:rsidRPr="005E43FB">
              <w:rPr>
                <w:rFonts w:ascii="Verdana" w:eastAsia="Times New Roman" w:hAnsi="Verdana" w:cs="Times New Roman"/>
                <w:color w:val="000000"/>
                <w:sz w:val="20"/>
                <w:szCs w:val="20"/>
              </w:rPr>
              <w:t>update() should be used if session doesn't contain an already persistent state with same id. It means update should be used inside the session only. After closing the session it will throw error.</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5E43FB" w:rsidRPr="005E43FB" w:rsidRDefault="005E43FB" w:rsidP="005E43FB">
            <w:pPr>
              <w:spacing w:after="0" w:line="345" w:lineRule="atLeast"/>
              <w:ind w:left="300"/>
              <w:rPr>
                <w:rFonts w:ascii="Verdana" w:eastAsia="Times New Roman" w:hAnsi="Verdana" w:cs="Times New Roman"/>
                <w:color w:val="000000"/>
                <w:sz w:val="20"/>
                <w:szCs w:val="20"/>
              </w:rPr>
            </w:pPr>
            <w:r w:rsidRPr="005E43FB">
              <w:rPr>
                <w:rFonts w:ascii="Verdana" w:eastAsia="Times New Roman" w:hAnsi="Verdana" w:cs="Times New Roman"/>
                <w:color w:val="000000"/>
                <w:sz w:val="20"/>
                <w:szCs w:val="20"/>
              </w:rPr>
              <w:t>merge() should be used if you don't know the state of the session, means you want to make modification at any time.</w:t>
            </w:r>
          </w:p>
        </w:tc>
      </w:tr>
    </w:tbl>
    <w:p w:rsidR="005E43FB" w:rsidRPr="005E43FB" w:rsidRDefault="005E43FB" w:rsidP="005E43FB">
      <w:pPr>
        <w:shd w:val="clear" w:color="auto" w:fill="FFFFFF"/>
        <w:spacing w:before="100" w:beforeAutospacing="1" w:after="100" w:afterAutospacing="1" w:line="345" w:lineRule="atLeast"/>
        <w:rPr>
          <w:rFonts w:ascii="Verdana" w:eastAsia="Times New Roman" w:hAnsi="Verdana" w:cs="Times New Roman"/>
          <w:color w:val="000000"/>
          <w:sz w:val="20"/>
          <w:szCs w:val="20"/>
        </w:rPr>
      </w:pPr>
      <w:r w:rsidRPr="005E43FB">
        <w:rPr>
          <w:rFonts w:ascii="Verdana" w:eastAsia="Times New Roman" w:hAnsi="Verdana" w:cs="Times New Roman"/>
          <w:color w:val="000000"/>
          <w:sz w:val="20"/>
          <w:szCs w:val="20"/>
        </w:rPr>
        <w:t>Let's try to understand the difference by the example given below:</w:t>
      </w:r>
    </w:p>
    <w:p w:rsidR="005E43FB" w:rsidRPr="005E43FB" w:rsidRDefault="005E43FB" w:rsidP="005E43FB">
      <w:pPr>
        <w:numPr>
          <w:ilvl w:val="0"/>
          <w:numId w:val="2"/>
        </w:numPr>
        <w:shd w:val="clear" w:color="auto" w:fill="FFFFFF"/>
        <w:spacing w:after="0" w:line="240" w:lineRule="auto"/>
        <w:ind w:left="0"/>
        <w:rPr>
          <w:rFonts w:ascii="Verdana" w:eastAsia="Times New Roman" w:hAnsi="Verdana" w:cs="Times New Roman"/>
          <w:color w:val="000000"/>
          <w:sz w:val="20"/>
          <w:szCs w:val="20"/>
        </w:rPr>
      </w:pPr>
      <w:r w:rsidRPr="005E43FB">
        <w:rPr>
          <w:rFonts w:ascii="Verdana" w:eastAsia="Times New Roman" w:hAnsi="Verdana" w:cs="Times New Roman"/>
          <w:color w:val="000000"/>
          <w:sz w:val="20"/>
          <w:szCs w:val="20"/>
          <w:bdr w:val="none" w:sz="0" w:space="0" w:color="auto" w:frame="1"/>
        </w:rPr>
        <w:t>...  </w:t>
      </w:r>
    </w:p>
    <w:p w:rsidR="005E43FB" w:rsidRPr="005E43FB" w:rsidRDefault="005E43FB" w:rsidP="005E43FB">
      <w:pPr>
        <w:numPr>
          <w:ilvl w:val="0"/>
          <w:numId w:val="2"/>
        </w:numPr>
        <w:shd w:val="clear" w:color="auto" w:fill="FFFFFF"/>
        <w:spacing w:after="0" w:line="240" w:lineRule="auto"/>
        <w:ind w:left="0"/>
        <w:rPr>
          <w:rFonts w:ascii="Verdana" w:eastAsia="Times New Roman" w:hAnsi="Verdana" w:cs="Times New Roman"/>
          <w:color w:val="000000"/>
          <w:sz w:val="20"/>
          <w:szCs w:val="20"/>
        </w:rPr>
      </w:pPr>
      <w:r w:rsidRPr="005E43FB">
        <w:rPr>
          <w:rFonts w:ascii="Verdana" w:eastAsia="Times New Roman" w:hAnsi="Verdana" w:cs="Times New Roman"/>
          <w:color w:val="000000"/>
          <w:sz w:val="20"/>
          <w:szCs w:val="20"/>
          <w:bdr w:val="none" w:sz="0" w:space="0" w:color="auto" w:frame="1"/>
        </w:rPr>
        <w:t>SessionFactory factory = cfg.buildSessionFactory();  </w:t>
      </w:r>
    </w:p>
    <w:p w:rsidR="005E43FB" w:rsidRPr="005E43FB" w:rsidRDefault="005E43FB" w:rsidP="005E43FB">
      <w:pPr>
        <w:numPr>
          <w:ilvl w:val="0"/>
          <w:numId w:val="2"/>
        </w:numPr>
        <w:shd w:val="clear" w:color="auto" w:fill="FFFFFF"/>
        <w:spacing w:after="0" w:line="240" w:lineRule="auto"/>
        <w:ind w:left="0"/>
        <w:rPr>
          <w:rFonts w:ascii="Verdana" w:eastAsia="Times New Roman" w:hAnsi="Verdana" w:cs="Times New Roman"/>
          <w:color w:val="000000"/>
          <w:sz w:val="20"/>
          <w:szCs w:val="20"/>
        </w:rPr>
      </w:pPr>
      <w:r w:rsidRPr="005E43FB">
        <w:rPr>
          <w:rFonts w:ascii="Verdana" w:eastAsia="Times New Roman" w:hAnsi="Verdana" w:cs="Times New Roman"/>
          <w:color w:val="000000"/>
          <w:sz w:val="20"/>
          <w:szCs w:val="20"/>
          <w:bdr w:val="none" w:sz="0" w:space="0" w:color="auto" w:frame="1"/>
        </w:rPr>
        <w:t>Session session1 = factory.openSession();  </w:t>
      </w:r>
    </w:p>
    <w:p w:rsidR="005E43FB" w:rsidRPr="005E43FB" w:rsidRDefault="005E43FB" w:rsidP="005E43FB">
      <w:pPr>
        <w:numPr>
          <w:ilvl w:val="0"/>
          <w:numId w:val="2"/>
        </w:numPr>
        <w:shd w:val="clear" w:color="auto" w:fill="FFFFFF"/>
        <w:spacing w:after="0" w:line="240" w:lineRule="auto"/>
        <w:ind w:left="0"/>
        <w:rPr>
          <w:rFonts w:ascii="Verdana" w:eastAsia="Times New Roman" w:hAnsi="Verdana" w:cs="Times New Roman"/>
          <w:color w:val="000000"/>
          <w:sz w:val="20"/>
          <w:szCs w:val="20"/>
        </w:rPr>
      </w:pPr>
      <w:r w:rsidRPr="005E43FB">
        <w:rPr>
          <w:rFonts w:ascii="Verdana" w:eastAsia="Times New Roman" w:hAnsi="Verdana" w:cs="Times New Roman"/>
          <w:color w:val="000000"/>
          <w:sz w:val="20"/>
          <w:szCs w:val="20"/>
          <w:bdr w:val="none" w:sz="0" w:space="0" w:color="auto" w:frame="1"/>
        </w:rPr>
        <w:t>   </w:t>
      </w:r>
    </w:p>
    <w:p w:rsidR="005E43FB" w:rsidRPr="005E43FB" w:rsidRDefault="005E43FB" w:rsidP="005E43FB">
      <w:pPr>
        <w:numPr>
          <w:ilvl w:val="0"/>
          <w:numId w:val="2"/>
        </w:numPr>
        <w:shd w:val="clear" w:color="auto" w:fill="FFFFFF"/>
        <w:spacing w:after="0" w:line="240" w:lineRule="auto"/>
        <w:ind w:left="0"/>
        <w:rPr>
          <w:rFonts w:ascii="Verdana" w:eastAsia="Times New Roman" w:hAnsi="Verdana" w:cs="Times New Roman"/>
          <w:color w:val="000000"/>
          <w:sz w:val="20"/>
          <w:szCs w:val="20"/>
        </w:rPr>
      </w:pPr>
      <w:r w:rsidRPr="005E43FB">
        <w:rPr>
          <w:rFonts w:ascii="Verdana" w:eastAsia="Times New Roman" w:hAnsi="Verdana" w:cs="Times New Roman"/>
          <w:color w:val="000000"/>
          <w:sz w:val="20"/>
          <w:szCs w:val="20"/>
          <w:bdr w:val="none" w:sz="0" w:space="0" w:color="auto" w:frame="1"/>
        </w:rPr>
        <w:t>Employee e1 = (Employee) session1.get(Employee.</w:t>
      </w:r>
      <w:r w:rsidRPr="005E43FB">
        <w:rPr>
          <w:rFonts w:ascii="Verdana" w:eastAsia="Times New Roman" w:hAnsi="Verdana" w:cs="Times New Roman"/>
          <w:b/>
          <w:bCs/>
          <w:color w:val="006699"/>
          <w:sz w:val="20"/>
          <w:szCs w:val="20"/>
          <w:bdr w:val="none" w:sz="0" w:space="0" w:color="auto" w:frame="1"/>
        </w:rPr>
        <w:t>class</w:t>
      </w:r>
      <w:r w:rsidRPr="005E43FB">
        <w:rPr>
          <w:rFonts w:ascii="Verdana" w:eastAsia="Times New Roman" w:hAnsi="Verdana" w:cs="Times New Roman"/>
          <w:color w:val="000000"/>
          <w:sz w:val="20"/>
          <w:szCs w:val="20"/>
          <w:bdr w:val="none" w:sz="0" w:space="0" w:color="auto" w:frame="1"/>
        </w:rPr>
        <w:t>, Integer.valueOf(</w:t>
      </w:r>
      <w:r w:rsidRPr="005E43FB">
        <w:rPr>
          <w:rFonts w:ascii="Verdana" w:eastAsia="Times New Roman" w:hAnsi="Verdana" w:cs="Times New Roman"/>
          <w:color w:val="C00000"/>
          <w:sz w:val="20"/>
          <w:szCs w:val="20"/>
          <w:bdr w:val="none" w:sz="0" w:space="0" w:color="auto" w:frame="1"/>
        </w:rPr>
        <w:t>101</w:t>
      </w:r>
      <w:r w:rsidRPr="005E43FB">
        <w:rPr>
          <w:rFonts w:ascii="Verdana" w:eastAsia="Times New Roman" w:hAnsi="Verdana" w:cs="Times New Roman"/>
          <w:color w:val="000000"/>
          <w:sz w:val="20"/>
          <w:szCs w:val="20"/>
          <w:bdr w:val="none" w:sz="0" w:space="0" w:color="auto" w:frame="1"/>
        </w:rPr>
        <w:t>));</w:t>
      </w:r>
      <w:r w:rsidRPr="005E43FB">
        <w:rPr>
          <w:rFonts w:ascii="Verdana" w:eastAsia="Times New Roman" w:hAnsi="Verdana" w:cs="Times New Roman"/>
          <w:color w:val="008200"/>
          <w:sz w:val="20"/>
          <w:szCs w:val="20"/>
          <w:bdr w:val="none" w:sz="0" w:space="0" w:color="auto" w:frame="1"/>
        </w:rPr>
        <w:t>//passing id of employee</w:t>
      </w:r>
      <w:r w:rsidRPr="005E43FB">
        <w:rPr>
          <w:rFonts w:ascii="Verdana" w:eastAsia="Times New Roman" w:hAnsi="Verdana" w:cs="Times New Roman"/>
          <w:color w:val="000000"/>
          <w:sz w:val="20"/>
          <w:szCs w:val="20"/>
          <w:bdr w:val="none" w:sz="0" w:space="0" w:color="auto" w:frame="1"/>
        </w:rPr>
        <w:t>  </w:t>
      </w:r>
    </w:p>
    <w:p w:rsidR="005E43FB" w:rsidRPr="005E43FB" w:rsidRDefault="005E43FB" w:rsidP="005E43FB">
      <w:pPr>
        <w:numPr>
          <w:ilvl w:val="0"/>
          <w:numId w:val="2"/>
        </w:numPr>
        <w:shd w:val="clear" w:color="auto" w:fill="FFFFFF"/>
        <w:spacing w:after="0" w:line="240" w:lineRule="auto"/>
        <w:ind w:left="0"/>
        <w:rPr>
          <w:rFonts w:ascii="Verdana" w:eastAsia="Times New Roman" w:hAnsi="Verdana" w:cs="Times New Roman"/>
          <w:color w:val="000000"/>
          <w:sz w:val="20"/>
          <w:szCs w:val="20"/>
        </w:rPr>
      </w:pPr>
      <w:r w:rsidRPr="005E43FB">
        <w:rPr>
          <w:rFonts w:ascii="Verdana" w:eastAsia="Times New Roman" w:hAnsi="Verdana" w:cs="Times New Roman"/>
          <w:color w:val="000000"/>
          <w:sz w:val="20"/>
          <w:szCs w:val="20"/>
          <w:bdr w:val="none" w:sz="0" w:space="0" w:color="auto" w:frame="1"/>
        </w:rPr>
        <w:t>session1.close();  </w:t>
      </w:r>
    </w:p>
    <w:p w:rsidR="005E43FB" w:rsidRPr="005E43FB" w:rsidRDefault="005E43FB" w:rsidP="005E43FB">
      <w:pPr>
        <w:numPr>
          <w:ilvl w:val="0"/>
          <w:numId w:val="2"/>
        </w:numPr>
        <w:shd w:val="clear" w:color="auto" w:fill="FFFFFF"/>
        <w:spacing w:after="0" w:line="240" w:lineRule="auto"/>
        <w:ind w:left="0"/>
        <w:rPr>
          <w:rFonts w:ascii="Verdana" w:eastAsia="Times New Roman" w:hAnsi="Verdana" w:cs="Times New Roman"/>
          <w:color w:val="000000"/>
          <w:sz w:val="20"/>
          <w:szCs w:val="20"/>
        </w:rPr>
      </w:pPr>
      <w:r w:rsidRPr="005E43FB">
        <w:rPr>
          <w:rFonts w:ascii="Verdana" w:eastAsia="Times New Roman" w:hAnsi="Verdana" w:cs="Times New Roman"/>
          <w:color w:val="000000"/>
          <w:sz w:val="20"/>
          <w:szCs w:val="20"/>
          <w:bdr w:val="none" w:sz="0" w:space="0" w:color="auto" w:frame="1"/>
        </w:rPr>
        <w:t>   </w:t>
      </w:r>
    </w:p>
    <w:p w:rsidR="005E43FB" w:rsidRPr="005E43FB" w:rsidRDefault="005E43FB" w:rsidP="005E43FB">
      <w:pPr>
        <w:numPr>
          <w:ilvl w:val="0"/>
          <w:numId w:val="2"/>
        </w:numPr>
        <w:shd w:val="clear" w:color="auto" w:fill="FFFFFF"/>
        <w:spacing w:after="0" w:line="240" w:lineRule="auto"/>
        <w:ind w:left="0"/>
        <w:rPr>
          <w:rFonts w:ascii="Verdana" w:eastAsia="Times New Roman" w:hAnsi="Verdana" w:cs="Times New Roman"/>
          <w:color w:val="000000"/>
          <w:sz w:val="20"/>
          <w:szCs w:val="20"/>
        </w:rPr>
      </w:pPr>
      <w:r w:rsidRPr="005E43FB">
        <w:rPr>
          <w:rFonts w:ascii="Verdana" w:eastAsia="Times New Roman" w:hAnsi="Verdana" w:cs="Times New Roman"/>
          <w:color w:val="000000"/>
          <w:sz w:val="20"/>
          <w:szCs w:val="20"/>
          <w:bdr w:val="none" w:sz="0" w:space="0" w:color="auto" w:frame="1"/>
        </w:rPr>
        <w:t>e1.setSalary(</w:t>
      </w:r>
      <w:r w:rsidRPr="005E43FB">
        <w:rPr>
          <w:rFonts w:ascii="Verdana" w:eastAsia="Times New Roman" w:hAnsi="Verdana" w:cs="Times New Roman"/>
          <w:color w:val="C00000"/>
          <w:sz w:val="20"/>
          <w:szCs w:val="20"/>
          <w:bdr w:val="none" w:sz="0" w:space="0" w:color="auto" w:frame="1"/>
        </w:rPr>
        <w:t>70000</w:t>
      </w:r>
      <w:r w:rsidRPr="005E43FB">
        <w:rPr>
          <w:rFonts w:ascii="Verdana" w:eastAsia="Times New Roman" w:hAnsi="Verdana" w:cs="Times New Roman"/>
          <w:color w:val="000000"/>
          <w:sz w:val="20"/>
          <w:szCs w:val="20"/>
          <w:bdr w:val="none" w:sz="0" w:space="0" w:color="auto" w:frame="1"/>
        </w:rPr>
        <w:t>);  </w:t>
      </w:r>
    </w:p>
    <w:p w:rsidR="005E43FB" w:rsidRPr="005E43FB" w:rsidRDefault="005E43FB" w:rsidP="005E43FB">
      <w:pPr>
        <w:numPr>
          <w:ilvl w:val="0"/>
          <w:numId w:val="2"/>
        </w:numPr>
        <w:shd w:val="clear" w:color="auto" w:fill="FFFFFF"/>
        <w:spacing w:after="0" w:line="240" w:lineRule="auto"/>
        <w:ind w:left="0"/>
        <w:rPr>
          <w:rFonts w:ascii="Verdana" w:eastAsia="Times New Roman" w:hAnsi="Verdana" w:cs="Times New Roman"/>
          <w:color w:val="000000"/>
          <w:sz w:val="20"/>
          <w:szCs w:val="20"/>
        </w:rPr>
      </w:pPr>
      <w:r w:rsidRPr="005E43FB">
        <w:rPr>
          <w:rFonts w:ascii="Verdana" w:eastAsia="Times New Roman" w:hAnsi="Verdana" w:cs="Times New Roman"/>
          <w:color w:val="000000"/>
          <w:sz w:val="20"/>
          <w:szCs w:val="20"/>
          <w:bdr w:val="none" w:sz="0" w:space="0" w:color="auto" w:frame="1"/>
        </w:rPr>
        <w:t>   </w:t>
      </w:r>
    </w:p>
    <w:p w:rsidR="005E43FB" w:rsidRPr="005E43FB" w:rsidRDefault="005E43FB" w:rsidP="005E43FB">
      <w:pPr>
        <w:numPr>
          <w:ilvl w:val="0"/>
          <w:numId w:val="2"/>
        </w:numPr>
        <w:shd w:val="clear" w:color="auto" w:fill="FFFFFF"/>
        <w:spacing w:after="0" w:line="240" w:lineRule="auto"/>
        <w:ind w:left="0"/>
        <w:rPr>
          <w:rFonts w:ascii="Verdana" w:eastAsia="Times New Roman" w:hAnsi="Verdana" w:cs="Times New Roman"/>
          <w:color w:val="000000"/>
          <w:sz w:val="20"/>
          <w:szCs w:val="20"/>
        </w:rPr>
      </w:pPr>
      <w:r w:rsidRPr="005E43FB">
        <w:rPr>
          <w:rFonts w:ascii="Verdana" w:eastAsia="Times New Roman" w:hAnsi="Verdana" w:cs="Times New Roman"/>
          <w:color w:val="000000"/>
          <w:sz w:val="20"/>
          <w:szCs w:val="20"/>
          <w:bdr w:val="none" w:sz="0" w:space="0" w:color="auto" w:frame="1"/>
        </w:rPr>
        <w:t>Session session2 = factory.openSession();  </w:t>
      </w:r>
    </w:p>
    <w:p w:rsidR="005E43FB" w:rsidRPr="005E43FB" w:rsidRDefault="005E43FB" w:rsidP="005E43FB">
      <w:pPr>
        <w:numPr>
          <w:ilvl w:val="0"/>
          <w:numId w:val="2"/>
        </w:numPr>
        <w:shd w:val="clear" w:color="auto" w:fill="FFFFFF"/>
        <w:spacing w:after="0" w:line="240" w:lineRule="auto"/>
        <w:ind w:left="0"/>
        <w:rPr>
          <w:rFonts w:ascii="Verdana" w:eastAsia="Times New Roman" w:hAnsi="Verdana" w:cs="Times New Roman"/>
          <w:color w:val="000000"/>
          <w:sz w:val="20"/>
          <w:szCs w:val="20"/>
        </w:rPr>
      </w:pPr>
      <w:r w:rsidRPr="005E43FB">
        <w:rPr>
          <w:rFonts w:ascii="Verdana" w:eastAsia="Times New Roman" w:hAnsi="Verdana" w:cs="Times New Roman"/>
          <w:color w:val="000000"/>
          <w:sz w:val="20"/>
          <w:szCs w:val="20"/>
          <w:bdr w:val="none" w:sz="0" w:space="0" w:color="auto" w:frame="1"/>
        </w:rPr>
        <w:t>Employee e2 = (Employee) session1.get(Employee.</w:t>
      </w:r>
      <w:r w:rsidRPr="005E43FB">
        <w:rPr>
          <w:rFonts w:ascii="Verdana" w:eastAsia="Times New Roman" w:hAnsi="Verdana" w:cs="Times New Roman"/>
          <w:b/>
          <w:bCs/>
          <w:color w:val="006699"/>
          <w:sz w:val="20"/>
          <w:szCs w:val="20"/>
          <w:bdr w:val="none" w:sz="0" w:space="0" w:color="auto" w:frame="1"/>
        </w:rPr>
        <w:t>class</w:t>
      </w:r>
      <w:r w:rsidRPr="005E43FB">
        <w:rPr>
          <w:rFonts w:ascii="Verdana" w:eastAsia="Times New Roman" w:hAnsi="Verdana" w:cs="Times New Roman"/>
          <w:color w:val="000000"/>
          <w:sz w:val="20"/>
          <w:szCs w:val="20"/>
          <w:bdr w:val="none" w:sz="0" w:space="0" w:color="auto" w:frame="1"/>
        </w:rPr>
        <w:t>, Integer.valueOf(</w:t>
      </w:r>
      <w:r w:rsidRPr="005E43FB">
        <w:rPr>
          <w:rFonts w:ascii="Verdana" w:eastAsia="Times New Roman" w:hAnsi="Verdana" w:cs="Times New Roman"/>
          <w:color w:val="C00000"/>
          <w:sz w:val="20"/>
          <w:szCs w:val="20"/>
          <w:bdr w:val="none" w:sz="0" w:space="0" w:color="auto" w:frame="1"/>
        </w:rPr>
        <w:t>101</w:t>
      </w:r>
      <w:r w:rsidRPr="005E43FB">
        <w:rPr>
          <w:rFonts w:ascii="Verdana" w:eastAsia="Times New Roman" w:hAnsi="Verdana" w:cs="Times New Roman"/>
          <w:color w:val="000000"/>
          <w:sz w:val="20"/>
          <w:szCs w:val="20"/>
          <w:bdr w:val="none" w:sz="0" w:space="0" w:color="auto" w:frame="1"/>
        </w:rPr>
        <w:t>));</w:t>
      </w:r>
      <w:r w:rsidRPr="005E43FB">
        <w:rPr>
          <w:rFonts w:ascii="Verdana" w:eastAsia="Times New Roman" w:hAnsi="Verdana" w:cs="Times New Roman"/>
          <w:color w:val="008200"/>
          <w:sz w:val="20"/>
          <w:szCs w:val="20"/>
          <w:bdr w:val="none" w:sz="0" w:space="0" w:color="auto" w:frame="1"/>
        </w:rPr>
        <w:t>//passing same id</w:t>
      </w:r>
      <w:r w:rsidRPr="005E43FB">
        <w:rPr>
          <w:rFonts w:ascii="Verdana" w:eastAsia="Times New Roman" w:hAnsi="Verdana" w:cs="Times New Roman"/>
          <w:color w:val="000000"/>
          <w:sz w:val="20"/>
          <w:szCs w:val="20"/>
          <w:bdr w:val="none" w:sz="0" w:space="0" w:color="auto" w:frame="1"/>
        </w:rPr>
        <w:t>  </w:t>
      </w:r>
    </w:p>
    <w:p w:rsidR="005E43FB" w:rsidRPr="005E43FB" w:rsidRDefault="005E43FB" w:rsidP="005E43FB">
      <w:pPr>
        <w:numPr>
          <w:ilvl w:val="0"/>
          <w:numId w:val="2"/>
        </w:numPr>
        <w:shd w:val="clear" w:color="auto" w:fill="FFFFFF"/>
        <w:spacing w:after="0" w:line="240" w:lineRule="auto"/>
        <w:ind w:left="0"/>
        <w:rPr>
          <w:rFonts w:ascii="Verdana" w:eastAsia="Times New Roman" w:hAnsi="Verdana" w:cs="Times New Roman"/>
          <w:color w:val="000000"/>
          <w:sz w:val="20"/>
          <w:szCs w:val="20"/>
        </w:rPr>
      </w:pPr>
      <w:r w:rsidRPr="005E43FB">
        <w:rPr>
          <w:rFonts w:ascii="Verdana" w:eastAsia="Times New Roman" w:hAnsi="Verdana" w:cs="Times New Roman"/>
          <w:color w:val="000000"/>
          <w:sz w:val="20"/>
          <w:szCs w:val="20"/>
          <w:bdr w:val="none" w:sz="0" w:space="0" w:color="auto" w:frame="1"/>
        </w:rPr>
        <w:t>  </w:t>
      </w:r>
    </w:p>
    <w:p w:rsidR="005E43FB" w:rsidRPr="005E43FB" w:rsidRDefault="005E43FB" w:rsidP="005E43FB">
      <w:pPr>
        <w:numPr>
          <w:ilvl w:val="0"/>
          <w:numId w:val="2"/>
        </w:numPr>
        <w:shd w:val="clear" w:color="auto" w:fill="FFFFFF"/>
        <w:spacing w:after="0" w:line="240" w:lineRule="auto"/>
        <w:ind w:left="0"/>
        <w:rPr>
          <w:rFonts w:ascii="Verdana" w:eastAsia="Times New Roman" w:hAnsi="Verdana" w:cs="Times New Roman"/>
          <w:color w:val="000000"/>
          <w:sz w:val="20"/>
          <w:szCs w:val="20"/>
        </w:rPr>
      </w:pPr>
      <w:r w:rsidRPr="005E43FB">
        <w:rPr>
          <w:rFonts w:ascii="Verdana" w:eastAsia="Times New Roman" w:hAnsi="Verdana" w:cs="Times New Roman"/>
          <w:color w:val="000000"/>
          <w:sz w:val="20"/>
          <w:szCs w:val="20"/>
          <w:bdr w:val="none" w:sz="0" w:space="0" w:color="auto" w:frame="1"/>
        </w:rPr>
        <w:t>Transaction tx=session2.beginTransaction();  </w:t>
      </w:r>
    </w:p>
    <w:p w:rsidR="005E43FB" w:rsidRPr="005E43FB" w:rsidRDefault="005E43FB" w:rsidP="005E43FB">
      <w:pPr>
        <w:numPr>
          <w:ilvl w:val="0"/>
          <w:numId w:val="2"/>
        </w:numPr>
        <w:shd w:val="clear" w:color="auto" w:fill="FFFFFF"/>
        <w:spacing w:after="0" w:line="240" w:lineRule="auto"/>
        <w:ind w:left="0"/>
        <w:rPr>
          <w:rFonts w:ascii="Verdana" w:eastAsia="Times New Roman" w:hAnsi="Verdana" w:cs="Times New Roman"/>
          <w:color w:val="000000"/>
          <w:sz w:val="20"/>
          <w:szCs w:val="20"/>
        </w:rPr>
      </w:pPr>
      <w:r w:rsidRPr="005E43FB">
        <w:rPr>
          <w:rFonts w:ascii="Verdana" w:eastAsia="Times New Roman" w:hAnsi="Verdana" w:cs="Times New Roman"/>
          <w:color w:val="000000"/>
          <w:sz w:val="20"/>
          <w:szCs w:val="20"/>
          <w:bdr w:val="none" w:sz="0" w:space="0" w:color="auto" w:frame="1"/>
        </w:rPr>
        <w:t>session2.merge(e1);  </w:t>
      </w:r>
    </w:p>
    <w:p w:rsidR="005E43FB" w:rsidRPr="005E43FB" w:rsidRDefault="005E43FB" w:rsidP="005E43FB">
      <w:pPr>
        <w:numPr>
          <w:ilvl w:val="0"/>
          <w:numId w:val="2"/>
        </w:numPr>
        <w:shd w:val="clear" w:color="auto" w:fill="FFFFFF"/>
        <w:spacing w:after="0" w:line="240" w:lineRule="auto"/>
        <w:ind w:left="0"/>
        <w:rPr>
          <w:rFonts w:ascii="Verdana" w:eastAsia="Times New Roman" w:hAnsi="Verdana" w:cs="Times New Roman"/>
          <w:color w:val="000000"/>
          <w:sz w:val="20"/>
          <w:szCs w:val="20"/>
        </w:rPr>
      </w:pPr>
      <w:r w:rsidRPr="005E43FB">
        <w:rPr>
          <w:rFonts w:ascii="Verdana" w:eastAsia="Times New Roman" w:hAnsi="Verdana" w:cs="Times New Roman"/>
          <w:color w:val="000000"/>
          <w:sz w:val="20"/>
          <w:szCs w:val="20"/>
          <w:bdr w:val="none" w:sz="0" w:space="0" w:color="auto" w:frame="1"/>
        </w:rPr>
        <w:t>  </w:t>
      </w:r>
    </w:p>
    <w:p w:rsidR="005E43FB" w:rsidRPr="005E43FB" w:rsidRDefault="005E43FB" w:rsidP="005E43FB">
      <w:pPr>
        <w:numPr>
          <w:ilvl w:val="0"/>
          <w:numId w:val="2"/>
        </w:numPr>
        <w:shd w:val="clear" w:color="auto" w:fill="FFFFFF"/>
        <w:spacing w:after="0" w:line="240" w:lineRule="auto"/>
        <w:ind w:left="0"/>
        <w:rPr>
          <w:rFonts w:ascii="Verdana" w:eastAsia="Times New Roman" w:hAnsi="Verdana" w:cs="Times New Roman"/>
          <w:color w:val="000000"/>
          <w:sz w:val="20"/>
          <w:szCs w:val="20"/>
        </w:rPr>
      </w:pPr>
      <w:r w:rsidRPr="005E43FB">
        <w:rPr>
          <w:rFonts w:ascii="Verdana" w:eastAsia="Times New Roman" w:hAnsi="Verdana" w:cs="Times New Roman"/>
          <w:color w:val="000000"/>
          <w:sz w:val="20"/>
          <w:szCs w:val="20"/>
          <w:bdr w:val="none" w:sz="0" w:space="0" w:color="auto" w:frame="1"/>
        </w:rPr>
        <w:t>tx.commit();  </w:t>
      </w:r>
    </w:p>
    <w:p w:rsidR="005E43FB" w:rsidRPr="005E43FB" w:rsidRDefault="005E43FB" w:rsidP="005E43FB">
      <w:pPr>
        <w:numPr>
          <w:ilvl w:val="0"/>
          <w:numId w:val="2"/>
        </w:numPr>
        <w:shd w:val="clear" w:color="auto" w:fill="FFFFFF"/>
        <w:spacing w:after="150" w:line="240" w:lineRule="auto"/>
        <w:ind w:left="0"/>
        <w:rPr>
          <w:rFonts w:ascii="Verdana" w:eastAsia="Times New Roman" w:hAnsi="Verdana" w:cs="Times New Roman"/>
          <w:color w:val="000000"/>
          <w:sz w:val="20"/>
          <w:szCs w:val="20"/>
        </w:rPr>
      </w:pPr>
      <w:r w:rsidRPr="005E43FB">
        <w:rPr>
          <w:rFonts w:ascii="Verdana" w:eastAsia="Times New Roman" w:hAnsi="Verdana" w:cs="Times New Roman"/>
          <w:color w:val="000000"/>
          <w:sz w:val="20"/>
          <w:szCs w:val="20"/>
          <w:bdr w:val="none" w:sz="0" w:space="0" w:color="auto" w:frame="1"/>
        </w:rPr>
        <w:t>session2.close();  </w:t>
      </w:r>
    </w:p>
    <w:p w:rsidR="005E43FB" w:rsidRPr="005E43FB" w:rsidRDefault="005E43FB" w:rsidP="005E43FB">
      <w:pPr>
        <w:shd w:val="clear" w:color="auto" w:fill="FFFFFF"/>
        <w:spacing w:before="100" w:beforeAutospacing="1" w:after="100" w:afterAutospacing="1" w:line="345" w:lineRule="atLeast"/>
        <w:rPr>
          <w:rFonts w:ascii="Verdana" w:eastAsia="Times New Roman" w:hAnsi="Verdana" w:cs="Times New Roman"/>
          <w:color w:val="000000"/>
          <w:sz w:val="20"/>
          <w:szCs w:val="20"/>
        </w:rPr>
      </w:pPr>
      <w:r w:rsidRPr="005E43FB">
        <w:rPr>
          <w:rFonts w:ascii="Verdana" w:eastAsia="Times New Roman" w:hAnsi="Verdana" w:cs="Times New Roman"/>
          <w:color w:val="000000"/>
          <w:sz w:val="20"/>
          <w:szCs w:val="20"/>
        </w:rPr>
        <w:t>After closing session1, e1 is in detached state. It will not be in session1 cache. So if you call update() method, it will throw an error.</w:t>
      </w:r>
    </w:p>
    <w:p w:rsidR="005E43FB" w:rsidRPr="005E43FB" w:rsidRDefault="005E43FB" w:rsidP="005E43FB">
      <w:pPr>
        <w:shd w:val="clear" w:color="auto" w:fill="FFFFFF"/>
        <w:spacing w:before="100" w:beforeAutospacing="1" w:after="100" w:afterAutospacing="1" w:line="345" w:lineRule="atLeast"/>
        <w:rPr>
          <w:rFonts w:ascii="Verdana" w:eastAsia="Times New Roman" w:hAnsi="Verdana" w:cs="Times New Roman"/>
          <w:color w:val="000000"/>
          <w:sz w:val="20"/>
          <w:szCs w:val="20"/>
        </w:rPr>
      </w:pPr>
      <w:r w:rsidRPr="005E43FB">
        <w:rPr>
          <w:rFonts w:ascii="Verdana" w:eastAsia="Times New Roman" w:hAnsi="Verdana" w:cs="Times New Roman"/>
          <w:color w:val="000000"/>
          <w:sz w:val="20"/>
          <w:szCs w:val="20"/>
        </w:rPr>
        <w:lastRenderedPageBreak/>
        <w:t>Then, we opened another session and loaded the same Employee instance. If we call merge in session2, changes of e1 will be merged in e2.</w:t>
      </w:r>
    </w:p>
    <w:p w:rsidR="005E43FB" w:rsidRPr="005E43FB" w:rsidRDefault="00C908D4" w:rsidP="005E43F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29" style="width:0;height:.75pt" o:hralign="center" o:hrstd="t" o:hrnoshade="t" o:hr="t" fillcolor="#d4d4d4" stroked="f"/>
        </w:pict>
      </w:r>
    </w:p>
    <w:p w:rsidR="005E43FB" w:rsidRPr="005E43FB" w:rsidRDefault="005E43FB" w:rsidP="005E43FB">
      <w:pPr>
        <w:shd w:val="clear" w:color="auto" w:fill="FFFFFF"/>
        <w:spacing w:before="100" w:beforeAutospacing="1" w:after="100" w:afterAutospacing="1" w:line="345" w:lineRule="atLeast"/>
        <w:outlineLvl w:val="2"/>
        <w:rPr>
          <w:rFonts w:ascii="Helvetica" w:eastAsia="Times New Roman" w:hAnsi="Helvetica" w:cs="Helvetica"/>
          <w:color w:val="610B4B"/>
          <w:sz w:val="32"/>
          <w:szCs w:val="32"/>
        </w:rPr>
      </w:pPr>
      <w:r w:rsidRPr="005E43FB">
        <w:rPr>
          <w:rFonts w:ascii="Helvetica" w:eastAsia="Times New Roman" w:hAnsi="Helvetica" w:cs="Helvetica"/>
          <w:color w:val="610B4B"/>
          <w:sz w:val="32"/>
          <w:szCs w:val="32"/>
        </w:rPr>
        <w:t>12) What are the states of object in hibernate?</w:t>
      </w:r>
    </w:p>
    <w:p w:rsidR="005E43FB" w:rsidRPr="005E43FB" w:rsidRDefault="005E43FB" w:rsidP="005E43FB">
      <w:pPr>
        <w:shd w:val="clear" w:color="auto" w:fill="FFFFFF"/>
        <w:spacing w:before="100" w:beforeAutospacing="1" w:after="100" w:afterAutospacing="1" w:line="345" w:lineRule="atLeast"/>
        <w:rPr>
          <w:rFonts w:ascii="Verdana" w:eastAsia="Times New Roman" w:hAnsi="Verdana" w:cs="Times New Roman"/>
          <w:color w:val="000000"/>
          <w:sz w:val="20"/>
          <w:szCs w:val="20"/>
        </w:rPr>
      </w:pPr>
      <w:r w:rsidRPr="005E43FB">
        <w:rPr>
          <w:rFonts w:ascii="Verdana" w:eastAsia="Times New Roman" w:hAnsi="Verdana" w:cs="Times New Roman"/>
          <w:color w:val="000000"/>
          <w:sz w:val="20"/>
          <w:szCs w:val="20"/>
        </w:rPr>
        <w:t>There are 3 states of object (instance) in hibernate.</w:t>
      </w:r>
    </w:p>
    <w:p w:rsidR="005E43FB" w:rsidRPr="005E43FB" w:rsidRDefault="005E43FB" w:rsidP="005E43FB">
      <w:pPr>
        <w:numPr>
          <w:ilvl w:val="0"/>
          <w:numId w:val="3"/>
        </w:numPr>
        <w:shd w:val="clear" w:color="auto" w:fill="FFFFFF"/>
        <w:spacing w:before="45" w:after="100" w:afterAutospacing="1" w:line="240" w:lineRule="auto"/>
        <w:rPr>
          <w:rFonts w:ascii="Verdana" w:eastAsia="Times New Roman" w:hAnsi="Verdana" w:cs="Times New Roman"/>
          <w:color w:val="000000"/>
          <w:sz w:val="20"/>
          <w:szCs w:val="20"/>
        </w:rPr>
      </w:pPr>
      <w:r w:rsidRPr="005E43FB">
        <w:rPr>
          <w:rFonts w:ascii="Verdana" w:eastAsia="Times New Roman" w:hAnsi="Verdana" w:cs="Times New Roman"/>
          <w:b/>
          <w:bCs/>
          <w:color w:val="000000"/>
          <w:sz w:val="20"/>
          <w:szCs w:val="20"/>
        </w:rPr>
        <w:t>Transient</w:t>
      </w:r>
      <w:r w:rsidRPr="005E43FB">
        <w:rPr>
          <w:rFonts w:ascii="Verdana" w:eastAsia="Times New Roman" w:hAnsi="Verdana" w:cs="Times New Roman"/>
          <w:color w:val="000000"/>
          <w:sz w:val="20"/>
          <w:szCs w:val="20"/>
        </w:rPr>
        <w:t>: The object is in transient state if it is just created but has no primary key (identifier) and not associated with session.</w:t>
      </w:r>
    </w:p>
    <w:p w:rsidR="005E43FB" w:rsidRPr="005E43FB" w:rsidRDefault="005E43FB" w:rsidP="005E43FB">
      <w:pPr>
        <w:numPr>
          <w:ilvl w:val="0"/>
          <w:numId w:val="3"/>
        </w:numPr>
        <w:shd w:val="clear" w:color="auto" w:fill="FFFFFF"/>
        <w:spacing w:before="45" w:after="100" w:afterAutospacing="1" w:line="240" w:lineRule="auto"/>
        <w:rPr>
          <w:rFonts w:ascii="Verdana" w:eastAsia="Times New Roman" w:hAnsi="Verdana" w:cs="Times New Roman"/>
          <w:color w:val="000000"/>
          <w:sz w:val="20"/>
          <w:szCs w:val="20"/>
        </w:rPr>
      </w:pPr>
      <w:r w:rsidRPr="005E43FB">
        <w:rPr>
          <w:rFonts w:ascii="Verdana" w:eastAsia="Times New Roman" w:hAnsi="Verdana" w:cs="Times New Roman"/>
          <w:b/>
          <w:bCs/>
          <w:color w:val="000000"/>
          <w:sz w:val="20"/>
          <w:szCs w:val="20"/>
        </w:rPr>
        <w:t>Persistent</w:t>
      </w:r>
      <w:r w:rsidRPr="005E43FB">
        <w:rPr>
          <w:rFonts w:ascii="Verdana" w:eastAsia="Times New Roman" w:hAnsi="Verdana" w:cs="Times New Roman"/>
          <w:color w:val="000000"/>
          <w:sz w:val="20"/>
          <w:szCs w:val="20"/>
        </w:rPr>
        <w:t>: The object is in persistent state if session is open, and you just saved the instance in the database or retrieved the instance from the database.</w:t>
      </w:r>
    </w:p>
    <w:p w:rsidR="005E43FB" w:rsidRPr="005E43FB" w:rsidRDefault="005E43FB" w:rsidP="005E43FB">
      <w:pPr>
        <w:numPr>
          <w:ilvl w:val="0"/>
          <w:numId w:val="3"/>
        </w:numPr>
        <w:shd w:val="clear" w:color="auto" w:fill="FFFFFF"/>
        <w:spacing w:before="45" w:after="100" w:afterAutospacing="1" w:line="240" w:lineRule="auto"/>
        <w:rPr>
          <w:rFonts w:ascii="Verdana" w:eastAsia="Times New Roman" w:hAnsi="Verdana" w:cs="Times New Roman"/>
          <w:color w:val="000000"/>
          <w:sz w:val="20"/>
          <w:szCs w:val="20"/>
        </w:rPr>
      </w:pPr>
      <w:r w:rsidRPr="005E43FB">
        <w:rPr>
          <w:rFonts w:ascii="Verdana" w:eastAsia="Times New Roman" w:hAnsi="Verdana" w:cs="Times New Roman"/>
          <w:b/>
          <w:bCs/>
          <w:color w:val="000000"/>
          <w:sz w:val="20"/>
          <w:szCs w:val="20"/>
        </w:rPr>
        <w:t>Detached</w:t>
      </w:r>
      <w:r w:rsidRPr="005E43FB">
        <w:rPr>
          <w:rFonts w:ascii="Verdana" w:eastAsia="Times New Roman" w:hAnsi="Verdana" w:cs="Times New Roman"/>
          <w:color w:val="000000"/>
          <w:sz w:val="20"/>
          <w:szCs w:val="20"/>
        </w:rPr>
        <w:t>: The object is in detached state if session is closed. After detached state, object comes to persistent state if you call lock() or update() method.</w:t>
      </w:r>
    </w:p>
    <w:p w:rsidR="005E43FB" w:rsidRPr="005E43FB" w:rsidRDefault="005E43FB" w:rsidP="005E43FB">
      <w:pPr>
        <w:shd w:val="clear" w:color="auto" w:fill="FFFFFF"/>
        <w:spacing w:before="100" w:beforeAutospacing="1" w:after="100" w:afterAutospacing="1" w:line="345" w:lineRule="atLeast"/>
        <w:outlineLvl w:val="2"/>
        <w:rPr>
          <w:rFonts w:ascii="Helvetica" w:eastAsia="Times New Roman" w:hAnsi="Helvetica" w:cs="Helvetica"/>
          <w:color w:val="610B4B"/>
          <w:sz w:val="32"/>
          <w:szCs w:val="32"/>
        </w:rPr>
      </w:pPr>
      <w:r w:rsidRPr="005E43FB">
        <w:rPr>
          <w:rFonts w:ascii="Helvetica" w:eastAsia="Times New Roman" w:hAnsi="Helvetica" w:cs="Helvetica"/>
          <w:color w:val="610B4B"/>
          <w:sz w:val="32"/>
          <w:szCs w:val="32"/>
        </w:rPr>
        <w:t>14) How to make a immutable class in hibernate?</w:t>
      </w:r>
    </w:p>
    <w:p w:rsidR="005E43FB" w:rsidRPr="005E43FB" w:rsidRDefault="005E43FB" w:rsidP="005E43FB">
      <w:pPr>
        <w:shd w:val="clear" w:color="auto" w:fill="FFFFFF"/>
        <w:spacing w:before="100" w:beforeAutospacing="1" w:after="100" w:afterAutospacing="1" w:line="345" w:lineRule="atLeast"/>
        <w:rPr>
          <w:rFonts w:ascii="Verdana" w:eastAsia="Times New Roman" w:hAnsi="Verdana" w:cs="Times New Roman"/>
          <w:color w:val="000000"/>
          <w:sz w:val="20"/>
          <w:szCs w:val="20"/>
        </w:rPr>
      </w:pPr>
      <w:r w:rsidRPr="005E43FB">
        <w:rPr>
          <w:rFonts w:ascii="Verdana" w:eastAsia="Times New Roman" w:hAnsi="Verdana" w:cs="Times New Roman"/>
          <w:color w:val="000000"/>
          <w:sz w:val="20"/>
          <w:szCs w:val="20"/>
        </w:rPr>
        <w:t>If you mark a class as mutable="false", class will be treated as an immutable class. By default, it is mutable="true".</w:t>
      </w:r>
    </w:p>
    <w:p w:rsidR="005E43FB" w:rsidRPr="005E43FB" w:rsidRDefault="00C908D4" w:rsidP="005E43F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30" style="width:0;height:.75pt" o:hralign="center" o:hrstd="t" o:hrnoshade="t" o:hr="t" fillcolor="#d4d4d4" stroked="f"/>
        </w:pict>
      </w:r>
    </w:p>
    <w:p w:rsidR="005E43FB" w:rsidRPr="005E43FB" w:rsidRDefault="005E43FB" w:rsidP="005E43FB">
      <w:pPr>
        <w:shd w:val="clear" w:color="auto" w:fill="FFFFFF"/>
        <w:spacing w:before="100" w:beforeAutospacing="1" w:after="100" w:afterAutospacing="1" w:line="345" w:lineRule="atLeast"/>
        <w:outlineLvl w:val="2"/>
        <w:rPr>
          <w:rFonts w:ascii="Helvetica" w:eastAsia="Times New Roman" w:hAnsi="Helvetica" w:cs="Helvetica"/>
          <w:color w:val="610B4B"/>
          <w:sz w:val="32"/>
          <w:szCs w:val="32"/>
        </w:rPr>
      </w:pPr>
      <w:r w:rsidRPr="005E43FB">
        <w:rPr>
          <w:rFonts w:ascii="Helvetica" w:eastAsia="Times New Roman" w:hAnsi="Helvetica" w:cs="Helvetica"/>
          <w:color w:val="610B4B"/>
          <w:sz w:val="32"/>
          <w:szCs w:val="32"/>
        </w:rPr>
        <w:t>15) What is automatic dirty checking in hibernate?</w:t>
      </w:r>
    </w:p>
    <w:p w:rsidR="005E43FB" w:rsidRPr="005E43FB" w:rsidRDefault="005E43FB" w:rsidP="005E43FB">
      <w:pPr>
        <w:shd w:val="clear" w:color="auto" w:fill="FFFFFF"/>
        <w:spacing w:before="100" w:beforeAutospacing="1" w:after="100" w:afterAutospacing="1" w:line="345" w:lineRule="atLeast"/>
        <w:rPr>
          <w:rFonts w:ascii="Verdana" w:eastAsia="Times New Roman" w:hAnsi="Verdana" w:cs="Times New Roman"/>
          <w:color w:val="000000"/>
          <w:sz w:val="20"/>
          <w:szCs w:val="20"/>
        </w:rPr>
      </w:pPr>
      <w:r w:rsidRPr="005E43FB">
        <w:rPr>
          <w:rFonts w:ascii="Verdana" w:eastAsia="Times New Roman" w:hAnsi="Verdana" w:cs="Times New Roman"/>
          <w:color w:val="000000"/>
          <w:sz w:val="20"/>
          <w:szCs w:val="20"/>
        </w:rPr>
        <w:t>The automatic dirty checking feature of hibernate, calls update statement automatically on the objects that are modified in a transaction.</w:t>
      </w:r>
    </w:p>
    <w:p w:rsidR="005E43FB" w:rsidRPr="005E43FB" w:rsidRDefault="005E43FB" w:rsidP="005E43FB">
      <w:pPr>
        <w:shd w:val="clear" w:color="auto" w:fill="FFFFFF"/>
        <w:spacing w:before="100" w:beforeAutospacing="1" w:after="100" w:afterAutospacing="1" w:line="345" w:lineRule="atLeast"/>
        <w:rPr>
          <w:rFonts w:ascii="Verdana" w:eastAsia="Times New Roman" w:hAnsi="Verdana" w:cs="Times New Roman"/>
          <w:color w:val="000000"/>
          <w:sz w:val="20"/>
          <w:szCs w:val="20"/>
        </w:rPr>
      </w:pPr>
      <w:r w:rsidRPr="005E43FB">
        <w:rPr>
          <w:rFonts w:ascii="Verdana" w:eastAsia="Times New Roman" w:hAnsi="Verdana" w:cs="Times New Roman"/>
          <w:color w:val="000000"/>
          <w:sz w:val="20"/>
          <w:szCs w:val="20"/>
        </w:rPr>
        <w:t>Let's understand it by the example given below:</w:t>
      </w:r>
    </w:p>
    <w:p w:rsidR="005E43FB" w:rsidRPr="005E43FB" w:rsidRDefault="005E43FB" w:rsidP="005E43FB">
      <w:pPr>
        <w:numPr>
          <w:ilvl w:val="0"/>
          <w:numId w:val="5"/>
        </w:numPr>
        <w:shd w:val="clear" w:color="auto" w:fill="FFFFFF"/>
        <w:spacing w:after="0" w:line="240" w:lineRule="auto"/>
        <w:ind w:left="0"/>
        <w:rPr>
          <w:rFonts w:ascii="Verdana" w:eastAsia="Times New Roman" w:hAnsi="Verdana" w:cs="Times New Roman"/>
          <w:color w:val="000000"/>
          <w:sz w:val="20"/>
          <w:szCs w:val="20"/>
        </w:rPr>
      </w:pPr>
      <w:r w:rsidRPr="005E43FB">
        <w:rPr>
          <w:rFonts w:ascii="Verdana" w:eastAsia="Times New Roman" w:hAnsi="Verdana" w:cs="Times New Roman"/>
          <w:color w:val="000000"/>
          <w:sz w:val="20"/>
          <w:szCs w:val="20"/>
          <w:bdr w:val="none" w:sz="0" w:space="0" w:color="auto" w:frame="1"/>
        </w:rPr>
        <w:t>...  </w:t>
      </w:r>
    </w:p>
    <w:p w:rsidR="005E43FB" w:rsidRPr="005E43FB" w:rsidRDefault="005E43FB" w:rsidP="005E43FB">
      <w:pPr>
        <w:numPr>
          <w:ilvl w:val="0"/>
          <w:numId w:val="5"/>
        </w:numPr>
        <w:shd w:val="clear" w:color="auto" w:fill="FFFFFF"/>
        <w:spacing w:after="0" w:line="240" w:lineRule="auto"/>
        <w:ind w:left="0"/>
        <w:rPr>
          <w:rFonts w:ascii="Verdana" w:eastAsia="Times New Roman" w:hAnsi="Verdana" w:cs="Times New Roman"/>
          <w:color w:val="000000"/>
          <w:sz w:val="20"/>
          <w:szCs w:val="20"/>
        </w:rPr>
      </w:pPr>
      <w:r w:rsidRPr="005E43FB">
        <w:rPr>
          <w:rFonts w:ascii="Verdana" w:eastAsia="Times New Roman" w:hAnsi="Verdana" w:cs="Times New Roman"/>
          <w:color w:val="000000"/>
          <w:sz w:val="20"/>
          <w:szCs w:val="20"/>
          <w:bdr w:val="none" w:sz="0" w:space="0" w:color="auto" w:frame="1"/>
        </w:rPr>
        <w:t>SessionFactory factory = cfg.buildSessionFactory();  </w:t>
      </w:r>
    </w:p>
    <w:p w:rsidR="005E43FB" w:rsidRPr="005E43FB" w:rsidRDefault="005E43FB" w:rsidP="005E43FB">
      <w:pPr>
        <w:numPr>
          <w:ilvl w:val="0"/>
          <w:numId w:val="5"/>
        </w:numPr>
        <w:shd w:val="clear" w:color="auto" w:fill="FFFFFF"/>
        <w:spacing w:after="0" w:line="240" w:lineRule="auto"/>
        <w:ind w:left="0"/>
        <w:rPr>
          <w:rFonts w:ascii="Verdana" w:eastAsia="Times New Roman" w:hAnsi="Verdana" w:cs="Times New Roman"/>
          <w:color w:val="000000"/>
          <w:sz w:val="20"/>
          <w:szCs w:val="20"/>
        </w:rPr>
      </w:pPr>
      <w:r w:rsidRPr="005E43FB">
        <w:rPr>
          <w:rFonts w:ascii="Verdana" w:eastAsia="Times New Roman" w:hAnsi="Verdana" w:cs="Times New Roman"/>
          <w:color w:val="000000"/>
          <w:sz w:val="20"/>
          <w:szCs w:val="20"/>
          <w:bdr w:val="none" w:sz="0" w:space="0" w:color="auto" w:frame="1"/>
        </w:rPr>
        <w:t>Session session1 = factory.openSession();  </w:t>
      </w:r>
    </w:p>
    <w:p w:rsidR="005E43FB" w:rsidRPr="005E43FB" w:rsidRDefault="005E43FB" w:rsidP="005E43FB">
      <w:pPr>
        <w:numPr>
          <w:ilvl w:val="0"/>
          <w:numId w:val="5"/>
        </w:numPr>
        <w:shd w:val="clear" w:color="auto" w:fill="FFFFFF"/>
        <w:spacing w:after="0" w:line="240" w:lineRule="auto"/>
        <w:ind w:left="0"/>
        <w:rPr>
          <w:rFonts w:ascii="Verdana" w:eastAsia="Times New Roman" w:hAnsi="Verdana" w:cs="Times New Roman"/>
          <w:color w:val="000000"/>
          <w:sz w:val="20"/>
          <w:szCs w:val="20"/>
        </w:rPr>
      </w:pPr>
      <w:r w:rsidRPr="005E43FB">
        <w:rPr>
          <w:rFonts w:ascii="Verdana" w:eastAsia="Times New Roman" w:hAnsi="Verdana" w:cs="Times New Roman"/>
          <w:color w:val="000000"/>
          <w:sz w:val="20"/>
          <w:szCs w:val="20"/>
          <w:bdr w:val="none" w:sz="0" w:space="0" w:color="auto" w:frame="1"/>
        </w:rPr>
        <w:t>Transaction tx=session2.beginTransaction();  </w:t>
      </w:r>
    </w:p>
    <w:p w:rsidR="005E43FB" w:rsidRPr="005E43FB" w:rsidRDefault="005E43FB" w:rsidP="005E43FB">
      <w:pPr>
        <w:numPr>
          <w:ilvl w:val="0"/>
          <w:numId w:val="5"/>
        </w:numPr>
        <w:shd w:val="clear" w:color="auto" w:fill="FFFFFF"/>
        <w:spacing w:after="0" w:line="240" w:lineRule="auto"/>
        <w:ind w:left="0"/>
        <w:rPr>
          <w:rFonts w:ascii="Verdana" w:eastAsia="Times New Roman" w:hAnsi="Verdana" w:cs="Times New Roman"/>
          <w:color w:val="000000"/>
          <w:sz w:val="20"/>
          <w:szCs w:val="20"/>
        </w:rPr>
      </w:pPr>
      <w:r w:rsidRPr="005E43FB">
        <w:rPr>
          <w:rFonts w:ascii="Verdana" w:eastAsia="Times New Roman" w:hAnsi="Verdana" w:cs="Times New Roman"/>
          <w:color w:val="000000"/>
          <w:sz w:val="20"/>
          <w:szCs w:val="20"/>
          <w:bdr w:val="none" w:sz="0" w:space="0" w:color="auto" w:frame="1"/>
        </w:rPr>
        <w:t>   </w:t>
      </w:r>
    </w:p>
    <w:p w:rsidR="005E43FB" w:rsidRPr="005E43FB" w:rsidRDefault="005E43FB" w:rsidP="005E43FB">
      <w:pPr>
        <w:numPr>
          <w:ilvl w:val="0"/>
          <w:numId w:val="5"/>
        </w:numPr>
        <w:shd w:val="clear" w:color="auto" w:fill="FFFFFF"/>
        <w:spacing w:after="0" w:line="240" w:lineRule="auto"/>
        <w:ind w:left="0"/>
        <w:rPr>
          <w:rFonts w:ascii="Verdana" w:eastAsia="Times New Roman" w:hAnsi="Verdana" w:cs="Times New Roman"/>
          <w:color w:val="000000"/>
          <w:sz w:val="20"/>
          <w:szCs w:val="20"/>
        </w:rPr>
      </w:pPr>
      <w:r w:rsidRPr="005E43FB">
        <w:rPr>
          <w:rFonts w:ascii="Verdana" w:eastAsia="Times New Roman" w:hAnsi="Verdana" w:cs="Times New Roman"/>
          <w:color w:val="000000"/>
          <w:sz w:val="20"/>
          <w:szCs w:val="20"/>
          <w:bdr w:val="none" w:sz="0" w:space="0" w:color="auto" w:frame="1"/>
        </w:rPr>
        <w:t>Employee e1 = (Employee) session1.get(Employee.</w:t>
      </w:r>
      <w:r w:rsidRPr="005E43FB">
        <w:rPr>
          <w:rFonts w:ascii="Verdana" w:eastAsia="Times New Roman" w:hAnsi="Verdana" w:cs="Times New Roman"/>
          <w:b/>
          <w:bCs/>
          <w:color w:val="006699"/>
          <w:sz w:val="20"/>
          <w:szCs w:val="20"/>
          <w:bdr w:val="none" w:sz="0" w:space="0" w:color="auto" w:frame="1"/>
        </w:rPr>
        <w:t>class</w:t>
      </w:r>
      <w:r w:rsidRPr="005E43FB">
        <w:rPr>
          <w:rFonts w:ascii="Verdana" w:eastAsia="Times New Roman" w:hAnsi="Verdana" w:cs="Times New Roman"/>
          <w:color w:val="000000"/>
          <w:sz w:val="20"/>
          <w:szCs w:val="20"/>
          <w:bdr w:val="none" w:sz="0" w:space="0" w:color="auto" w:frame="1"/>
        </w:rPr>
        <w:t>, Integer.valueOf(</w:t>
      </w:r>
      <w:r w:rsidRPr="005E43FB">
        <w:rPr>
          <w:rFonts w:ascii="Verdana" w:eastAsia="Times New Roman" w:hAnsi="Verdana" w:cs="Times New Roman"/>
          <w:color w:val="C00000"/>
          <w:sz w:val="20"/>
          <w:szCs w:val="20"/>
          <w:bdr w:val="none" w:sz="0" w:space="0" w:color="auto" w:frame="1"/>
        </w:rPr>
        <w:t>101</w:t>
      </w:r>
      <w:r w:rsidRPr="005E43FB">
        <w:rPr>
          <w:rFonts w:ascii="Verdana" w:eastAsia="Times New Roman" w:hAnsi="Verdana" w:cs="Times New Roman"/>
          <w:color w:val="000000"/>
          <w:sz w:val="20"/>
          <w:szCs w:val="20"/>
          <w:bdr w:val="none" w:sz="0" w:space="0" w:color="auto" w:frame="1"/>
        </w:rPr>
        <w:t>));  </w:t>
      </w:r>
    </w:p>
    <w:p w:rsidR="005E43FB" w:rsidRPr="005E43FB" w:rsidRDefault="005E43FB" w:rsidP="005E43FB">
      <w:pPr>
        <w:numPr>
          <w:ilvl w:val="0"/>
          <w:numId w:val="5"/>
        </w:numPr>
        <w:shd w:val="clear" w:color="auto" w:fill="FFFFFF"/>
        <w:spacing w:after="0" w:line="240" w:lineRule="auto"/>
        <w:ind w:left="0"/>
        <w:rPr>
          <w:rFonts w:ascii="Verdana" w:eastAsia="Times New Roman" w:hAnsi="Verdana" w:cs="Times New Roman"/>
          <w:color w:val="000000"/>
          <w:sz w:val="20"/>
          <w:szCs w:val="20"/>
        </w:rPr>
      </w:pPr>
      <w:r w:rsidRPr="005E43FB">
        <w:rPr>
          <w:rFonts w:ascii="Verdana" w:eastAsia="Times New Roman" w:hAnsi="Verdana" w:cs="Times New Roman"/>
          <w:color w:val="000000"/>
          <w:sz w:val="20"/>
          <w:szCs w:val="20"/>
          <w:bdr w:val="none" w:sz="0" w:space="0" w:color="auto" w:frame="1"/>
        </w:rPr>
        <w:t>   </w:t>
      </w:r>
    </w:p>
    <w:p w:rsidR="005E43FB" w:rsidRPr="005E43FB" w:rsidRDefault="005E43FB" w:rsidP="005E43FB">
      <w:pPr>
        <w:numPr>
          <w:ilvl w:val="0"/>
          <w:numId w:val="5"/>
        </w:numPr>
        <w:shd w:val="clear" w:color="auto" w:fill="FFFFFF"/>
        <w:spacing w:after="0" w:line="240" w:lineRule="auto"/>
        <w:ind w:left="0"/>
        <w:rPr>
          <w:rFonts w:ascii="Verdana" w:eastAsia="Times New Roman" w:hAnsi="Verdana" w:cs="Times New Roman"/>
          <w:color w:val="000000"/>
          <w:sz w:val="20"/>
          <w:szCs w:val="20"/>
        </w:rPr>
      </w:pPr>
      <w:r w:rsidRPr="005E43FB">
        <w:rPr>
          <w:rFonts w:ascii="Verdana" w:eastAsia="Times New Roman" w:hAnsi="Verdana" w:cs="Times New Roman"/>
          <w:color w:val="000000"/>
          <w:sz w:val="20"/>
          <w:szCs w:val="20"/>
          <w:bdr w:val="none" w:sz="0" w:space="0" w:color="auto" w:frame="1"/>
        </w:rPr>
        <w:t>e1.setSalary(</w:t>
      </w:r>
      <w:r w:rsidRPr="005E43FB">
        <w:rPr>
          <w:rFonts w:ascii="Verdana" w:eastAsia="Times New Roman" w:hAnsi="Verdana" w:cs="Times New Roman"/>
          <w:color w:val="C00000"/>
          <w:sz w:val="20"/>
          <w:szCs w:val="20"/>
          <w:bdr w:val="none" w:sz="0" w:space="0" w:color="auto" w:frame="1"/>
        </w:rPr>
        <w:t>70000</w:t>
      </w:r>
      <w:r w:rsidRPr="005E43FB">
        <w:rPr>
          <w:rFonts w:ascii="Verdana" w:eastAsia="Times New Roman" w:hAnsi="Verdana" w:cs="Times New Roman"/>
          <w:color w:val="000000"/>
          <w:sz w:val="20"/>
          <w:szCs w:val="20"/>
          <w:bdr w:val="none" w:sz="0" w:space="0" w:color="auto" w:frame="1"/>
        </w:rPr>
        <w:t>);  </w:t>
      </w:r>
    </w:p>
    <w:p w:rsidR="005E43FB" w:rsidRPr="005E43FB" w:rsidRDefault="005E43FB" w:rsidP="005E43FB">
      <w:pPr>
        <w:numPr>
          <w:ilvl w:val="0"/>
          <w:numId w:val="5"/>
        </w:numPr>
        <w:shd w:val="clear" w:color="auto" w:fill="FFFFFF"/>
        <w:spacing w:after="0" w:line="240" w:lineRule="auto"/>
        <w:ind w:left="0"/>
        <w:rPr>
          <w:rFonts w:ascii="Verdana" w:eastAsia="Times New Roman" w:hAnsi="Verdana" w:cs="Times New Roman"/>
          <w:color w:val="000000"/>
          <w:sz w:val="20"/>
          <w:szCs w:val="20"/>
        </w:rPr>
      </w:pPr>
      <w:r w:rsidRPr="005E43FB">
        <w:rPr>
          <w:rFonts w:ascii="Verdana" w:eastAsia="Times New Roman" w:hAnsi="Verdana" w:cs="Times New Roman"/>
          <w:color w:val="000000"/>
          <w:sz w:val="20"/>
          <w:szCs w:val="20"/>
          <w:bdr w:val="none" w:sz="0" w:space="0" w:color="auto" w:frame="1"/>
        </w:rPr>
        <w:t>   </w:t>
      </w:r>
    </w:p>
    <w:p w:rsidR="005E43FB" w:rsidRPr="005E43FB" w:rsidRDefault="005E43FB" w:rsidP="005E43FB">
      <w:pPr>
        <w:numPr>
          <w:ilvl w:val="0"/>
          <w:numId w:val="5"/>
        </w:numPr>
        <w:shd w:val="clear" w:color="auto" w:fill="FFFFFF"/>
        <w:spacing w:after="0" w:line="240" w:lineRule="auto"/>
        <w:ind w:left="0"/>
        <w:rPr>
          <w:rFonts w:ascii="Verdana" w:eastAsia="Times New Roman" w:hAnsi="Verdana" w:cs="Times New Roman"/>
          <w:color w:val="000000"/>
          <w:sz w:val="20"/>
          <w:szCs w:val="20"/>
        </w:rPr>
      </w:pPr>
      <w:r w:rsidRPr="005E43FB">
        <w:rPr>
          <w:rFonts w:ascii="Verdana" w:eastAsia="Times New Roman" w:hAnsi="Verdana" w:cs="Times New Roman"/>
          <w:color w:val="000000"/>
          <w:sz w:val="20"/>
          <w:szCs w:val="20"/>
          <w:bdr w:val="none" w:sz="0" w:space="0" w:color="auto" w:frame="1"/>
        </w:rPr>
        <w:t>tx.commit();  </w:t>
      </w:r>
    </w:p>
    <w:p w:rsidR="005E43FB" w:rsidRPr="005E43FB" w:rsidRDefault="005E43FB" w:rsidP="005E43FB">
      <w:pPr>
        <w:numPr>
          <w:ilvl w:val="0"/>
          <w:numId w:val="5"/>
        </w:numPr>
        <w:shd w:val="clear" w:color="auto" w:fill="FFFFFF"/>
        <w:spacing w:after="150" w:line="240" w:lineRule="auto"/>
        <w:ind w:left="0"/>
        <w:rPr>
          <w:rFonts w:ascii="Verdana" w:eastAsia="Times New Roman" w:hAnsi="Verdana" w:cs="Times New Roman"/>
          <w:color w:val="000000"/>
          <w:sz w:val="20"/>
          <w:szCs w:val="20"/>
        </w:rPr>
      </w:pPr>
      <w:r w:rsidRPr="005E43FB">
        <w:rPr>
          <w:rFonts w:ascii="Verdana" w:eastAsia="Times New Roman" w:hAnsi="Verdana" w:cs="Times New Roman"/>
          <w:color w:val="000000"/>
          <w:sz w:val="20"/>
          <w:szCs w:val="20"/>
          <w:bdr w:val="none" w:sz="0" w:space="0" w:color="auto" w:frame="1"/>
        </w:rPr>
        <w:t>session1.close();  </w:t>
      </w:r>
    </w:p>
    <w:p w:rsidR="005E43FB" w:rsidRPr="005E43FB" w:rsidRDefault="005E43FB" w:rsidP="005E43FB">
      <w:pPr>
        <w:shd w:val="clear" w:color="auto" w:fill="FFFFFF"/>
        <w:spacing w:before="100" w:beforeAutospacing="1" w:after="100" w:afterAutospacing="1" w:line="345" w:lineRule="atLeast"/>
        <w:rPr>
          <w:rFonts w:ascii="Verdana" w:eastAsia="Times New Roman" w:hAnsi="Verdana" w:cs="Times New Roman"/>
          <w:color w:val="000000"/>
          <w:sz w:val="20"/>
          <w:szCs w:val="20"/>
        </w:rPr>
      </w:pPr>
      <w:r w:rsidRPr="005E43FB">
        <w:rPr>
          <w:rFonts w:ascii="Verdana" w:eastAsia="Times New Roman" w:hAnsi="Verdana" w:cs="Times New Roman"/>
          <w:color w:val="000000"/>
          <w:sz w:val="20"/>
          <w:szCs w:val="20"/>
        </w:rPr>
        <w:t>Here, after getting employee instance e1 and we are changing the state of e1.</w:t>
      </w:r>
    </w:p>
    <w:p w:rsidR="005E43FB" w:rsidRPr="005E43FB" w:rsidRDefault="005E43FB" w:rsidP="005E43FB">
      <w:pPr>
        <w:shd w:val="clear" w:color="auto" w:fill="FFFFFF"/>
        <w:spacing w:before="100" w:beforeAutospacing="1" w:after="100" w:afterAutospacing="1" w:line="345" w:lineRule="atLeast"/>
        <w:rPr>
          <w:rFonts w:ascii="Verdana" w:eastAsia="Times New Roman" w:hAnsi="Verdana" w:cs="Times New Roman"/>
          <w:color w:val="000000"/>
          <w:sz w:val="20"/>
          <w:szCs w:val="20"/>
        </w:rPr>
      </w:pPr>
      <w:r w:rsidRPr="005E43FB">
        <w:rPr>
          <w:rFonts w:ascii="Verdana" w:eastAsia="Times New Roman" w:hAnsi="Verdana" w:cs="Times New Roman"/>
          <w:color w:val="000000"/>
          <w:sz w:val="20"/>
          <w:szCs w:val="20"/>
        </w:rPr>
        <w:lastRenderedPageBreak/>
        <w:t>After changing the state, we are committing the transaction. In such case, state will be updated automatically. This is known as dirty checking in hibernate.</w:t>
      </w:r>
    </w:p>
    <w:p w:rsidR="005E43FB" w:rsidRPr="005E43FB" w:rsidRDefault="00C908D4" w:rsidP="005E43F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31" style="width:0;height:.75pt" o:hralign="center" o:hrstd="t" o:hrnoshade="t" o:hr="t" fillcolor="#d4d4d4" stroked="f"/>
        </w:pict>
      </w:r>
    </w:p>
    <w:p w:rsidR="005E43FB" w:rsidRPr="005E43FB" w:rsidRDefault="005E43FB" w:rsidP="005E43FB">
      <w:pPr>
        <w:shd w:val="clear" w:color="auto" w:fill="FFFFFF"/>
        <w:spacing w:before="100" w:beforeAutospacing="1" w:after="100" w:afterAutospacing="1" w:line="345" w:lineRule="atLeast"/>
        <w:outlineLvl w:val="2"/>
        <w:rPr>
          <w:rFonts w:ascii="Helvetica" w:eastAsia="Times New Roman" w:hAnsi="Helvetica" w:cs="Helvetica"/>
          <w:color w:val="610B4B"/>
          <w:sz w:val="32"/>
          <w:szCs w:val="32"/>
        </w:rPr>
      </w:pPr>
      <w:r w:rsidRPr="005E43FB">
        <w:rPr>
          <w:rFonts w:ascii="Helvetica" w:eastAsia="Times New Roman" w:hAnsi="Helvetica" w:cs="Helvetica"/>
          <w:color w:val="610B4B"/>
          <w:sz w:val="32"/>
          <w:szCs w:val="32"/>
        </w:rPr>
        <w:t>16) How many types of association mapping are possible in hibernate?</w:t>
      </w:r>
    </w:p>
    <w:p w:rsidR="005E43FB" w:rsidRPr="005E43FB" w:rsidRDefault="005E43FB" w:rsidP="005E43FB">
      <w:pPr>
        <w:shd w:val="clear" w:color="auto" w:fill="FFFFFF"/>
        <w:spacing w:before="100" w:beforeAutospacing="1" w:after="100" w:afterAutospacing="1" w:line="345" w:lineRule="atLeast"/>
        <w:rPr>
          <w:rFonts w:ascii="Verdana" w:eastAsia="Times New Roman" w:hAnsi="Verdana" w:cs="Times New Roman"/>
          <w:color w:val="000000"/>
          <w:sz w:val="20"/>
          <w:szCs w:val="20"/>
        </w:rPr>
      </w:pPr>
      <w:r w:rsidRPr="005E43FB">
        <w:rPr>
          <w:rFonts w:ascii="Verdana" w:eastAsia="Times New Roman" w:hAnsi="Verdana" w:cs="Times New Roman"/>
          <w:color w:val="000000"/>
          <w:sz w:val="20"/>
          <w:szCs w:val="20"/>
        </w:rPr>
        <w:t>There can be 4 types of association mapping in hibernate.</w:t>
      </w:r>
    </w:p>
    <w:p w:rsidR="005E43FB" w:rsidRPr="005E43FB" w:rsidRDefault="005E43FB" w:rsidP="005E43FB">
      <w:pPr>
        <w:numPr>
          <w:ilvl w:val="0"/>
          <w:numId w:val="6"/>
        </w:numPr>
        <w:shd w:val="clear" w:color="auto" w:fill="FFFFFF"/>
        <w:spacing w:before="45" w:after="100" w:afterAutospacing="1" w:line="240" w:lineRule="auto"/>
        <w:rPr>
          <w:rFonts w:ascii="Verdana" w:eastAsia="Times New Roman" w:hAnsi="Verdana" w:cs="Times New Roman"/>
          <w:color w:val="000000"/>
          <w:sz w:val="20"/>
          <w:szCs w:val="20"/>
        </w:rPr>
      </w:pPr>
      <w:r w:rsidRPr="005E43FB">
        <w:rPr>
          <w:rFonts w:ascii="Verdana" w:eastAsia="Times New Roman" w:hAnsi="Verdana" w:cs="Times New Roman"/>
          <w:color w:val="000000"/>
          <w:sz w:val="20"/>
          <w:szCs w:val="20"/>
        </w:rPr>
        <w:t>One to One</w:t>
      </w:r>
    </w:p>
    <w:p w:rsidR="005E43FB" w:rsidRPr="005E43FB" w:rsidRDefault="005E43FB" w:rsidP="005E43FB">
      <w:pPr>
        <w:numPr>
          <w:ilvl w:val="0"/>
          <w:numId w:val="6"/>
        </w:numPr>
        <w:shd w:val="clear" w:color="auto" w:fill="FFFFFF"/>
        <w:spacing w:before="45" w:after="100" w:afterAutospacing="1" w:line="240" w:lineRule="auto"/>
        <w:rPr>
          <w:rFonts w:ascii="Verdana" w:eastAsia="Times New Roman" w:hAnsi="Verdana" w:cs="Times New Roman"/>
          <w:color w:val="000000"/>
          <w:sz w:val="20"/>
          <w:szCs w:val="20"/>
        </w:rPr>
      </w:pPr>
      <w:r w:rsidRPr="005E43FB">
        <w:rPr>
          <w:rFonts w:ascii="Verdana" w:eastAsia="Times New Roman" w:hAnsi="Verdana" w:cs="Times New Roman"/>
          <w:color w:val="000000"/>
          <w:sz w:val="20"/>
          <w:szCs w:val="20"/>
        </w:rPr>
        <w:t>One to Many</w:t>
      </w:r>
    </w:p>
    <w:p w:rsidR="005E43FB" w:rsidRPr="005E43FB" w:rsidRDefault="005E43FB" w:rsidP="005E43FB">
      <w:pPr>
        <w:numPr>
          <w:ilvl w:val="0"/>
          <w:numId w:val="6"/>
        </w:numPr>
        <w:shd w:val="clear" w:color="auto" w:fill="FFFFFF"/>
        <w:spacing w:before="45" w:after="100" w:afterAutospacing="1" w:line="240" w:lineRule="auto"/>
        <w:rPr>
          <w:rFonts w:ascii="Verdana" w:eastAsia="Times New Roman" w:hAnsi="Verdana" w:cs="Times New Roman"/>
          <w:color w:val="000000"/>
          <w:sz w:val="20"/>
          <w:szCs w:val="20"/>
        </w:rPr>
      </w:pPr>
      <w:r w:rsidRPr="005E43FB">
        <w:rPr>
          <w:rFonts w:ascii="Verdana" w:eastAsia="Times New Roman" w:hAnsi="Verdana" w:cs="Times New Roman"/>
          <w:color w:val="000000"/>
          <w:sz w:val="20"/>
          <w:szCs w:val="20"/>
        </w:rPr>
        <w:t>Many to One</w:t>
      </w:r>
    </w:p>
    <w:p w:rsidR="005E43FB" w:rsidRPr="005E43FB" w:rsidRDefault="005E43FB" w:rsidP="005E43FB">
      <w:pPr>
        <w:numPr>
          <w:ilvl w:val="0"/>
          <w:numId w:val="6"/>
        </w:numPr>
        <w:shd w:val="clear" w:color="auto" w:fill="FFFFFF"/>
        <w:spacing w:before="45" w:after="100" w:afterAutospacing="1" w:line="240" w:lineRule="auto"/>
        <w:rPr>
          <w:rFonts w:ascii="Verdana" w:eastAsia="Times New Roman" w:hAnsi="Verdana" w:cs="Times New Roman"/>
          <w:color w:val="000000"/>
          <w:sz w:val="20"/>
          <w:szCs w:val="20"/>
        </w:rPr>
      </w:pPr>
      <w:r w:rsidRPr="005E43FB">
        <w:rPr>
          <w:rFonts w:ascii="Verdana" w:eastAsia="Times New Roman" w:hAnsi="Verdana" w:cs="Times New Roman"/>
          <w:color w:val="000000"/>
          <w:sz w:val="20"/>
          <w:szCs w:val="20"/>
        </w:rPr>
        <w:t>Many to Many</w:t>
      </w:r>
    </w:p>
    <w:p w:rsidR="005E43FB" w:rsidRPr="005E43FB" w:rsidRDefault="00C908D4" w:rsidP="005E43F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32" style="width:0;height:.75pt" o:hralign="center" o:hrstd="t" o:hrnoshade="t" o:hr="t" fillcolor="#d4d4d4" stroked="f"/>
        </w:pict>
      </w:r>
    </w:p>
    <w:p w:rsidR="005E43FB" w:rsidRPr="005E43FB" w:rsidRDefault="005E43FB" w:rsidP="005E43FB">
      <w:pPr>
        <w:shd w:val="clear" w:color="auto" w:fill="FFFFFF"/>
        <w:spacing w:before="100" w:beforeAutospacing="1" w:after="100" w:afterAutospacing="1" w:line="345" w:lineRule="atLeast"/>
        <w:outlineLvl w:val="2"/>
        <w:rPr>
          <w:rFonts w:ascii="Helvetica" w:eastAsia="Times New Roman" w:hAnsi="Helvetica" w:cs="Helvetica"/>
          <w:color w:val="610B4B"/>
          <w:sz w:val="32"/>
          <w:szCs w:val="32"/>
        </w:rPr>
      </w:pPr>
      <w:r w:rsidRPr="005E43FB">
        <w:rPr>
          <w:rFonts w:ascii="Helvetica" w:eastAsia="Times New Roman" w:hAnsi="Helvetica" w:cs="Helvetica"/>
          <w:color w:val="610B4B"/>
          <w:sz w:val="32"/>
          <w:szCs w:val="32"/>
        </w:rPr>
        <w:t>17) Is it possible to perform collection mapping with One-to-One and Many-to-One?</w:t>
      </w:r>
    </w:p>
    <w:p w:rsidR="005E43FB" w:rsidRPr="005E43FB" w:rsidRDefault="005E43FB" w:rsidP="005E43FB">
      <w:pPr>
        <w:shd w:val="clear" w:color="auto" w:fill="FFFFFF"/>
        <w:spacing w:before="100" w:beforeAutospacing="1" w:after="100" w:afterAutospacing="1" w:line="345" w:lineRule="atLeast"/>
        <w:rPr>
          <w:rFonts w:ascii="Verdana" w:eastAsia="Times New Roman" w:hAnsi="Verdana" w:cs="Times New Roman"/>
          <w:color w:val="000000"/>
          <w:sz w:val="20"/>
          <w:szCs w:val="20"/>
        </w:rPr>
      </w:pPr>
      <w:r w:rsidRPr="005E43FB">
        <w:rPr>
          <w:rFonts w:ascii="Verdana" w:eastAsia="Times New Roman" w:hAnsi="Verdana" w:cs="Times New Roman"/>
          <w:color w:val="000000"/>
          <w:sz w:val="20"/>
          <w:szCs w:val="20"/>
        </w:rPr>
        <w:t>No, collection mapping can only be performed with One-to-Many and Many-to-Many</w:t>
      </w:r>
    </w:p>
    <w:p w:rsidR="005E43FB" w:rsidRPr="005E43FB" w:rsidRDefault="00C908D4" w:rsidP="005E43F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33" style="width:0;height:.75pt" o:hralign="center" o:hrstd="t" o:hrnoshade="t" o:hr="t" fillcolor="#d4d4d4" stroked="f"/>
        </w:pict>
      </w:r>
    </w:p>
    <w:p w:rsidR="005E43FB" w:rsidRPr="005E43FB" w:rsidRDefault="005E43FB" w:rsidP="005E43FB">
      <w:pPr>
        <w:shd w:val="clear" w:color="auto" w:fill="FFFFFF"/>
        <w:spacing w:before="100" w:beforeAutospacing="1" w:after="100" w:afterAutospacing="1" w:line="345" w:lineRule="atLeast"/>
        <w:outlineLvl w:val="2"/>
        <w:rPr>
          <w:rFonts w:ascii="Helvetica" w:eastAsia="Times New Roman" w:hAnsi="Helvetica" w:cs="Helvetica"/>
          <w:color w:val="610B4B"/>
          <w:sz w:val="32"/>
          <w:szCs w:val="32"/>
        </w:rPr>
      </w:pPr>
      <w:r w:rsidRPr="005E43FB">
        <w:rPr>
          <w:rFonts w:ascii="Helvetica" w:eastAsia="Times New Roman" w:hAnsi="Helvetica" w:cs="Helvetica"/>
          <w:color w:val="610B4B"/>
          <w:sz w:val="32"/>
          <w:szCs w:val="32"/>
        </w:rPr>
        <w:t>18) What is lazy loading in hibernate?</w:t>
      </w:r>
    </w:p>
    <w:p w:rsidR="005E43FB" w:rsidRPr="005E43FB" w:rsidRDefault="005E43FB" w:rsidP="005E43FB">
      <w:pPr>
        <w:shd w:val="clear" w:color="auto" w:fill="FFFFFF"/>
        <w:spacing w:before="100" w:beforeAutospacing="1" w:after="100" w:afterAutospacing="1" w:line="345" w:lineRule="atLeast"/>
        <w:rPr>
          <w:rFonts w:ascii="Verdana" w:eastAsia="Times New Roman" w:hAnsi="Verdana" w:cs="Times New Roman"/>
          <w:color w:val="000000"/>
          <w:sz w:val="20"/>
          <w:szCs w:val="20"/>
        </w:rPr>
      </w:pPr>
      <w:r w:rsidRPr="005E43FB">
        <w:rPr>
          <w:rFonts w:ascii="Verdana" w:eastAsia="Times New Roman" w:hAnsi="Verdana" w:cs="Times New Roman"/>
          <w:color w:val="000000"/>
          <w:sz w:val="20"/>
          <w:szCs w:val="20"/>
        </w:rPr>
        <w:t>Lazy loading in hibernate improves the performance. It loads the child objects on demand.</w:t>
      </w:r>
    </w:p>
    <w:p w:rsidR="005E43FB" w:rsidRPr="005E43FB" w:rsidRDefault="005E43FB" w:rsidP="005E43FB">
      <w:pPr>
        <w:shd w:val="clear" w:color="auto" w:fill="FFFFFF"/>
        <w:spacing w:before="100" w:beforeAutospacing="1" w:after="100" w:afterAutospacing="1" w:line="345" w:lineRule="atLeast"/>
        <w:rPr>
          <w:rFonts w:ascii="Verdana" w:eastAsia="Times New Roman" w:hAnsi="Verdana" w:cs="Times New Roman"/>
          <w:color w:val="000000"/>
          <w:sz w:val="20"/>
          <w:szCs w:val="20"/>
        </w:rPr>
      </w:pPr>
      <w:r w:rsidRPr="005E43FB">
        <w:rPr>
          <w:rFonts w:ascii="Verdana" w:eastAsia="Times New Roman" w:hAnsi="Verdana" w:cs="Times New Roman"/>
          <w:color w:val="000000"/>
          <w:sz w:val="20"/>
          <w:szCs w:val="20"/>
        </w:rPr>
        <w:t>Since Hibernate 3, lazy loading is enabled by default, you don't need to do lazy="true". It means not to load the child objects when parent is loaded.</w:t>
      </w:r>
    </w:p>
    <w:p w:rsidR="005E43FB" w:rsidRPr="005E43FB" w:rsidRDefault="00C908D4" w:rsidP="005E43F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34" style="width:0;height:.75pt" o:hralign="center" o:hrstd="t" o:hrnoshade="t" o:hr="t" fillcolor="#d4d4d4" stroked="f"/>
        </w:pict>
      </w:r>
    </w:p>
    <w:p w:rsidR="005E43FB" w:rsidRPr="005E43FB" w:rsidRDefault="005E43FB" w:rsidP="005E43FB">
      <w:pPr>
        <w:shd w:val="clear" w:color="auto" w:fill="FFFFFF"/>
        <w:spacing w:before="100" w:beforeAutospacing="1" w:after="100" w:afterAutospacing="1" w:line="345" w:lineRule="atLeast"/>
        <w:outlineLvl w:val="2"/>
        <w:rPr>
          <w:rFonts w:ascii="Helvetica" w:eastAsia="Times New Roman" w:hAnsi="Helvetica" w:cs="Helvetica"/>
          <w:color w:val="610B4B"/>
          <w:sz w:val="32"/>
          <w:szCs w:val="32"/>
        </w:rPr>
      </w:pPr>
      <w:r w:rsidRPr="005E43FB">
        <w:rPr>
          <w:rFonts w:ascii="Helvetica" w:eastAsia="Times New Roman" w:hAnsi="Helvetica" w:cs="Helvetica"/>
          <w:color w:val="610B4B"/>
          <w:sz w:val="32"/>
          <w:szCs w:val="32"/>
        </w:rPr>
        <w:t>19) What is HQL (Hibernate Query Language)?</w:t>
      </w:r>
    </w:p>
    <w:p w:rsidR="005E43FB" w:rsidRPr="005E43FB" w:rsidRDefault="005E43FB" w:rsidP="005E43FB">
      <w:pPr>
        <w:shd w:val="clear" w:color="auto" w:fill="FFFFFF"/>
        <w:spacing w:before="100" w:beforeAutospacing="1" w:after="100" w:afterAutospacing="1" w:line="345" w:lineRule="atLeast"/>
        <w:rPr>
          <w:rFonts w:ascii="Verdana" w:eastAsia="Times New Roman" w:hAnsi="Verdana" w:cs="Times New Roman"/>
          <w:color w:val="000000"/>
          <w:sz w:val="20"/>
          <w:szCs w:val="20"/>
        </w:rPr>
      </w:pPr>
      <w:r w:rsidRPr="005E43FB">
        <w:rPr>
          <w:rFonts w:ascii="Verdana" w:eastAsia="Times New Roman" w:hAnsi="Verdana" w:cs="Times New Roman"/>
          <w:color w:val="000000"/>
          <w:sz w:val="20"/>
          <w:szCs w:val="20"/>
        </w:rPr>
        <w:t>Hibernate Query Language is known as an object oriented query language. It is like structured query language (SQL).</w:t>
      </w:r>
    </w:p>
    <w:p w:rsidR="005E43FB" w:rsidRPr="005E43FB" w:rsidRDefault="005E43FB" w:rsidP="005E43FB">
      <w:pPr>
        <w:shd w:val="clear" w:color="auto" w:fill="FFFFFF"/>
        <w:spacing w:before="100" w:beforeAutospacing="1" w:after="100" w:afterAutospacing="1" w:line="345" w:lineRule="atLeast"/>
        <w:rPr>
          <w:rFonts w:ascii="Verdana" w:eastAsia="Times New Roman" w:hAnsi="Verdana" w:cs="Times New Roman"/>
          <w:color w:val="000000"/>
          <w:sz w:val="20"/>
          <w:szCs w:val="20"/>
        </w:rPr>
      </w:pPr>
      <w:r w:rsidRPr="005E43FB">
        <w:rPr>
          <w:rFonts w:ascii="Verdana" w:eastAsia="Times New Roman" w:hAnsi="Verdana" w:cs="Times New Roman"/>
          <w:color w:val="000000"/>
          <w:sz w:val="20"/>
          <w:szCs w:val="20"/>
        </w:rPr>
        <w:t>The main advantage of HQL over SQL is:</w:t>
      </w:r>
    </w:p>
    <w:p w:rsidR="005E43FB" w:rsidRPr="005E43FB" w:rsidRDefault="005E43FB" w:rsidP="005E43FB">
      <w:pPr>
        <w:numPr>
          <w:ilvl w:val="0"/>
          <w:numId w:val="7"/>
        </w:numPr>
        <w:shd w:val="clear" w:color="auto" w:fill="FFFFFF"/>
        <w:spacing w:before="45" w:after="100" w:afterAutospacing="1" w:line="240" w:lineRule="auto"/>
        <w:rPr>
          <w:rFonts w:ascii="Verdana" w:eastAsia="Times New Roman" w:hAnsi="Verdana" w:cs="Times New Roman"/>
          <w:color w:val="000000"/>
          <w:sz w:val="20"/>
          <w:szCs w:val="20"/>
        </w:rPr>
      </w:pPr>
      <w:r w:rsidRPr="005E43FB">
        <w:rPr>
          <w:rFonts w:ascii="Verdana" w:eastAsia="Times New Roman" w:hAnsi="Verdana" w:cs="Times New Roman"/>
          <w:color w:val="000000"/>
          <w:sz w:val="20"/>
          <w:szCs w:val="20"/>
        </w:rPr>
        <w:t>You don't need to learn SQL</w:t>
      </w:r>
    </w:p>
    <w:p w:rsidR="005E43FB" w:rsidRPr="005E43FB" w:rsidRDefault="005E43FB" w:rsidP="005E43FB">
      <w:pPr>
        <w:numPr>
          <w:ilvl w:val="0"/>
          <w:numId w:val="7"/>
        </w:numPr>
        <w:shd w:val="clear" w:color="auto" w:fill="FFFFFF"/>
        <w:spacing w:before="45" w:after="100" w:afterAutospacing="1" w:line="240" w:lineRule="auto"/>
        <w:rPr>
          <w:rFonts w:ascii="Verdana" w:eastAsia="Times New Roman" w:hAnsi="Verdana" w:cs="Times New Roman"/>
          <w:color w:val="000000"/>
          <w:sz w:val="20"/>
          <w:szCs w:val="20"/>
        </w:rPr>
      </w:pPr>
      <w:r w:rsidRPr="005E43FB">
        <w:rPr>
          <w:rFonts w:ascii="Verdana" w:eastAsia="Times New Roman" w:hAnsi="Verdana" w:cs="Times New Roman"/>
          <w:color w:val="000000"/>
          <w:sz w:val="20"/>
          <w:szCs w:val="20"/>
        </w:rPr>
        <w:t>Database independent</w:t>
      </w:r>
    </w:p>
    <w:p w:rsidR="005E43FB" w:rsidRPr="005E43FB" w:rsidRDefault="005E43FB" w:rsidP="005E43FB">
      <w:pPr>
        <w:numPr>
          <w:ilvl w:val="0"/>
          <w:numId w:val="7"/>
        </w:numPr>
        <w:shd w:val="clear" w:color="auto" w:fill="FFFFFF"/>
        <w:spacing w:before="45" w:after="100" w:afterAutospacing="1" w:line="240" w:lineRule="auto"/>
        <w:rPr>
          <w:rFonts w:ascii="Verdana" w:eastAsia="Times New Roman" w:hAnsi="Verdana" w:cs="Times New Roman"/>
          <w:color w:val="000000"/>
          <w:sz w:val="20"/>
          <w:szCs w:val="20"/>
        </w:rPr>
      </w:pPr>
      <w:r w:rsidRPr="005E43FB">
        <w:rPr>
          <w:rFonts w:ascii="Verdana" w:eastAsia="Times New Roman" w:hAnsi="Verdana" w:cs="Times New Roman"/>
          <w:color w:val="000000"/>
          <w:sz w:val="20"/>
          <w:szCs w:val="20"/>
        </w:rPr>
        <w:lastRenderedPageBreak/>
        <w:t>Simple to write query</w:t>
      </w:r>
    </w:p>
    <w:p w:rsidR="005E43FB" w:rsidRPr="005E43FB" w:rsidRDefault="00C908D4" w:rsidP="005E43F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35" style="width:0;height:.75pt" o:hralign="center" o:hrstd="t" o:hrnoshade="t" o:hr="t" fillcolor="#d4d4d4" stroked="f"/>
        </w:pict>
      </w:r>
    </w:p>
    <w:p w:rsidR="005E43FB" w:rsidRPr="005E43FB" w:rsidRDefault="005E43FB" w:rsidP="005E43FB">
      <w:pPr>
        <w:shd w:val="clear" w:color="auto" w:fill="FFFFFF"/>
        <w:spacing w:before="100" w:beforeAutospacing="1" w:after="100" w:afterAutospacing="1" w:line="345" w:lineRule="atLeast"/>
        <w:outlineLvl w:val="2"/>
        <w:rPr>
          <w:rFonts w:ascii="Helvetica" w:eastAsia="Times New Roman" w:hAnsi="Helvetica" w:cs="Helvetica"/>
          <w:color w:val="610B4B"/>
          <w:sz w:val="32"/>
          <w:szCs w:val="32"/>
        </w:rPr>
      </w:pPr>
      <w:r w:rsidRPr="005E43FB">
        <w:rPr>
          <w:rFonts w:ascii="Helvetica" w:eastAsia="Times New Roman" w:hAnsi="Helvetica" w:cs="Helvetica"/>
          <w:color w:val="610B4B"/>
          <w:sz w:val="32"/>
          <w:szCs w:val="32"/>
        </w:rPr>
        <w:t>20) What is the difference between first level cache and second level cache?</w:t>
      </w:r>
    </w:p>
    <w:tbl>
      <w:tblPr>
        <w:tblW w:w="8632" w:type="dxa"/>
        <w:tblBorders>
          <w:top w:val="single" w:sz="6" w:space="0" w:color="FFC0CB"/>
          <w:left w:val="single" w:sz="6" w:space="0" w:color="FFC0CB"/>
          <w:bottom w:val="single" w:sz="6" w:space="0" w:color="FFC0CB"/>
          <w:right w:val="single" w:sz="6" w:space="0" w:color="FFC0CB"/>
        </w:tblBorders>
        <w:shd w:val="clear" w:color="auto" w:fill="FFFFFF"/>
        <w:tblCellMar>
          <w:top w:w="15" w:type="dxa"/>
          <w:left w:w="15" w:type="dxa"/>
          <w:bottom w:w="15" w:type="dxa"/>
          <w:right w:w="15" w:type="dxa"/>
        </w:tblCellMar>
        <w:tblLook w:val="04A0" w:firstRow="1" w:lastRow="0" w:firstColumn="1" w:lastColumn="0" w:noHBand="0" w:noVBand="1"/>
      </w:tblPr>
      <w:tblGrid>
        <w:gridCol w:w="668"/>
        <w:gridCol w:w="3543"/>
        <w:gridCol w:w="4421"/>
      </w:tblGrid>
      <w:tr w:rsidR="005E43FB" w:rsidRPr="005E43FB" w:rsidTr="00354313">
        <w:trPr>
          <w:trHeight w:val="533"/>
        </w:trPr>
        <w:tc>
          <w:tcPr>
            <w:tcW w:w="0" w:type="auto"/>
            <w:shd w:val="clear" w:color="auto" w:fill="F6FFE1"/>
            <w:tcMar>
              <w:top w:w="75" w:type="dxa"/>
              <w:left w:w="75" w:type="dxa"/>
              <w:bottom w:w="75" w:type="dxa"/>
              <w:right w:w="75" w:type="dxa"/>
            </w:tcMar>
            <w:hideMark/>
          </w:tcPr>
          <w:p w:rsidR="005E43FB" w:rsidRPr="005E43FB" w:rsidRDefault="005E43FB" w:rsidP="005E43FB">
            <w:pPr>
              <w:spacing w:after="0" w:line="345" w:lineRule="atLeast"/>
              <w:rPr>
                <w:rFonts w:ascii="Times New Roman" w:eastAsia="Times New Roman" w:hAnsi="Times New Roman" w:cs="Times New Roman"/>
                <w:b/>
                <w:bCs/>
                <w:color w:val="000000"/>
                <w:sz w:val="26"/>
                <w:szCs w:val="26"/>
              </w:rPr>
            </w:pPr>
            <w:r w:rsidRPr="005E43FB">
              <w:rPr>
                <w:rFonts w:ascii="Times New Roman" w:eastAsia="Times New Roman" w:hAnsi="Times New Roman" w:cs="Times New Roman"/>
                <w:b/>
                <w:bCs/>
                <w:color w:val="000000"/>
                <w:sz w:val="26"/>
                <w:szCs w:val="26"/>
              </w:rPr>
              <w:t>No.</w:t>
            </w:r>
          </w:p>
        </w:tc>
        <w:tc>
          <w:tcPr>
            <w:tcW w:w="0" w:type="auto"/>
            <w:shd w:val="clear" w:color="auto" w:fill="F6FFE1"/>
            <w:tcMar>
              <w:top w:w="75" w:type="dxa"/>
              <w:left w:w="75" w:type="dxa"/>
              <w:bottom w:w="75" w:type="dxa"/>
              <w:right w:w="75" w:type="dxa"/>
            </w:tcMar>
            <w:hideMark/>
          </w:tcPr>
          <w:p w:rsidR="005E43FB" w:rsidRPr="005E43FB" w:rsidRDefault="005E43FB" w:rsidP="005E43FB">
            <w:pPr>
              <w:spacing w:after="0" w:line="345" w:lineRule="atLeast"/>
              <w:rPr>
                <w:rFonts w:ascii="Times New Roman" w:eastAsia="Times New Roman" w:hAnsi="Times New Roman" w:cs="Times New Roman"/>
                <w:b/>
                <w:bCs/>
                <w:color w:val="000000"/>
                <w:sz w:val="26"/>
                <w:szCs w:val="26"/>
              </w:rPr>
            </w:pPr>
            <w:r w:rsidRPr="005E43FB">
              <w:rPr>
                <w:rFonts w:ascii="Times New Roman" w:eastAsia="Times New Roman" w:hAnsi="Times New Roman" w:cs="Times New Roman"/>
                <w:b/>
                <w:bCs/>
                <w:color w:val="000000"/>
                <w:sz w:val="26"/>
                <w:szCs w:val="26"/>
              </w:rPr>
              <w:t>First Level Cache</w:t>
            </w:r>
          </w:p>
        </w:tc>
        <w:tc>
          <w:tcPr>
            <w:tcW w:w="0" w:type="auto"/>
            <w:shd w:val="clear" w:color="auto" w:fill="F6FFE1"/>
            <w:tcMar>
              <w:top w:w="75" w:type="dxa"/>
              <w:left w:w="75" w:type="dxa"/>
              <w:bottom w:w="75" w:type="dxa"/>
              <w:right w:w="75" w:type="dxa"/>
            </w:tcMar>
            <w:hideMark/>
          </w:tcPr>
          <w:p w:rsidR="005E43FB" w:rsidRPr="005E43FB" w:rsidRDefault="005E43FB" w:rsidP="005E43FB">
            <w:pPr>
              <w:spacing w:after="0" w:line="345" w:lineRule="atLeast"/>
              <w:rPr>
                <w:rFonts w:ascii="Times New Roman" w:eastAsia="Times New Roman" w:hAnsi="Times New Roman" w:cs="Times New Roman"/>
                <w:b/>
                <w:bCs/>
                <w:color w:val="000000"/>
                <w:sz w:val="26"/>
                <w:szCs w:val="26"/>
              </w:rPr>
            </w:pPr>
            <w:r w:rsidRPr="005E43FB">
              <w:rPr>
                <w:rFonts w:ascii="Times New Roman" w:eastAsia="Times New Roman" w:hAnsi="Times New Roman" w:cs="Times New Roman"/>
                <w:b/>
                <w:bCs/>
                <w:color w:val="000000"/>
                <w:sz w:val="26"/>
                <w:szCs w:val="26"/>
              </w:rPr>
              <w:t>Second Level Cache</w:t>
            </w:r>
          </w:p>
        </w:tc>
      </w:tr>
      <w:tr w:rsidR="005E43FB" w:rsidRPr="005E43FB" w:rsidTr="00354313">
        <w:trPr>
          <w:trHeight w:val="519"/>
        </w:trPr>
        <w:tc>
          <w:tcPr>
            <w:tcW w:w="0" w:type="auto"/>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5E43FB" w:rsidRPr="005E43FB" w:rsidRDefault="005E43FB" w:rsidP="005E43FB">
            <w:pPr>
              <w:spacing w:after="0" w:line="345" w:lineRule="atLeast"/>
              <w:ind w:left="300"/>
              <w:rPr>
                <w:rFonts w:ascii="Verdana" w:eastAsia="Times New Roman" w:hAnsi="Verdana" w:cs="Times New Roman"/>
                <w:color w:val="000000"/>
                <w:sz w:val="20"/>
                <w:szCs w:val="20"/>
              </w:rPr>
            </w:pPr>
            <w:r w:rsidRPr="005E43FB">
              <w:rPr>
                <w:rFonts w:ascii="Verdana" w:eastAsia="Times New Roman" w:hAnsi="Verdana" w:cs="Times New Roman"/>
                <w:color w:val="000000"/>
                <w:sz w:val="20"/>
                <w:szCs w:val="20"/>
              </w:rPr>
              <w:t>1)</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5E43FB" w:rsidRPr="005E43FB" w:rsidRDefault="005E43FB" w:rsidP="005E43FB">
            <w:pPr>
              <w:spacing w:after="0" w:line="345" w:lineRule="atLeast"/>
              <w:ind w:left="300"/>
              <w:rPr>
                <w:rFonts w:ascii="Verdana" w:eastAsia="Times New Roman" w:hAnsi="Verdana" w:cs="Times New Roman"/>
                <w:color w:val="000000"/>
                <w:sz w:val="20"/>
                <w:szCs w:val="20"/>
              </w:rPr>
            </w:pPr>
            <w:r w:rsidRPr="005E43FB">
              <w:rPr>
                <w:rFonts w:ascii="Verdana" w:eastAsia="Times New Roman" w:hAnsi="Verdana" w:cs="Times New Roman"/>
                <w:color w:val="000000"/>
                <w:sz w:val="20"/>
                <w:szCs w:val="20"/>
              </w:rPr>
              <w:t>First Level Cache is </w:t>
            </w:r>
            <w:r w:rsidRPr="005E43FB">
              <w:rPr>
                <w:rFonts w:ascii="Verdana" w:eastAsia="Times New Roman" w:hAnsi="Verdana" w:cs="Times New Roman"/>
                <w:b/>
                <w:bCs/>
                <w:color w:val="000000"/>
                <w:sz w:val="20"/>
                <w:szCs w:val="20"/>
              </w:rPr>
              <w:t>associated with Session</w:t>
            </w:r>
            <w:r w:rsidRPr="005E43FB">
              <w:rPr>
                <w:rFonts w:ascii="Verdana" w:eastAsia="Times New Roman" w:hAnsi="Verdana" w:cs="Times New Roman"/>
                <w:color w:val="000000"/>
                <w:sz w:val="20"/>
                <w:szCs w:val="20"/>
              </w:rPr>
              <w:t>.</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5E43FB" w:rsidRPr="005E43FB" w:rsidRDefault="005E43FB" w:rsidP="005E43FB">
            <w:pPr>
              <w:spacing w:after="0" w:line="345" w:lineRule="atLeast"/>
              <w:ind w:left="300"/>
              <w:rPr>
                <w:rFonts w:ascii="Verdana" w:eastAsia="Times New Roman" w:hAnsi="Verdana" w:cs="Times New Roman"/>
                <w:color w:val="000000"/>
                <w:sz w:val="20"/>
                <w:szCs w:val="20"/>
              </w:rPr>
            </w:pPr>
            <w:r w:rsidRPr="005E43FB">
              <w:rPr>
                <w:rFonts w:ascii="Verdana" w:eastAsia="Times New Roman" w:hAnsi="Verdana" w:cs="Times New Roman"/>
                <w:color w:val="000000"/>
                <w:sz w:val="20"/>
                <w:szCs w:val="20"/>
              </w:rPr>
              <w:t>Second Level Cache is associated with </w:t>
            </w:r>
            <w:r w:rsidRPr="005E43FB">
              <w:rPr>
                <w:rFonts w:ascii="Verdana" w:eastAsia="Times New Roman" w:hAnsi="Verdana" w:cs="Times New Roman"/>
                <w:b/>
                <w:bCs/>
                <w:color w:val="000000"/>
                <w:sz w:val="20"/>
                <w:szCs w:val="20"/>
              </w:rPr>
              <w:t>SessionFactory</w:t>
            </w:r>
            <w:r w:rsidRPr="005E43FB">
              <w:rPr>
                <w:rFonts w:ascii="Verdana" w:eastAsia="Times New Roman" w:hAnsi="Verdana" w:cs="Times New Roman"/>
                <w:color w:val="000000"/>
                <w:sz w:val="20"/>
                <w:szCs w:val="20"/>
              </w:rPr>
              <w:t>.</w:t>
            </w:r>
          </w:p>
        </w:tc>
      </w:tr>
      <w:tr w:rsidR="005E43FB" w:rsidRPr="005E43FB" w:rsidTr="00354313">
        <w:trPr>
          <w:trHeight w:val="519"/>
        </w:trPr>
        <w:tc>
          <w:tcPr>
            <w:tcW w:w="0" w:type="auto"/>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5E43FB" w:rsidRPr="005E43FB" w:rsidRDefault="005E43FB" w:rsidP="005E43FB">
            <w:pPr>
              <w:spacing w:after="0" w:line="345" w:lineRule="atLeast"/>
              <w:ind w:left="300"/>
              <w:rPr>
                <w:rFonts w:ascii="Verdana" w:eastAsia="Times New Roman" w:hAnsi="Verdana" w:cs="Times New Roman"/>
                <w:color w:val="000000"/>
                <w:sz w:val="20"/>
                <w:szCs w:val="20"/>
              </w:rPr>
            </w:pPr>
            <w:r w:rsidRPr="005E43FB">
              <w:rPr>
                <w:rFonts w:ascii="Verdana" w:eastAsia="Times New Roman" w:hAnsi="Verdana" w:cs="Times New Roman"/>
                <w:color w:val="000000"/>
                <w:sz w:val="20"/>
                <w:szCs w:val="20"/>
              </w:rPr>
              <w:t>2)</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5E43FB" w:rsidRPr="005E43FB" w:rsidRDefault="005E43FB" w:rsidP="005E43FB">
            <w:pPr>
              <w:spacing w:after="0" w:line="345" w:lineRule="atLeast"/>
              <w:ind w:left="300"/>
              <w:rPr>
                <w:rFonts w:ascii="Verdana" w:eastAsia="Times New Roman" w:hAnsi="Verdana" w:cs="Times New Roman"/>
                <w:color w:val="000000"/>
                <w:sz w:val="20"/>
                <w:szCs w:val="20"/>
              </w:rPr>
            </w:pPr>
            <w:r w:rsidRPr="005E43FB">
              <w:rPr>
                <w:rFonts w:ascii="Verdana" w:eastAsia="Times New Roman" w:hAnsi="Verdana" w:cs="Times New Roman"/>
                <w:color w:val="000000"/>
                <w:sz w:val="20"/>
                <w:szCs w:val="20"/>
              </w:rPr>
              <w:t>It is </w:t>
            </w:r>
            <w:r w:rsidRPr="005E43FB">
              <w:rPr>
                <w:rFonts w:ascii="Verdana" w:eastAsia="Times New Roman" w:hAnsi="Verdana" w:cs="Times New Roman"/>
                <w:b/>
                <w:bCs/>
                <w:color w:val="000000"/>
                <w:sz w:val="20"/>
                <w:szCs w:val="20"/>
              </w:rPr>
              <w:t>enabled</w:t>
            </w:r>
            <w:r w:rsidRPr="005E43FB">
              <w:rPr>
                <w:rFonts w:ascii="Verdana" w:eastAsia="Times New Roman" w:hAnsi="Verdana" w:cs="Times New Roman"/>
                <w:color w:val="000000"/>
                <w:sz w:val="20"/>
                <w:szCs w:val="20"/>
              </w:rPr>
              <w:t> by default.</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5E43FB" w:rsidRPr="005E43FB" w:rsidRDefault="005E43FB" w:rsidP="005E43FB">
            <w:pPr>
              <w:spacing w:after="0" w:line="345" w:lineRule="atLeast"/>
              <w:ind w:left="300"/>
              <w:rPr>
                <w:rFonts w:ascii="Verdana" w:eastAsia="Times New Roman" w:hAnsi="Verdana" w:cs="Times New Roman"/>
                <w:color w:val="000000"/>
                <w:sz w:val="20"/>
                <w:szCs w:val="20"/>
              </w:rPr>
            </w:pPr>
            <w:r w:rsidRPr="005E43FB">
              <w:rPr>
                <w:rFonts w:ascii="Verdana" w:eastAsia="Times New Roman" w:hAnsi="Verdana" w:cs="Times New Roman"/>
                <w:color w:val="000000"/>
                <w:sz w:val="20"/>
                <w:szCs w:val="20"/>
              </w:rPr>
              <w:t>It is </w:t>
            </w:r>
            <w:r w:rsidRPr="005E43FB">
              <w:rPr>
                <w:rFonts w:ascii="Verdana" w:eastAsia="Times New Roman" w:hAnsi="Verdana" w:cs="Times New Roman"/>
                <w:b/>
                <w:bCs/>
                <w:color w:val="000000"/>
                <w:sz w:val="20"/>
                <w:szCs w:val="20"/>
              </w:rPr>
              <w:t>not enabled</w:t>
            </w:r>
            <w:r w:rsidRPr="005E43FB">
              <w:rPr>
                <w:rFonts w:ascii="Verdana" w:eastAsia="Times New Roman" w:hAnsi="Verdana" w:cs="Times New Roman"/>
                <w:color w:val="000000"/>
                <w:sz w:val="20"/>
                <w:szCs w:val="20"/>
              </w:rPr>
              <w:t> by default.</w:t>
            </w:r>
          </w:p>
        </w:tc>
      </w:tr>
    </w:tbl>
    <w:p w:rsidR="007B7617" w:rsidRDefault="007B7617"/>
    <w:p w:rsidR="00875B62" w:rsidRDefault="00875B62"/>
    <w:p w:rsidR="00875B62" w:rsidRDefault="00875B62"/>
    <w:p w:rsidR="00875B62" w:rsidRDefault="00875B62">
      <w:r>
        <w:rPr>
          <w:noProof/>
        </w:rPr>
        <w:drawing>
          <wp:inline distT="0" distB="0" distL="0" distR="0">
            <wp:extent cx="5943600" cy="442372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423729"/>
                    </a:xfrm>
                    <a:prstGeom prst="rect">
                      <a:avLst/>
                    </a:prstGeom>
                    <a:noFill/>
                    <a:ln>
                      <a:noFill/>
                    </a:ln>
                  </pic:spPr>
                </pic:pic>
              </a:graphicData>
            </a:graphic>
          </wp:inline>
        </w:drawing>
      </w:r>
    </w:p>
    <w:p w:rsidR="00CA5728" w:rsidRDefault="00910063">
      <w:r>
        <w:rPr>
          <w:noProof/>
        </w:rPr>
        <w:lastRenderedPageBreak/>
        <w:drawing>
          <wp:inline distT="0" distB="0" distL="0" distR="0" wp14:anchorId="15552638" wp14:editId="0DE88FC5">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3341370"/>
                    </a:xfrm>
                    <a:prstGeom prst="rect">
                      <a:avLst/>
                    </a:prstGeom>
                  </pic:spPr>
                </pic:pic>
              </a:graphicData>
            </a:graphic>
          </wp:inline>
        </w:drawing>
      </w:r>
    </w:p>
    <w:p w:rsidR="00910063" w:rsidRDefault="00910063">
      <w:r>
        <w:rPr>
          <w:noProof/>
        </w:rPr>
        <w:drawing>
          <wp:inline distT="0" distB="0" distL="0" distR="0" wp14:anchorId="5CC14DF8" wp14:editId="66550405">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341370"/>
                    </a:xfrm>
                    <a:prstGeom prst="rect">
                      <a:avLst/>
                    </a:prstGeom>
                  </pic:spPr>
                </pic:pic>
              </a:graphicData>
            </a:graphic>
          </wp:inline>
        </w:drawing>
      </w:r>
    </w:p>
    <w:p w:rsidR="00910063" w:rsidRDefault="00910063">
      <w:r>
        <w:rPr>
          <w:noProof/>
        </w:rPr>
        <w:lastRenderedPageBreak/>
        <w:drawing>
          <wp:inline distT="0" distB="0" distL="0" distR="0" wp14:anchorId="2B171DE4" wp14:editId="7EA6BEB0">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341370"/>
                    </a:xfrm>
                    <a:prstGeom prst="rect">
                      <a:avLst/>
                    </a:prstGeom>
                  </pic:spPr>
                </pic:pic>
              </a:graphicData>
            </a:graphic>
          </wp:inline>
        </w:drawing>
      </w:r>
    </w:p>
    <w:p w:rsidR="00862B34" w:rsidRDefault="00862B34" w:rsidP="00862B34">
      <w:pPr>
        <w:pStyle w:val="Heading1"/>
        <w:shd w:val="clear" w:color="auto" w:fill="FFFFFF"/>
        <w:spacing w:before="75" w:line="345" w:lineRule="atLeast"/>
        <w:rPr>
          <w:rFonts w:ascii="Helvetica" w:hAnsi="Helvetica" w:cs="Helvetica"/>
          <w:b w:val="0"/>
          <w:bCs w:val="0"/>
          <w:color w:val="610B38"/>
          <w:sz w:val="44"/>
          <w:szCs w:val="44"/>
        </w:rPr>
      </w:pPr>
      <w:r>
        <w:rPr>
          <w:rFonts w:ascii="Helvetica" w:hAnsi="Helvetica" w:cs="Helvetica"/>
          <w:b w:val="0"/>
          <w:bCs w:val="0"/>
          <w:color w:val="610B38"/>
          <w:sz w:val="44"/>
          <w:szCs w:val="44"/>
        </w:rPr>
        <w:t>Hibernate Inheritance Mapping:</w:t>
      </w:r>
    </w:p>
    <w:p w:rsidR="00862B34" w:rsidRPr="00862B34" w:rsidRDefault="00862B34" w:rsidP="00862B34">
      <w:pPr>
        <w:pStyle w:val="Heading1"/>
        <w:shd w:val="clear" w:color="auto" w:fill="FFFFFF"/>
        <w:spacing w:before="75" w:line="345" w:lineRule="atLeast"/>
        <w:rPr>
          <w:rFonts w:ascii="Helvetica" w:hAnsi="Helvetica" w:cs="Helvetica"/>
          <w:b w:val="0"/>
          <w:bCs w:val="0"/>
          <w:color w:val="610B38"/>
          <w:sz w:val="44"/>
          <w:szCs w:val="44"/>
        </w:rPr>
      </w:pPr>
      <w:r>
        <w:rPr>
          <w:rFonts w:ascii="Verdana" w:hAnsi="Verdana"/>
          <w:color w:val="000000"/>
          <w:sz w:val="20"/>
          <w:szCs w:val="20"/>
        </w:rPr>
        <w:t xml:space="preserve"> We can map the inheritance hierarchy classes with the table of the database. There are three inheritance mapping strategies defined in the hibernate:</w:t>
      </w:r>
    </w:p>
    <w:p w:rsidR="00862B34" w:rsidRDefault="00862B34" w:rsidP="00862B34">
      <w:pPr>
        <w:numPr>
          <w:ilvl w:val="0"/>
          <w:numId w:val="9"/>
        </w:numPr>
        <w:shd w:val="clear" w:color="auto" w:fill="FFFFFF"/>
        <w:spacing w:before="45" w:after="100" w:afterAutospacing="1" w:line="240" w:lineRule="auto"/>
        <w:rPr>
          <w:rFonts w:ascii="Verdana" w:hAnsi="Verdana"/>
          <w:color w:val="000000"/>
          <w:sz w:val="20"/>
          <w:szCs w:val="20"/>
        </w:rPr>
      </w:pPr>
      <w:r>
        <w:rPr>
          <w:rFonts w:ascii="Verdana" w:hAnsi="Verdana"/>
          <w:color w:val="000000"/>
          <w:sz w:val="20"/>
          <w:szCs w:val="20"/>
        </w:rPr>
        <w:t>Table Per Hierarchy</w:t>
      </w:r>
      <w:r w:rsidR="00F26CD2">
        <w:rPr>
          <w:rFonts w:ascii="Verdana" w:hAnsi="Verdana"/>
          <w:color w:val="000000"/>
          <w:sz w:val="20"/>
          <w:szCs w:val="20"/>
        </w:rPr>
        <w:t>(Single table strategy)</w:t>
      </w:r>
    </w:p>
    <w:p w:rsidR="00862B34" w:rsidRDefault="00862B34" w:rsidP="00862B34">
      <w:pPr>
        <w:numPr>
          <w:ilvl w:val="0"/>
          <w:numId w:val="9"/>
        </w:numPr>
        <w:shd w:val="clear" w:color="auto" w:fill="FFFFFF"/>
        <w:spacing w:before="45" w:after="100" w:afterAutospacing="1" w:line="240" w:lineRule="auto"/>
        <w:rPr>
          <w:rFonts w:ascii="Verdana" w:hAnsi="Verdana"/>
          <w:color w:val="000000"/>
          <w:sz w:val="20"/>
          <w:szCs w:val="20"/>
        </w:rPr>
      </w:pPr>
      <w:r>
        <w:rPr>
          <w:rFonts w:ascii="Verdana" w:hAnsi="Verdana"/>
          <w:color w:val="000000"/>
          <w:sz w:val="20"/>
          <w:szCs w:val="20"/>
        </w:rPr>
        <w:t>Table Per Concrete class</w:t>
      </w:r>
      <w:r w:rsidR="00F26CD2">
        <w:rPr>
          <w:rFonts w:ascii="Verdana" w:hAnsi="Verdana"/>
          <w:color w:val="000000"/>
          <w:sz w:val="20"/>
          <w:szCs w:val="20"/>
        </w:rPr>
        <w:t>(Table per class strategy)</w:t>
      </w:r>
    </w:p>
    <w:p w:rsidR="00862B34" w:rsidRDefault="00862B34" w:rsidP="00862B34">
      <w:pPr>
        <w:numPr>
          <w:ilvl w:val="0"/>
          <w:numId w:val="9"/>
        </w:numPr>
        <w:shd w:val="clear" w:color="auto" w:fill="FFFFFF"/>
        <w:spacing w:before="45" w:after="100" w:afterAutospacing="1" w:line="240" w:lineRule="auto"/>
        <w:rPr>
          <w:rFonts w:ascii="Verdana" w:hAnsi="Verdana"/>
          <w:color w:val="000000"/>
          <w:sz w:val="20"/>
          <w:szCs w:val="20"/>
        </w:rPr>
      </w:pPr>
      <w:r>
        <w:rPr>
          <w:rFonts w:ascii="Verdana" w:hAnsi="Verdana"/>
          <w:color w:val="000000"/>
          <w:sz w:val="20"/>
          <w:szCs w:val="20"/>
        </w:rPr>
        <w:t>Table Per Subclass</w:t>
      </w:r>
      <w:r w:rsidR="00F26CD2">
        <w:rPr>
          <w:rFonts w:ascii="Verdana" w:hAnsi="Verdana"/>
          <w:color w:val="000000"/>
          <w:sz w:val="20"/>
          <w:szCs w:val="20"/>
        </w:rPr>
        <w:t>(joined strategy)</w:t>
      </w:r>
    </w:p>
    <w:p w:rsidR="00862B34" w:rsidRDefault="00C908D4" w:rsidP="00862B34">
      <w:pPr>
        <w:spacing w:after="0"/>
        <w:rPr>
          <w:rFonts w:ascii="Times New Roman" w:hAnsi="Times New Roman"/>
          <w:sz w:val="24"/>
          <w:szCs w:val="24"/>
        </w:rPr>
      </w:pPr>
      <w:r>
        <w:pict>
          <v:rect id="_x0000_i1036" style="width:0;height:.75pt" o:hralign="center" o:hrstd="t" o:hrnoshade="t" o:hr="t" fillcolor="#d4d4d4" stroked="f"/>
        </w:pict>
      </w:r>
    </w:p>
    <w:p w:rsidR="00862B34" w:rsidRDefault="00862B34" w:rsidP="00862B34">
      <w:pPr>
        <w:pStyle w:val="Heading4"/>
        <w:shd w:val="clear" w:color="auto" w:fill="FFFFFF"/>
        <w:spacing w:line="345" w:lineRule="atLeast"/>
        <w:rPr>
          <w:rFonts w:ascii="Helvetica" w:hAnsi="Helvetica" w:cs="Helvetica"/>
          <w:color w:val="610B4B"/>
          <w:sz w:val="27"/>
          <w:szCs w:val="27"/>
        </w:rPr>
      </w:pPr>
      <w:r>
        <w:rPr>
          <w:rFonts w:ascii="Helvetica" w:hAnsi="Helvetica" w:cs="Helvetica"/>
          <w:color w:val="610B4B"/>
          <w:sz w:val="27"/>
          <w:szCs w:val="27"/>
        </w:rPr>
        <w:t>Table Per Hierarchy</w:t>
      </w:r>
    </w:p>
    <w:p w:rsidR="00862B34" w:rsidRDefault="00862B34" w:rsidP="00862B34">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In table per hierarchy mapping, single table is required to map the whole hierarchy, an extra column (known as discriminator column) is added to identify the class. But nullable values are stored in the table .</w:t>
      </w:r>
    </w:p>
    <w:p w:rsidR="00862B34" w:rsidRDefault="00C908D4" w:rsidP="00862B34">
      <w:pPr>
        <w:rPr>
          <w:rFonts w:ascii="Times New Roman" w:hAnsi="Times New Roman"/>
          <w:sz w:val="24"/>
          <w:szCs w:val="24"/>
        </w:rPr>
      </w:pPr>
      <w:hyperlink r:id="rId11" w:history="1">
        <w:r w:rsidR="00862B34">
          <w:rPr>
            <w:rStyle w:val="Hyperlink"/>
            <w:rFonts w:ascii="Verdana" w:hAnsi="Verdana"/>
            <w:color w:val="008000"/>
            <w:sz w:val="20"/>
            <w:szCs w:val="20"/>
            <w:shd w:val="clear" w:color="auto" w:fill="FFFFFF"/>
          </w:rPr>
          <w:t>Table Per Hierarchy using xml file</w:t>
        </w:r>
      </w:hyperlink>
      <w:r w:rsidR="00862B34">
        <w:rPr>
          <w:rFonts w:ascii="Verdana" w:hAnsi="Verdana"/>
          <w:color w:val="000000"/>
          <w:sz w:val="20"/>
          <w:szCs w:val="20"/>
        </w:rPr>
        <w:br/>
      </w:r>
      <w:hyperlink r:id="rId12" w:history="1">
        <w:r w:rsidR="00862B34">
          <w:rPr>
            <w:rStyle w:val="Hyperlink"/>
            <w:rFonts w:ascii="Verdana" w:hAnsi="Verdana"/>
            <w:color w:val="008000"/>
            <w:sz w:val="20"/>
            <w:szCs w:val="20"/>
            <w:shd w:val="clear" w:color="auto" w:fill="FFFFFF"/>
          </w:rPr>
          <w:t>Table Per Hierarchy using Annotation</w:t>
        </w:r>
      </w:hyperlink>
    </w:p>
    <w:p w:rsidR="00862B34" w:rsidRDefault="00C908D4" w:rsidP="00862B34">
      <w:r>
        <w:pict>
          <v:rect id="_x0000_i1037" style="width:0;height:.75pt" o:hralign="center" o:hrstd="t" o:hrnoshade="t" o:hr="t" fillcolor="#d4d4d4" stroked="f"/>
        </w:pict>
      </w:r>
    </w:p>
    <w:p w:rsidR="00862B34" w:rsidRDefault="00862B34" w:rsidP="00862B34">
      <w:pPr>
        <w:pStyle w:val="Heading4"/>
        <w:shd w:val="clear" w:color="auto" w:fill="FFFFFF"/>
        <w:spacing w:line="345" w:lineRule="atLeast"/>
        <w:rPr>
          <w:rFonts w:ascii="Helvetica" w:hAnsi="Helvetica" w:cs="Helvetica"/>
          <w:color w:val="610B4B"/>
          <w:sz w:val="27"/>
          <w:szCs w:val="27"/>
        </w:rPr>
      </w:pPr>
      <w:r>
        <w:rPr>
          <w:rFonts w:ascii="Helvetica" w:hAnsi="Helvetica" w:cs="Helvetica"/>
          <w:color w:val="610B4B"/>
          <w:sz w:val="27"/>
          <w:szCs w:val="27"/>
        </w:rPr>
        <w:t>Table Per Concrete class</w:t>
      </w:r>
    </w:p>
    <w:p w:rsidR="00862B34" w:rsidRDefault="00862B34" w:rsidP="00862B34">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In case of table per concrete class, tables are created as per class. But duplicate column is added in subclass tables.</w:t>
      </w:r>
    </w:p>
    <w:p w:rsidR="00862B34" w:rsidRDefault="00C908D4" w:rsidP="00862B34">
      <w:pPr>
        <w:rPr>
          <w:rFonts w:ascii="Times New Roman" w:hAnsi="Times New Roman"/>
          <w:sz w:val="24"/>
          <w:szCs w:val="24"/>
        </w:rPr>
      </w:pPr>
      <w:hyperlink r:id="rId13" w:history="1">
        <w:r w:rsidR="00862B34">
          <w:rPr>
            <w:rStyle w:val="Hyperlink"/>
            <w:rFonts w:ascii="Verdana" w:hAnsi="Verdana"/>
            <w:color w:val="008000"/>
            <w:sz w:val="20"/>
            <w:szCs w:val="20"/>
            <w:shd w:val="clear" w:color="auto" w:fill="FFFFFF"/>
          </w:rPr>
          <w:t>Table Per Concrete class using xml file</w:t>
        </w:r>
      </w:hyperlink>
      <w:r w:rsidR="00862B34">
        <w:rPr>
          <w:rFonts w:ascii="Verdana" w:hAnsi="Verdana"/>
          <w:color w:val="000000"/>
          <w:sz w:val="20"/>
          <w:szCs w:val="20"/>
        </w:rPr>
        <w:br/>
      </w:r>
      <w:hyperlink r:id="rId14" w:history="1">
        <w:r w:rsidR="00862B34">
          <w:rPr>
            <w:rStyle w:val="Hyperlink"/>
            <w:rFonts w:ascii="Verdana" w:hAnsi="Verdana"/>
            <w:color w:val="008000"/>
            <w:sz w:val="20"/>
            <w:szCs w:val="20"/>
            <w:shd w:val="clear" w:color="auto" w:fill="FFFFFF"/>
          </w:rPr>
          <w:t>Table Per Concrete class using Annotation</w:t>
        </w:r>
      </w:hyperlink>
    </w:p>
    <w:p w:rsidR="00862B34" w:rsidRDefault="00C908D4" w:rsidP="00862B34">
      <w:r>
        <w:pict>
          <v:rect id="_x0000_i1038" style="width:0;height:.75pt" o:hralign="center" o:hrstd="t" o:hrnoshade="t" o:hr="t" fillcolor="#d4d4d4" stroked="f"/>
        </w:pict>
      </w:r>
    </w:p>
    <w:p w:rsidR="00862B34" w:rsidRDefault="00862B34" w:rsidP="00862B34">
      <w:pPr>
        <w:pStyle w:val="Heading4"/>
        <w:shd w:val="clear" w:color="auto" w:fill="FFFFFF"/>
        <w:spacing w:line="345" w:lineRule="atLeast"/>
        <w:rPr>
          <w:rFonts w:ascii="Helvetica" w:hAnsi="Helvetica" w:cs="Helvetica"/>
          <w:color w:val="610B4B"/>
          <w:sz w:val="27"/>
          <w:szCs w:val="27"/>
        </w:rPr>
      </w:pPr>
      <w:r>
        <w:rPr>
          <w:rFonts w:ascii="Helvetica" w:hAnsi="Helvetica" w:cs="Helvetica"/>
          <w:color w:val="610B4B"/>
          <w:sz w:val="27"/>
          <w:szCs w:val="27"/>
        </w:rPr>
        <w:t>Table Per Subclass</w:t>
      </w:r>
    </w:p>
    <w:p w:rsidR="00862B34" w:rsidRDefault="00862B34" w:rsidP="00862B34">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In this strategy, tables are created as per class but related by foreign key. So there are no duplicate columns.</w:t>
      </w:r>
    </w:p>
    <w:p w:rsidR="00875B62" w:rsidRDefault="00C908D4" w:rsidP="00862B34">
      <w:pPr>
        <w:rPr>
          <w:rStyle w:val="Hyperlink"/>
          <w:rFonts w:ascii="Verdana" w:hAnsi="Verdana"/>
          <w:color w:val="008000"/>
          <w:sz w:val="20"/>
          <w:szCs w:val="20"/>
          <w:shd w:val="clear" w:color="auto" w:fill="FFFFFF"/>
        </w:rPr>
      </w:pPr>
      <w:hyperlink r:id="rId15" w:history="1">
        <w:r w:rsidR="00862B34">
          <w:rPr>
            <w:rStyle w:val="Hyperlink"/>
            <w:rFonts w:ascii="Verdana" w:hAnsi="Verdana"/>
            <w:color w:val="008000"/>
            <w:sz w:val="20"/>
            <w:szCs w:val="20"/>
            <w:shd w:val="clear" w:color="auto" w:fill="FFFFFF"/>
          </w:rPr>
          <w:t>Table Per Subclass using xml file</w:t>
        </w:r>
      </w:hyperlink>
      <w:r w:rsidR="00862B34">
        <w:rPr>
          <w:rFonts w:ascii="Verdana" w:hAnsi="Verdana"/>
          <w:color w:val="000000"/>
          <w:sz w:val="20"/>
          <w:szCs w:val="20"/>
        </w:rPr>
        <w:br/>
      </w:r>
      <w:hyperlink r:id="rId16" w:history="1">
        <w:r w:rsidR="00862B34">
          <w:rPr>
            <w:rStyle w:val="Hyperlink"/>
            <w:rFonts w:ascii="Verdana" w:hAnsi="Verdana"/>
            <w:color w:val="008000"/>
            <w:sz w:val="20"/>
            <w:szCs w:val="20"/>
            <w:shd w:val="clear" w:color="auto" w:fill="FFFFFF"/>
          </w:rPr>
          <w:t>Table Per Subclass using Annotation</w:t>
        </w:r>
      </w:hyperlink>
    </w:p>
    <w:p w:rsidR="00D43F78" w:rsidRDefault="00D43F78" w:rsidP="00862B34">
      <w:pPr>
        <w:rPr>
          <w:rStyle w:val="Hyperlink"/>
          <w:rFonts w:ascii="Verdana" w:hAnsi="Verdana"/>
          <w:color w:val="008000"/>
          <w:sz w:val="20"/>
          <w:szCs w:val="20"/>
          <w:shd w:val="clear" w:color="auto" w:fill="FFFFFF"/>
        </w:rPr>
      </w:pPr>
    </w:p>
    <w:p w:rsidR="00D43F78" w:rsidRPr="00D43F78" w:rsidRDefault="00D43F78" w:rsidP="00862B34">
      <w:pPr>
        <w:rPr>
          <w:rStyle w:val="Hyperlink"/>
          <w:rFonts w:ascii="Verdana" w:hAnsi="Verdana"/>
          <w:b/>
          <w:color w:val="000000" w:themeColor="text1"/>
          <w:sz w:val="20"/>
          <w:szCs w:val="20"/>
          <w:shd w:val="clear" w:color="auto" w:fill="FFFFFF"/>
        </w:rPr>
      </w:pPr>
      <w:r w:rsidRPr="00D43F78">
        <w:rPr>
          <w:rStyle w:val="Hyperlink"/>
          <w:rFonts w:ascii="Verdana" w:hAnsi="Verdana"/>
          <w:b/>
          <w:color w:val="000000" w:themeColor="text1"/>
          <w:sz w:val="20"/>
          <w:szCs w:val="20"/>
          <w:shd w:val="clear" w:color="auto" w:fill="FFFFFF"/>
        </w:rPr>
        <w:t>Sample hibernate configuration file :</w:t>
      </w:r>
    </w:p>
    <w:p w:rsidR="00D43F78" w:rsidRDefault="00D43F78" w:rsidP="00D43F78">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DOCTYPE</w:t>
      </w:r>
      <w:r>
        <w:rPr>
          <w:rFonts w:ascii="Consolas" w:hAnsi="Consolas" w:cs="Consolas"/>
          <w:sz w:val="20"/>
          <w:szCs w:val="20"/>
        </w:rPr>
        <w:t xml:space="preserve"> </w:t>
      </w:r>
      <w:r>
        <w:rPr>
          <w:rFonts w:ascii="Consolas" w:hAnsi="Consolas" w:cs="Consolas"/>
          <w:color w:val="008080"/>
          <w:sz w:val="20"/>
          <w:szCs w:val="20"/>
        </w:rPr>
        <w:t>hibernate-configuration</w:t>
      </w:r>
      <w:r>
        <w:rPr>
          <w:rFonts w:ascii="Consolas" w:hAnsi="Consolas" w:cs="Consolas"/>
          <w:sz w:val="20"/>
          <w:szCs w:val="20"/>
        </w:rPr>
        <w:t xml:space="preserve"> </w:t>
      </w:r>
      <w:r>
        <w:rPr>
          <w:rFonts w:ascii="Consolas" w:hAnsi="Consolas" w:cs="Consolas"/>
          <w:color w:val="808080"/>
          <w:sz w:val="20"/>
          <w:szCs w:val="20"/>
        </w:rPr>
        <w:t>PUBLIC</w:t>
      </w:r>
      <w:r>
        <w:rPr>
          <w:rFonts w:ascii="Consolas" w:hAnsi="Consolas" w:cs="Consolas"/>
          <w:sz w:val="20"/>
          <w:szCs w:val="20"/>
        </w:rPr>
        <w:t xml:space="preserve"> </w:t>
      </w:r>
    </w:p>
    <w:p w:rsidR="00D43F78" w:rsidRDefault="00D43F78" w:rsidP="00D43F7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8080"/>
          <w:sz w:val="20"/>
          <w:szCs w:val="20"/>
        </w:rPr>
        <w:t>"-//Hibernate/Hibernate Configuration DTD 3.0//EN"</w:t>
      </w:r>
      <w:r>
        <w:rPr>
          <w:rFonts w:ascii="Consolas" w:hAnsi="Consolas" w:cs="Consolas"/>
          <w:sz w:val="20"/>
          <w:szCs w:val="20"/>
        </w:rPr>
        <w:t xml:space="preserve"> </w:t>
      </w:r>
    </w:p>
    <w:p w:rsidR="00D43F78" w:rsidRDefault="00D43F78" w:rsidP="00D43F7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3F7F5F"/>
          <w:sz w:val="20"/>
          <w:szCs w:val="20"/>
        </w:rPr>
        <w:t>"http://hibernate.sourceforge.net/hibernate-configuration-3.0.dtd"</w:t>
      </w:r>
      <w:r>
        <w:rPr>
          <w:rFonts w:ascii="Consolas" w:hAnsi="Consolas" w:cs="Consolas"/>
          <w:color w:val="008080"/>
          <w:sz w:val="20"/>
          <w:szCs w:val="20"/>
        </w:rPr>
        <w:t>&gt;</w:t>
      </w:r>
      <w:r>
        <w:rPr>
          <w:rFonts w:ascii="Consolas" w:hAnsi="Consolas" w:cs="Consolas"/>
          <w:color w:val="000000"/>
          <w:sz w:val="20"/>
          <w:szCs w:val="20"/>
        </w:rPr>
        <w:t xml:space="preserve"> </w:t>
      </w:r>
    </w:p>
    <w:p w:rsidR="00D43F78" w:rsidRDefault="00D43F78" w:rsidP="00D43F78">
      <w:pPr>
        <w:autoSpaceDE w:val="0"/>
        <w:autoSpaceDN w:val="0"/>
        <w:adjustRightInd w:val="0"/>
        <w:spacing w:after="0" w:line="240" w:lineRule="auto"/>
        <w:rPr>
          <w:rFonts w:ascii="Consolas" w:hAnsi="Consolas" w:cs="Consolas"/>
          <w:sz w:val="20"/>
          <w:szCs w:val="20"/>
        </w:rPr>
      </w:pPr>
    </w:p>
    <w:p w:rsidR="00D43F78" w:rsidRDefault="00D43F78" w:rsidP="00D43F78">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&lt;!--</w:t>
      </w:r>
    </w:p>
    <w:p w:rsidR="00D43F78" w:rsidRDefault="00D43F78" w:rsidP="00D43F78">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color w:val="3F5FBF"/>
          <w:sz w:val="20"/>
          <w:szCs w:val="20"/>
          <w:u w:val="single"/>
        </w:rPr>
        <w:t>Hibernate</w:t>
      </w:r>
      <w:r>
        <w:rPr>
          <w:rFonts w:ascii="Consolas" w:hAnsi="Consolas" w:cs="Consolas"/>
          <w:color w:val="3F5FBF"/>
          <w:sz w:val="20"/>
          <w:szCs w:val="20"/>
        </w:rPr>
        <w:t xml:space="preserve">, Relational Persistence for </w:t>
      </w:r>
      <w:r>
        <w:rPr>
          <w:rFonts w:ascii="Consolas" w:hAnsi="Consolas" w:cs="Consolas"/>
          <w:color w:val="3F5FBF"/>
          <w:sz w:val="20"/>
          <w:szCs w:val="20"/>
          <w:u w:val="single"/>
        </w:rPr>
        <w:t>Idiomatic</w:t>
      </w:r>
      <w:r>
        <w:rPr>
          <w:rFonts w:ascii="Consolas" w:hAnsi="Consolas" w:cs="Consolas"/>
          <w:color w:val="3F5FBF"/>
          <w:sz w:val="20"/>
          <w:szCs w:val="20"/>
        </w:rPr>
        <w:t xml:space="preserve"> Java</w:t>
      </w:r>
    </w:p>
    <w:p w:rsidR="00D43F78" w:rsidRDefault="00D43F78" w:rsidP="00D43F78">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rsidR="00D43F78" w:rsidRDefault="00D43F78" w:rsidP="00D43F78">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License: GNU Lesser General Public License (LGPL), version 2.1 or later.</w:t>
      </w:r>
    </w:p>
    <w:p w:rsidR="00D43F78" w:rsidRDefault="00D43F78" w:rsidP="00D43F78">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See the lgpl.txt file in the root directory or &lt;http://www.gnu.org/licenses/</w:t>
      </w:r>
      <w:r>
        <w:rPr>
          <w:rFonts w:ascii="Consolas" w:hAnsi="Consolas" w:cs="Consolas"/>
          <w:color w:val="3F5FBF"/>
          <w:sz w:val="20"/>
          <w:szCs w:val="20"/>
          <w:u w:val="single"/>
        </w:rPr>
        <w:t>lgpl</w:t>
      </w:r>
      <w:r>
        <w:rPr>
          <w:rFonts w:ascii="Consolas" w:hAnsi="Consolas" w:cs="Consolas"/>
          <w:color w:val="3F5FBF"/>
          <w:sz w:val="20"/>
          <w:szCs w:val="20"/>
        </w:rPr>
        <w:t>-2.1.</w:t>
      </w:r>
      <w:r>
        <w:rPr>
          <w:rFonts w:ascii="Consolas" w:hAnsi="Consolas" w:cs="Consolas"/>
          <w:color w:val="3F5FBF"/>
          <w:sz w:val="20"/>
          <w:szCs w:val="20"/>
          <w:u w:val="single"/>
        </w:rPr>
        <w:t>html</w:t>
      </w:r>
      <w:r>
        <w:rPr>
          <w:rFonts w:ascii="Consolas" w:hAnsi="Consolas" w:cs="Consolas"/>
          <w:color w:val="3F5FBF"/>
          <w:sz w:val="20"/>
          <w:szCs w:val="20"/>
        </w:rPr>
        <w:t>&gt;.</w:t>
      </w:r>
    </w:p>
    <w:p w:rsidR="00D43F78" w:rsidRDefault="00D43F78" w:rsidP="00D43F78">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--&gt;</w:t>
      </w:r>
    </w:p>
    <w:p w:rsidR="00D43F78" w:rsidRPr="00D43F78" w:rsidRDefault="00D43F78" w:rsidP="00D43F78">
      <w:pPr>
        <w:pStyle w:val="ListParagraph"/>
        <w:autoSpaceDE w:val="0"/>
        <w:autoSpaceDN w:val="0"/>
        <w:adjustRightInd w:val="0"/>
        <w:spacing w:after="0" w:line="240" w:lineRule="auto"/>
        <w:rPr>
          <w:rFonts w:ascii="Consolas" w:hAnsi="Consolas" w:cs="Consolas"/>
          <w:sz w:val="20"/>
          <w:szCs w:val="20"/>
        </w:rPr>
      </w:pPr>
      <w:r w:rsidRPr="00D43F78">
        <w:rPr>
          <w:rFonts w:ascii="Consolas" w:hAnsi="Consolas" w:cs="Consolas"/>
          <w:color w:val="008080"/>
          <w:sz w:val="20"/>
          <w:szCs w:val="20"/>
        </w:rPr>
        <w:t>&lt;</w:t>
      </w:r>
      <w:r w:rsidRPr="00D43F78">
        <w:rPr>
          <w:rFonts w:ascii="Consolas" w:hAnsi="Consolas" w:cs="Consolas"/>
          <w:color w:val="3F7F7F"/>
          <w:sz w:val="20"/>
          <w:szCs w:val="20"/>
        </w:rPr>
        <w:t>hibernate-configuration</w:t>
      </w:r>
      <w:r w:rsidRPr="00D43F78">
        <w:rPr>
          <w:rFonts w:ascii="Consolas" w:hAnsi="Consolas" w:cs="Consolas"/>
          <w:color w:val="008080"/>
          <w:sz w:val="20"/>
          <w:szCs w:val="20"/>
        </w:rPr>
        <w:t>&gt;</w:t>
      </w:r>
    </w:p>
    <w:p w:rsidR="00D43F78" w:rsidRDefault="00D43F78" w:rsidP="00D43F78">
      <w:pPr>
        <w:autoSpaceDE w:val="0"/>
        <w:autoSpaceDN w:val="0"/>
        <w:adjustRightInd w:val="0"/>
        <w:spacing w:after="0" w:line="240" w:lineRule="auto"/>
        <w:rPr>
          <w:rFonts w:ascii="Consolas" w:hAnsi="Consolas" w:cs="Consolas"/>
          <w:sz w:val="20"/>
          <w:szCs w:val="20"/>
        </w:rPr>
      </w:pPr>
    </w:p>
    <w:p w:rsidR="00D43F78" w:rsidRPr="00D43F78" w:rsidRDefault="00D43F78" w:rsidP="00D43F78">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 xml:space="preserve">    </w:t>
      </w:r>
      <w:r w:rsidRPr="00D43F78">
        <w:rPr>
          <w:rFonts w:ascii="Consolas" w:hAnsi="Consolas" w:cs="Consolas"/>
          <w:color w:val="008080"/>
          <w:sz w:val="20"/>
          <w:szCs w:val="20"/>
        </w:rPr>
        <w:t>&lt;</w:t>
      </w:r>
      <w:r w:rsidRPr="00D43F78">
        <w:rPr>
          <w:rFonts w:ascii="Consolas" w:hAnsi="Consolas" w:cs="Consolas"/>
          <w:color w:val="3F7F7F"/>
          <w:sz w:val="20"/>
          <w:szCs w:val="20"/>
        </w:rPr>
        <w:t>session-factory</w:t>
      </w:r>
      <w:r w:rsidRPr="00D43F78">
        <w:rPr>
          <w:rFonts w:ascii="Consolas" w:hAnsi="Consolas" w:cs="Consolas"/>
          <w:color w:val="008080"/>
          <w:sz w:val="20"/>
          <w:szCs w:val="20"/>
        </w:rPr>
        <w:t>&gt;</w:t>
      </w:r>
    </w:p>
    <w:p w:rsidR="00D43F78" w:rsidRDefault="00D43F78" w:rsidP="00D43F7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5FBF"/>
          <w:sz w:val="20"/>
          <w:szCs w:val="20"/>
        </w:rPr>
        <w:t>&lt;!-- Database connection settings --&gt;</w:t>
      </w:r>
    </w:p>
    <w:p w:rsidR="00D43F78" w:rsidRDefault="00D43F78" w:rsidP="00D43F7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"connection.driver_class"</w:t>
      </w:r>
      <w:r>
        <w:rPr>
          <w:rFonts w:ascii="Consolas" w:hAnsi="Consolas" w:cs="Consolas"/>
          <w:color w:val="008080"/>
          <w:sz w:val="20"/>
          <w:szCs w:val="20"/>
        </w:rPr>
        <w:t>&gt;</w:t>
      </w:r>
      <w:r>
        <w:rPr>
          <w:rFonts w:ascii="Consolas" w:hAnsi="Consolas" w:cs="Consolas"/>
          <w:color w:val="000000"/>
          <w:sz w:val="20"/>
          <w:szCs w:val="20"/>
        </w:rPr>
        <w:t>com.mysql.jdbc.Driver</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color w:val="008080"/>
          <w:sz w:val="20"/>
          <w:szCs w:val="20"/>
        </w:rPr>
        <w:t>&gt;</w:t>
      </w:r>
    </w:p>
    <w:p w:rsidR="00D43F78" w:rsidRDefault="00D43F78" w:rsidP="00D43F7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sidR="00717ED7">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"connection.url"</w:t>
      </w:r>
      <w:r>
        <w:rPr>
          <w:rFonts w:ascii="Consolas" w:hAnsi="Consolas" w:cs="Consolas"/>
          <w:color w:val="008080"/>
          <w:sz w:val="20"/>
          <w:szCs w:val="20"/>
        </w:rPr>
        <w:t>&gt;</w:t>
      </w:r>
      <w:r>
        <w:rPr>
          <w:rFonts w:ascii="Consolas" w:hAnsi="Consolas" w:cs="Consolas"/>
          <w:color w:val="000000"/>
          <w:sz w:val="20"/>
          <w:szCs w:val="20"/>
        </w:rPr>
        <w:t>jdbc:mysql://</w:t>
      </w:r>
      <w:r>
        <w:rPr>
          <w:rFonts w:ascii="Consolas" w:hAnsi="Consolas" w:cs="Consolas"/>
          <w:color w:val="000000"/>
          <w:sz w:val="20"/>
          <w:szCs w:val="20"/>
          <w:u w:val="single"/>
        </w:rPr>
        <w:t>localhost</w:t>
      </w:r>
      <w:r>
        <w:rPr>
          <w:rFonts w:ascii="Consolas" w:hAnsi="Consolas" w:cs="Consolas"/>
          <w:color w:val="000000"/>
          <w:sz w:val="20"/>
          <w:szCs w:val="20"/>
        </w:rPr>
        <w:t>:3306/</w:t>
      </w:r>
      <w:r>
        <w:rPr>
          <w:rFonts w:ascii="Consolas" w:hAnsi="Consolas" w:cs="Consolas"/>
          <w:color w:val="000000"/>
          <w:sz w:val="20"/>
          <w:szCs w:val="20"/>
          <w:u w:val="single"/>
        </w:rPr>
        <w:t>hibernatedb</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color w:val="008080"/>
          <w:sz w:val="20"/>
          <w:szCs w:val="20"/>
        </w:rPr>
        <w:t>&gt;</w:t>
      </w:r>
    </w:p>
    <w:p w:rsidR="00D43F78" w:rsidRDefault="00D43F78" w:rsidP="00D43F7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"connection.username"</w:t>
      </w:r>
      <w:r>
        <w:rPr>
          <w:rFonts w:ascii="Consolas" w:hAnsi="Consolas" w:cs="Consolas"/>
          <w:color w:val="008080"/>
          <w:sz w:val="20"/>
          <w:szCs w:val="20"/>
        </w:rPr>
        <w:t>&gt;</w:t>
      </w:r>
      <w:r>
        <w:rPr>
          <w:rFonts w:ascii="Consolas" w:hAnsi="Consolas" w:cs="Consolas"/>
          <w:color w:val="000000"/>
          <w:sz w:val="20"/>
          <w:szCs w:val="20"/>
        </w:rPr>
        <w:t>root</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color w:val="008080"/>
          <w:sz w:val="20"/>
          <w:szCs w:val="20"/>
        </w:rPr>
        <w:t>&gt;</w:t>
      </w:r>
    </w:p>
    <w:p w:rsidR="00D43F78" w:rsidRDefault="00D43F78" w:rsidP="00D43F7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"connection.password"</w:t>
      </w:r>
      <w:r>
        <w:rPr>
          <w:rFonts w:ascii="Consolas" w:hAnsi="Consolas" w:cs="Consolas"/>
          <w:color w:val="008080"/>
          <w:sz w:val="20"/>
          <w:szCs w:val="20"/>
        </w:rPr>
        <w:t>&gt;&lt;/</w:t>
      </w:r>
      <w:r>
        <w:rPr>
          <w:rFonts w:ascii="Consolas" w:hAnsi="Consolas" w:cs="Consolas"/>
          <w:color w:val="3F7F7F"/>
          <w:sz w:val="20"/>
          <w:szCs w:val="20"/>
        </w:rPr>
        <w:t>property</w:t>
      </w:r>
      <w:r>
        <w:rPr>
          <w:rFonts w:ascii="Consolas" w:hAnsi="Consolas" w:cs="Consolas"/>
          <w:color w:val="008080"/>
          <w:sz w:val="20"/>
          <w:szCs w:val="20"/>
        </w:rPr>
        <w:t>&gt;</w:t>
      </w:r>
    </w:p>
    <w:p w:rsidR="00D43F78" w:rsidRDefault="00D43F78" w:rsidP="00D43F78">
      <w:pPr>
        <w:autoSpaceDE w:val="0"/>
        <w:autoSpaceDN w:val="0"/>
        <w:adjustRightInd w:val="0"/>
        <w:spacing w:after="0" w:line="240" w:lineRule="auto"/>
        <w:rPr>
          <w:rFonts w:ascii="Consolas" w:hAnsi="Consolas" w:cs="Consolas"/>
          <w:sz w:val="20"/>
          <w:szCs w:val="20"/>
        </w:rPr>
      </w:pPr>
    </w:p>
    <w:p w:rsidR="00D43F78" w:rsidRDefault="00D43F78" w:rsidP="00D43F7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5FBF"/>
          <w:sz w:val="20"/>
          <w:szCs w:val="20"/>
        </w:rPr>
        <w:t>&lt;!-- JDBC connection pool (use the built-in) --&gt;</w:t>
      </w:r>
    </w:p>
    <w:p w:rsidR="00D43F78" w:rsidRDefault="00D43F78" w:rsidP="00D43F7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"connection.pool_size"</w:t>
      </w:r>
      <w:r>
        <w:rPr>
          <w:rFonts w:ascii="Consolas" w:hAnsi="Consolas" w:cs="Consolas"/>
          <w:color w:val="008080"/>
          <w:sz w:val="20"/>
          <w:szCs w:val="20"/>
        </w:rPr>
        <w:t>&gt;</w:t>
      </w:r>
      <w:r>
        <w:rPr>
          <w:rFonts w:ascii="Consolas" w:hAnsi="Consolas" w:cs="Consolas"/>
          <w:color w:val="000000"/>
          <w:sz w:val="20"/>
          <w:szCs w:val="20"/>
        </w:rPr>
        <w:t>1</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color w:val="008080"/>
          <w:sz w:val="20"/>
          <w:szCs w:val="20"/>
        </w:rPr>
        <w:t>&gt;</w:t>
      </w:r>
    </w:p>
    <w:p w:rsidR="00D43F78" w:rsidRDefault="00D43F78" w:rsidP="00D43F78">
      <w:pPr>
        <w:autoSpaceDE w:val="0"/>
        <w:autoSpaceDN w:val="0"/>
        <w:adjustRightInd w:val="0"/>
        <w:spacing w:after="0" w:line="240" w:lineRule="auto"/>
        <w:rPr>
          <w:rFonts w:ascii="Consolas" w:hAnsi="Consolas" w:cs="Consolas"/>
          <w:sz w:val="20"/>
          <w:szCs w:val="20"/>
        </w:rPr>
      </w:pPr>
    </w:p>
    <w:p w:rsidR="00D43F78" w:rsidRDefault="00D43F78" w:rsidP="00D43F7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5FBF"/>
          <w:sz w:val="20"/>
          <w:szCs w:val="20"/>
        </w:rPr>
        <w:t>&lt;!-- SQL dialect --&gt;</w:t>
      </w:r>
    </w:p>
    <w:p w:rsidR="00D43F78" w:rsidRDefault="00D43F78" w:rsidP="00D43F7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"dialect"</w:t>
      </w:r>
      <w:r>
        <w:rPr>
          <w:rFonts w:ascii="Consolas" w:hAnsi="Consolas" w:cs="Consolas"/>
          <w:color w:val="008080"/>
          <w:sz w:val="20"/>
          <w:szCs w:val="20"/>
        </w:rPr>
        <w:t>&gt;</w:t>
      </w:r>
      <w:r>
        <w:rPr>
          <w:rFonts w:ascii="Consolas" w:hAnsi="Consolas" w:cs="Consolas"/>
          <w:color w:val="000000"/>
          <w:sz w:val="20"/>
          <w:szCs w:val="20"/>
        </w:rPr>
        <w:t>org.hibernate.dialect.MySQLDialect</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color w:val="008080"/>
          <w:sz w:val="20"/>
          <w:szCs w:val="20"/>
        </w:rPr>
        <w:t>&gt;</w:t>
      </w:r>
    </w:p>
    <w:p w:rsidR="00D43F78" w:rsidRDefault="00D43F78" w:rsidP="00D43F78">
      <w:pPr>
        <w:autoSpaceDE w:val="0"/>
        <w:autoSpaceDN w:val="0"/>
        <w:adjustRightInd w:val="0"/>
        <w:spacing w:after="0" w:line="240" w:lineRule="auto"/>
        <w:rPr>
          <w:rFonts w:ascii="Consolas" w:hAnsi="Consolas" w:cs="Consolas"/>
          <w:sz w:val="20"/>
          <w:szCs w:val="20"/>
        </w:rPr>
      </w:pPr>
    </w:p>
    <w:p w:rsidR="00D43F78" w:rsidRDefault="00D43F78" w:rsidP="00D43F7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5FBF"/>
          <w:sz w:val="20"/>
          <w:szCs w:val="20"/>
        </w:rPr>
        <w:t>&lt;!-- Enable Hibernate's automatic session context management --&gt;</w:t>
      </w:r>
    </w:p>
    <w:p w:rsidR="00D43F78" w:rsidRDefault="00D43F78" w:rsidP="00D43F7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"current_session_context_class"</w:t>
      </w:r>
      <w:r>
        <w:rPr>
          <w:rFonts w:ascii="Consolas" w:hAnsi="Consolas" w:cs="Consolas"/>
          <w:color w:val="008080"/>
          <w:sz w:val="20"/>
          <w:szCs w:val="20"/>
        </w:rPr>
        <w:t>&gt;</w:t>
      </w:r>
      <w:r>
        <w:rPr>
          <w:rFonts w:ascii="Consolas" w:hAnsi="Consolas" w:cs="Consolas"/>
          <w:color w:val="000000"/>
          <w:sz w:val="20"/>
          <w:szCs w:val="20"/>
        </w:rPr>
        <w:t>thread</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color w:val="008080"/>
          <w:sz w:val="20"/>
          <w:szCs w:val="20"/>
        </w:rPr>
        <w:t>&gt;</w:t>
      </w:r>
    </w:p>
    <w:p w:rsidR="00D43F78" w:rsidRDefault="00D43F78" w:rsidP="00D43F78">
      <w:pPr>
        <w:autoSpaceDE w:val="0"/>
        <w:autoSpaceDN w:val="0"/>
        <w:adjustRightInd w:val="0"/>
        <w:spacing w:after="0" w:line="240" w:lineRule="auto"/>
        <w:rPr>
          <w:rFonts w:ascii="Consolas" w:hAnsi="Consolas" w:cs="Consolas"/>
          <w:sz w:val="20"/>
          <w:szCs w:val="20"/>
        </w:rPr>
      </w:pPr>
    </w:p>
    <w:p w:rsidR="00D43F78" w:rsidRDefault="00D43F78" w:rsidP="00D43F7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5FBF"/>
          <w:sz w:val="20"/>
          <w:szCs w:val="20"/>
        </w:rPr>
        <w:t>&lt;!-- Disable the second-level cache  --&gt;</w:t>
      </w:r>
    </w:p>
    <w:p w:rsidR="00D43F78" w:rsidRDefault="00D43F78" w:rsidP="00D43F7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"cache.provider_class"</w:t>
      </w:r>
      <w:r>
        <w:rPr>
          <w:rFonts w:ascii="Consolas" w:hAnsi="Consolas" w:cs="Consolas"/>
          <w:color w:val="008080"/>
          <w:sz w:val="20"/>
          <w:szCs w:val="20"/>
        </w:rPr>
        <w:t>&gt;</w:t>
      </w:r>
      <w:r>
        <w:rPr>
          <w:rFonts w:ascii="Consolas" w:hAnsi="Consolas" w:cs="Consolas"/>
          <w:color w:val="000000"/>
          <w:sz w:val="20"/>
          <w:szCs w:val="20"/>
        </w:rPr>
        <w:t>org.hibernate.cache.internal.NoCacheProvider</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color w:val="008080"/>
          <w:sz w:val="20"/>
          <w:szCs w:val="20"/>
        </w:rPr>
        <w:t>&gt;</w:t>
      </w:r>
    </w:p>
    <w:p w:rsidR="00D43F78" w:rsidRDefault="00D43F78" w:rsidP="00D43F78">
      <w:pPr>
        <w:autoSpaceDE w:val="0"/>
        <w:autoSpaceDN w:val="0"/>
        <w:adjustRightInd w:val="0"/>
        <w:spacing w:after="0" w:line="240" w:lineRule="auto"/>
        <w:rPr>
          <w:rFonts w:ascii="Consolas" w:hAnsi="Consolas" w:cs="Consolas"/>
          <w:sz w:val="20"/>
          <w:szCs w:val="20"/>
        </w:rPr>
      </w:pPr>
    </w:p>
    <w:p w:rsidR="00D43F78" w:rsidRDefault="00D43F78" w:rsidP="00D43F7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5FBF"/>
          <w:sz w:val="20"/>
          <w:szCs w:val="20"/>
        </w:rPr>
        <w:t xml:space="preserve">&lt;!-- Echo all executed SQL to </w:t>
      </w:r>
      <w:r>
        <w:rPr>
          <w:rFonts w:ascii="Consolas" w:hAnsi="Consolas" w:cs="Consolas"/>
          <w:color w:val="3F5FBF"/>
          <w:sz w:val="20"/>
          <w:szCs w:val="20"/>
          <w:u w:val="single"/>
        </w:rPr>
        <w:t>stdout</w:t>
      </w:r>
      <w:r>
        <w:rPr>
          <w:rFonts w:ascii="Consolas" w:hAnsi="Consolas" w:cs="Consolas"/>
          <w:color w:val="3F5FBF"/>
          <w:sz w:val="20"/>
          <w:szCs w:val="20"/>
        </w:rPr>
        <w:t xml:space="preserve"> --&gt;</w:t>
      </w:r>
    </w:p>
    <w:p w:rsidR="00D43F78" w:rsidRDefault="00D43F78" w:rsidP="00D43F7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"show_sql"</w:t>
      </w:r>
      <w:r>
        <w:rPr>
          <w:rFonts w:ascii="Consolas" w:hAnsi="Consolas" w:cs="Consolas"/>
          <w:color w:val="008080"/>
          <w:sz w:val="20"/>
          <w:szCs w:val="20"/>
        </w:rPr>
        <w:t>&gt;</w:t>
      </w:r>
      <w:r>
        <w:rPr>
          <w:rFonts w:ascii="Consolas" w:hAnsi="Consolas" w:cs="Consolas"/>
          <w:color w:val="000000"/>
          <w:sz w:val="20"/>
          <w:szCs w:val="20"/>
        </w:rPr>
        <w:t>true</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color w:val="008080"/>
          <w:sz w:val="20"/>
          <w:szCs w:val="20"/>
        </w:rPr>
        <w:t>&gt;</w:t>
      </w:r>
    </w:p>
    <w:p w:rsidR="00D43F78" w:rsidRDefault="00D43F78" w:rsidP="00D43F78">
      <w:pPr>
        <w:autoSpaceDE w:val="0"/>
        <w:autoSpaceDN w:val="0"/>
        <w:adjustRightInd w:val="0"/>
        <w:spacing w:after="0" w:line="240" w:lineRule="auto"/>
        <w:rPr>
          <w:rFonts w:ascii="Consolas" w:hAnsi="Consolas" w:cs="Consolas"/>
          <w:sz w:val="20"/>
          <w:szCs w:val="20"/>
        </w:rPr>
      </w:pPr>
    </w:p>
    <w:p w:rsidR="00D43F78" w:rsidRDefault="00D43F78" w:rsidP="00D43F7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5FBF"/>
          <w:sz w:val="20"/>
          <w:szCs w:val="20"/>
        </w:rPr>
        <w:t>&lt;!-- Drop and re-create the database schema on startup --&gt;</w:t>
      </w:r>
    </w:p>
    <w:p w:rsidR="00D43F78" w:rsidRDefault="00D43F78" w:rsidP="00D43F7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"hbm2ddl.auto"</w:t>
      </w:r>
      <w:r>
        <w:rPr>
          <w:rFonts w:ascii="Consolas" w:hAnsi="Consolas" w:cs="Consolas"/>
          <w:color w:val="008080"/>
          <w:sz w:val="20"/>
          <w:szCs w:val="20"/>
        </w:rPr>
        <w:t>&gt;</w:t>
      </w:r>
      <w:r>
        <w:rPr>
          <w:rFonts w:ascii="Consolas" w:hAnsi="Consolas" w:cs="Consolas"/>
          <w:color w:val="000000"/>
          <w:sz w:val="20"/>
          <w:szCs w:val="20"/>
        </w:rPr>
        <w:t>create</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color w:val="008080"/>
          <w:sz w:val="20"/>
          <w:szCs w:val="20"/>
        </w:rPr>
        <w:t>&gt;</w:t>
      </w:r>
    </w:p>
    <w:p w:rsidR="00D43F78" w:rsidRDefault="00D43F78" w:rsidP="00D43F7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mapping</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"com.sumit.hibernate.model.UserDetails"</w:t>
      </w:r>
      <w:r>
        <w:rPr>
          <w:rFonts w:ascii="Consolas" w:hAnsi="Consolas" w:cs="Consolas"/>
          <w:color w:val="008080"/>
          <w:sz w:val="20"/>
          <w:szCs w:val="20"/>
        </w:rPr>
        <w:t>/&gt;</w:t>
      </w:r>
    </w:p>
    <w:p w:rsidR="00D43F78" w:rsidRDefault="00D43F78" w:rsidP="00D43F7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mapping</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"com.sumit.hibernate.model.Vehicle"</w:t>
      </w:r>
      <w:r>
        <w:rPr>
          <w:rFonts w:ascii="Consolas" w:hAnsi="Consolas" w:cs="Consolas"/>
          <w:color w:val="008080"/>
          <w:sz w:val="20"/>
          <w:szCs w:val="20"/>
        </w:rPr>
        <w:t>/&gt;</w:t>
      </w:r>
    </w:p>
    <w:p w:rsidR="00D43F78" w:rsidRDefault="00D43F78" w:rsidP="00D43F7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session-factory</w:t>
      </w:r>
      <w:r>
        <w:rPr>
          <w:rFonts w:ascii="Consolas" w:hAnsi="Consolas" w:cs="Consolas"/>
          <w:color w:val="008080"/>
          <w:sz w:val="20"/>
          <w:szCs w:val="20"/>
        </w:rPr>
        <w:t>&gt;</w:t>
      </w:r>
    </w:p>
    <w:p w:rsidR="00D43F78" w:rsidRDefault="00D43F78" w:rsidP="00D43F78">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hibernate-configuration</w:t>
      </w:r>
      <w:r>
        <w:rPr>
          <w:rFonts w:ascii="Consolas" w:hAnsi="Consolas" w:cs="Consolas"/>
          <w:color w:val="008080"/>
          <w:sz w:val="20"/>
          <w:szCs w:val="20"/>
        </w:rPr>
        <w:t>&gt;</w:t>
      </w:r>
    </w:p>
    <w:p w:rsidR="00D43F78" w:rsidRDefault="00D43F78" w:rsidP="00862B34"/>
    <w:p w:rsidR="00717ED7" w:rsidRDefault="00717ED7" w:rsidP="00862B34">
      <w:r>
        <w:t>Possible values of hbm2ddl.auto :</w:t>
      </w:r>
    </w:p>
    <w:p w:rsidR="00717ED7" w:rsidRPr="00717ED7" w:rsidRDefault="00717ED7" w:rsidP="00717ED7">
      <w:pPr>
        <w:numPr>
          <w:ilvl w:val="0"/>
          <w:numId w:val="11"/>
        </w:numPr>
        <w:shd w:val="clear" w:color="auto" w:fill="FFFFFF"/>
        <w:spacing w:after="0" w:line="293" w:lineRule="atLeast"/>
        <w:ind w:left="450"/>
        <w:rPr>
          <w:rFonts w:ascii="Arial" w:eastAsia="Times New Roman" w:hAnsi="Arial" w:cs="Arial"/>
          <w:color w:val="272727"/>
          <w:sz w:val="23"/>
          <w:szCs w:val="23"/>
        </w:rPr>
      </w:pPr>
      <w:r w:rsidRPr="00717ED7">
        <w:rPr>
          <w:rFonts w:ascii="Arial" w:eastAsia="Times New Roman" w:hAnsi="Arial" w:cs="Arial"/>
          <w:i/>
          <w:iCs/>
          <w:color w:val="272727"/>
          <w:sz w:val="23"/>
          <w:szCs w:val="23"/>
          <w:bdr w:val="none" w:sz="0" w:space="0" w:color="auto" w:frame="1"/>
        </w:rPr>
        <w:t>validate</w:t>
      </w:r>
      <w:r w:rsidRPr="00717ED7">
        <w:rPr>
          <w:rFonts w:ascii="Arial" w:eastAsia="Times New Roman" w:hAnsi="Arial" w:cs="Arial"/>
          <w:color w:val="272727"/>
          <w:sz w:val="23"/>
          <w:szCs w:val="23"/>
        </w:rPr>
        <w:t>: validate the schema, makes no changes to the database.</w:t>
      </w:r>
    </w:p>
    <w:p w:rsidR="00717ED7" w:rsidRPr="00717ED7" w:rsidRDefault="00717ED7" w:rsidP="00717ED7">
      <w:pPr>
        <w:numPr>
          <w:ilvl w:val="0"/>
          <w:numId w:val="11"/>
        </w:numPr>
        <w:shd w:val="clear" w:color="auto" w:fill="FFFFFF"/>
        <w:spacing w:after="0" w:line="293" w:lineRule="atLeast"/>
        <w:ind w:left="450"/>
        <w:rPr>
          <w:rFonts w:ascii="Arial" w:eastAsia="Times New Roman" w:hAnsi="Arial" w:cs="Arial"/>
          <w:color w:val="272727"/>
          <w:sz w:val="23"/>
          <w:szCs w:val="23"/>
        </w:rPr>
      </w:pPr>
      <w:r w:rsidRPr="00717ED7">
        <w:rPr>
          <w:rFonts w:ascii="Arial" w:eastAsia="Times New Roman" w:hAnsi="Arial" w:cs="Arial"/>
          <w:i/>
          <w:iCs/>
          <w:color w:val="272727"/>
          <w:sz w:val="23"/>
          <w:szCs w:val="23"/>
          <w:bdr w:val="none" w:sz="0" w:space="0" w:color="auto" w:frame="1"/>
        </w:rPr>
        <w:t>update</w:t>
      </w:r>
      <w:r w:rsidRPr="00717ED7">
        <w:rPr>
          <w:rFonts w:ascii="Arial" w:eastAsia="Times New Roman" w:hAnsi="Arial" w:cs="Arial"/>
          <w:color w:val="272727"/>
          <w:sz w:val="23"/>
          <w:szCs w:val="23"/>
        </w:rPr>
        <w:t>: update the schema.</w:t>
      </w:r>
    </w:p>
    <w:p w:rsidR="00717ED7" w:rsidRPr="00717ED7" w:rsidRDefault="00717ED7" w:rsidP="00717ED7">
      <w:pPr>
        <w:numPr>
          <w:ilvl w:val="0"/>
          <w:numId w:val="11"/>
        </w:numPr>
        <w:shd w:val="clear" w:color="auto" w:fill="FFFFFF"/>
        <w:spacing w:after="0" w:line="293" w:lineRule="atLeast"/>
        <w:ind w:left="450"/>
        <w:rPr>
          <w:rFonts w:ascii="Arial" w:eastAsia="Times New Roman" w:hAnsi="Arial" w:cs="Arial"/>
          <w:color w:val="272727"/>
          <w:sz w:val="23"/>
          <w:szCs w:val="23"/>
        </w:rPr>
      </w:pPr>
      <w:r w:rsidRPr="00717ED7">
        <w:rPr>
          <w:rFonts w:ascii="Arial" w:eastAsia="Times New Roman" w:hAnsi="Arial" w:cs="Arial"/>
          <w:i/>
          <w:iCs/>
          <w:color w:val="272727"/>
          <w:sz w:val="23"/>
          <w:szCs w:val="23"/>
          <w:bdr w:val="none" w:sz="0" w:space="0" w:color="auto" w:frame="1"/>
        </w:rPr>
        <w:t>create</w:t>
      </w:r>
      <w:r w:rsidRPr="00717ED7">
        <w:rPr>
          <w:rFonts w:ascii="Arial" w:eastAsia="Times New Roman" w:hAnsi="Arial" w:cs="Arial"/>
          <w:color w:val="272727"/>
          <w:sz w:val="23"/>
          <w:szCs w:val="23"/>
        </w:rPr>
        <w:t>: creates the schema, destroying previous data.</w:t>
      </w:r>
    </w:p>
    <w:p w:rsidR="00717ED7" w:rsidRPr="00717ED7" w:rsidRDefault="00717ED7" w:rsidP="00717ED7">
      <w:pPr>
        <w:numPr>
          <w:ilvl w:val="0"/>
          <w:numId w:val="11"/>
        </w:numPr>
        <w:shd w:val="clear" w:color="auto" w:fill="FFFFFF"/>
        <w:spacing w:after="0" w:line="293" w:lineRule="atLeast"/>
        <w:ind w:left="450"/>
        <w:rPr>
          <w:rFonts w:ascii="Arial" w:eastAsia="Times New Roman" w:hAnsi="Arial" w:cs="Arial"/>
          <w:color w:val="272727"/>
          <w:sz w:val="23"/>
          <w:szCs w:val="23"/>
        </w:rPr>
      </w:pPr>
      <w:r w:rsidRPr="00717ED7">
        <w:rPr>
          <w:rFonts w:ascii="Arial" w:eastAsia="Times New Roman" w:hAnsi="Arial" w:cs="Arial"/>
          <w:i/>
          <w:iCs/>
          <w:color w:val="272727"/>
          <w:sz w:val="23"/>
          <w:szCs w:val="23"/>
          <w:bdr w:val="none" w:sz="0" w:space="0" w:color="auto" w:frame="1"/>
        </w:rPr>
        <w:t>create-drop</w:t>
      </w:r>
      <w:r w:rsidRPr="00717ED7">
        <w:rPr>
          <w:rFonts w:ascii="Arial" w:eastAsia="Times New Roman" w:hAnsi="Arial" w:cs="Arial"/>
          <w:color w:val="272727"/>
          <w:sz w:val="23"/>
          <w:szCs w:val="23"/>
        </w:rPr>
        <w:t>: drop the schema at the end of the session.</w:t>
      </w:r>
    </w:p>
    <w:p w:rsidR="00717ED7" w:rsidRDefault="00717ED7" w:rsidP="00862B34"/>
    <w:tbl>
      <w:tblPr>
        <w:tblStyle w:val="TableGrid"/>
        <w:tblW w:w="0" w:type="auto"/>
        <w:tblLook w:val="04A0" w:firstRow="1" w:lastRow="0" w:firstColumn="1" w:lastColumn="0" w:noHBand="0" w:noVBand="1"/>
      </w:tblPr>
      <w:tblGrid>
        <w:gridCol w:w="2750"/>
        <w:gridCol w:w="6826"/>
      </w:tblGrid>
      <w:tr w:rsidR="006E46C7" w:rsidRPr="00395595" w:rsidTr="004F3938">
        <w:tc>
          <w:tcPr>
            <w:tcW w:w="2750" w:type="dxa"/>
          </w:tcPr>
          <w:p w:rsidR="006E46C7" w:rsidRPr="00395595" w:rsidRDefault="006E46C7" w:rsidP="00862B34">
            <w:pPr>
              <w:rPr>
                <w:b/>
              </w:rPr>
            </w:pPr>
            <w:r w:rsidRPr="00395595">
              <w:rPr>
                <w:b/>
              </w:rPr>
              <w:t>Annotation</w:t>
            </w:r>
          </w:p>
        </w:tc>
        <w:tc>
          <w:tcPr>
            <w:tcW w:w="6826" w:type="dxa"/>
          </w:tcPr>
          <w:p w:rsidR="006E46C7" w:rsidRPr="00395595" w:rsidRDefault="006E46C7" w:rsidP="00862B34">
            <w:pPr>
              <w:rPr>
                <w:b/>
              </w:rPr>
            </w:pPr>
            <w:r w:rsidRPr="00395595">
              <w:rPr>
                <w:b/>
              </w:rPr>
              <w:t>Explanation</w:t>
            </w:r>
          </w:p>
        </w:tc>
      </w:tr>
      <w:tr w:rsidR="006E46C7" w:rsidTr="004F3938">
        <w:tc>
          <w:tcPr>
            <w:tcW w:w="2750" w:type="dxa"/>
          </w:tcPr>
          <w:p w:rsidR="006E46C7" w:rsidRDefault="00E07008" w:rsidP="00862B34">
            <w:r>
              <w:t>@Id</w:t>
            </w:r>
          </w:p>
        </w:tc>
        <w:tc>
          <w:tcPr>
            <w:tcW w:w="6826" w:type="dxa"/>
          </w:tcPr>
          <w:p w:rsidR="006E46C7" w:rsidRDefault="00E07008" w:rsidP="00862B34">
            <w:r w:rsidRPr="00380AAF">
              <w:t>annotation marks the identifier for this entity.</w:t>
            </w:r>
          </w:p>
        </w:tc>
      </w:tr>
      <w:tr w:rsidR="00380AAF" w:rsidTr="004F3938">
        <w:tc>
          <w:tcPr>
            <w:tcW w:w="2750" w:type="dxa"/>
          </w:tcPr>
          <w:p w:rsidR="00380AAF" w:rsidRDefault="00380AAF" w:rsidP="00380AAF">
            <w:pPr>
              <w:pBdr>
                <w:top w:val="single" w:sz="6" w:space="4" w:color="CCCCCC"/>
                <w:left w:val="single" w:sz="6" w:space="19" w:color="CCCCCC"/>
                <w:bottom w:val="single" w:sz="6" w:space="4" w:color="CCCCCC"/>
                <w:right w:val="single" w:sz="6" w:space="11" w:color="CCCCCC"/>
              </w:pBdr>
            </w:pPr>
            <w:r w:rsidRPr="00380AAF">
              <w:t>@</w:t>
            </w:r>
            <w:r>
              <w:t>GeneratedValue</w:t>
            </w:r>
          </w:p>
        </w:tc>
        <w:tc>
          <w:tcPr>
            <w:tcW w:w="6826" w:type="dxa"/>
          </w:tcPr>
          <w:p w:rsidR="00380AAF" w:rsidRPr="00380AAF" w:rsidRDefault="00380AAF" w:rsidP="00862B34"/>
        </w:tc>
      </w:tr>
      <w:tr w:rsidR="006E46C7" w:rsidRPr="00395595" w:rsidTr="004F3938">
        <w:tc>
          <w:tcPr>
            <w:tcW w:w="2750" w:type="dxa"/>
          </w:tcPr>
          <w:p w:rsidR="006E46C7" w:rsidRPr="00395595" w:rsidRDefault="00E07008" w:rsidP="00862B34">
            <w:r w:rsidRPr="00577DEC">
              <w:rPr>
                <w:bCs/>
              </w:rPr>
              <w:t>@Entity</w:t>
            </w:r>
          </w:p>
        </w:tc>
        <w:tc>
          <w:tcPr>
            <w:tcW w:w="6826" w:type="dxa"/>
          </w:tcPr>
          <w:p w:rsidR="006E46C7" w:rsidRPr="00395595" w:rsidRDefault="00E07008" w:rsidP="00862B34">
            <w:r w:rsidRPr="00577DEC">
              <w:t>annotation marks this class as an entity</w:t>
            </w:r>
          </w:p>
        </w:tc>
      </w:tr>
      <w:tr w:rsidR="006E46C7" w:rsidRPr="00395595" w:rsidTr="004F3938">
        <w:tc>
          <w:tcPr>
            <w:tcW w:w="2750" w:type="dxa"/>
          </w:tcPr>
          <w:p w:rsidR="006E46C7" w:rsidRPr="00395595" w:rsidRDefault="00E07008" w:rsidP="00862B34">
            <w:r w:rsidRPr="00577DEC">
              <w:rPr>
                <w:bCs/>
              </w:rPr>
              <w:t>@Table</w:t>
            </w:r>
            <w:r w:rsidRPr="00577DEC">
              <w:t> </w:t>
            </w:r>
          </w:p>
        </w:tc>
        <w:tc>
          <w:tcPr>
            <w:tcW w:w="6826" w:type="dxa"/>
          </w:tcPr>
          <w:p w:rsidR="006E46C7" w:rsidRPr="00395595" w:rsidRDefault="00E07008" w:rsidP="00862B34">
            <w:r w:rsidRPr="00577DEC">
              <w:t>annotation specifies the table name where data of this entity is to be persisted. If you don't use @Table annotation, hibernate will use the class name as the table name bydefault.</w:t>
            </w:r>
          </w:p>
        </w:tc>
      </w:tr>
      <w:tr w:rsidR="006E46C7" w:rsidRPr="00395595" w:rsidTr="004F3938">
        <w:tc>
          <w:tcPr>
            <w:tcW w:w="2750" w:type="dxa"/>
          </w:tcPr>
          <w:p w:rsidR="006E46C7" w:rsidRPr="00395595" w:rsidRDefault="00E07008" w:rsidP="00862B34">
            <w:r w:rsidRPr="00577DEC">
              <w:rPr>
                <w:bCs/>
              </w:rPr>
              <w:t>@Column</w:t>
            </w:r>
          </w:p>
        </w:tc>
        <w:tc>
          <w:tcPr>
            <w:tcW w:w="6826" w:type="dxa"/>
          </w:tcPr>
          <w:p w:rsidR="006E46C7" w:rsidRPr="00395595" w:rsidRDefault="00E07008" w:rsidP="00862B34">
            <w:r w:rsidRPr="00577DEC">
              <w:t>annotation specifies the details of the column for this property or field. If @Column annotation is not specified, property name will be used as the column name bydefault.</w:t>
            </w:r>
          </w:p>
        </w:tc>
      </w:tr>
      <w:tr w:rsidR="00395595" w:rsidRPr="00395595" w:rsidTr="004F3938">
        <w:tc>
          <w:tcPr>
            <w:tcW w:w="2750" w:type="dxa"/>
          </w:tcPr>
          <w:p w:rsidR="00395595" w:rsidRPr="00577DEC" w:rsidRDefault="00542EE4" w:rsidP="00542EE4">
            <w:pPr>
              <w:rPr>
                <w:bCs/>
              </w:rPr>
            </w:pPr>
            <w:r w:rsidRPr="00577DEC">
              <w:t>@Lob </w:t>
            </w:r>
          </w:p>
        </w:tc>
        <w:tc>
          <w:tcPr>
            <w:tcW w:w="6826" w:type="dxa"/>
          </w:tcPr>
          <w:p w:rsidR="00395595" w:rsidRPr="00577DEC" w:rsidRDefault="00542EE4" w:rsidP="00467C0D">
            <w:r w:rsidRPr="00577DEC">
              <w:t>indicates that the property should be persisted in a Blob or a Clob depending on the property type</w:t>
            </w:r>
          </w:p>
        </w:tc>
      </w:tr>
      <w:tr w:rsidR="00314F3E" w:rsidRPr="00395595" w:rsidTr="004F3938">
        <w:tc>
          <w:tcPr>
            <w:tcW w:w="2750" w:type="dxa"/>
          </w:tcPr>
          <w:p w:rsidR="00314F3E" w:rsidRPr="00577DEC" w:rsidRDefault="00314F3E" w:rsidP="00467C0D">
            <w:pPr>
              <w:rPr>
                <w:bCs/>
              </w:rPr>
            </w:pPr>
            <w:r w:rsidRPr="00577DEC">
              <w:rPr>
                <w:bCs/>
              </w:rPr>
              <w:t>@OnetoOne</w:t>
            </w:r>
          </w:p>
        </w:tc>
        <w:tc>
          <w:tcPr>
            <w:tcW w:w="6826" w:type="dxa"/>
          </w:tcPr>
          <w:p w:rsidR="00314F3E" w:rsidRPr="00577DEC" w:rsidRDefault="00314F3E" w:rsidP="00467C0D"/>
        </w:tc>
      </w:tr>
      <w:tr w:rsidR="00395595" w:rsidRPr="00395595" w:rsidTr="004F3938">
        <w:tc>
          <w:tcPr>
            <w:tcW w:w="2750" w:type="dxa"/>
          </w:tcPr>
          <w:p w:rsidR="00395595" w:rsidRPr="00577DEC" w:rsidRDefault="00314F3E" w:rsidP="00467C0D">
            <w:pPr>
              <w:rPr>
                <w:bCs/>
              </w:rPr>
            </w:pPr>
            <w:r w:rsidRPr="00577DEC">
              <w:rPr>
                <w:bCs/>
              </w:rPr>
              <w:t>@OneToMany</w:t>
            </w:r>
          </w:p>
        </w:tc>
        <w:tc>
          <w:tcPr>
            <w:tcW w:w="6826" w:type="dxa"/>
          </w:tcPr>
          <w:p w:rsidR="00395595" w:rsidRPr="00577DEC" w:rsidRDefault="00395595" w:rsidP="00467C0D"/>
        </w:tc>
      </w:tr>
      <w:tr w:rsidR="00395595" w:rsidRPr="00395595" w:rsidTr="004F3938">
        <w:tc>
          <w:tcPr>
            <w:tcW w:w="2750" w:type="dxa"/>
          </w:tcPr>
          <w:p w:rsidR="00395595" w:rsidRPr="00577DEC" w:rsidRDefault="00314F3E" w:rsidP="00314F3E">
            <w:pPr>
              <w:rPr>
                <w:bCs/>
              </w:rPr>
            </w:pPr>
            <w:r w:rsidRPr="00577DEC">
              <w:rPr>
                <w:bCs/>
              </w:rPr>
              <w:t>@ManyToOne</w:t>
            </w:r>
          </w:p>
        </w:tc>
        <w:tc>
          <w:tcPr>
            <w:tcW w:w="6826" w:type="dxa"/>
          </w:tcPr>
          <w:p w:rsidR="00395595" w:rsidRPr="00577DEC" w:rsidRDefault="00395595" w:rsidP="00467C0D"/>
        </w:tc>
      </w:tr>
      <w:tr w:rsidR="00395595" w:rsidRPr="00395595" w:rsidTr="004F3938">
        <w:tc>
          <w:tcPr>
            <w:tcW w:w="2750" w:type="dxa"/>
          </w:tcPr>
          <w:p w:rsidR="00395595" w:rsidRPr="00577DEC" w:rsidRDefault="00314F3E" w:rsidP="00314F3E">
            <w:pPr>
              <w:rPr>
                <w:bCs/>
              </w:rPr>
            </w:pPr>
            <w:r w:rsidRPr="00577DEC">
              <w:rPr>
                <w:bCs/>
              </w:rPr>
              <w:t>@ManyToMany</w:t>
            </w:r>
          </w:p>
        </w:tc>
        <w:tc>
          <w:tcPr>
            <w:tcW w:w="6826" w:type="dxa"/>
          </w:tcPr>
          <w:p w:rsidR="00395595" w:rsidRPr="00577DEC" w:rsidRDefault="00395595" w:rsidP="00467C0D"/>
        </w:tc>
      </w:tr>
      <w:tr w:rsidR="00F60CBB" w:rsidRPr="00395595" w:rsidTr="004F3938">
        <w:tc>
          <w:tcPr>
            <w:tcW w:w="2750" w:type="dxa"/>
          </w:tcPr>
          <w:p w:rsidR="00F60CBB" w:rsidRPr="00577DEC" w:rsidRDefault="00F60CBB" w:rsidP="00467C0D">
            <w:pPr>
              <w:rPr>
                <w:bCs/>
              </w:rPr>
            </w:pPr>
            <w:r w:rsidRPr="00577DEC">
              <w:rPr>
                <w:bCs/>
              </w:rPr>
              <w:t>@Embeddable</w:t>
            </w:r>
          </w:p>
        </w:tc>
        <w:tc>
          <w:tcPr>
            <w:tcW w:w="6826" w:type="dxa"/>
          </w:tcPr>
          <w:p w:rsidR="00F60CBB" w:rsidRPr="00577DEC" w:rsidRDefault="00F60CBB" w:rsidP="00467C0D"/>
        </w:tc>
      </w:tr>
      <w:tr w:rsidR="00395595" w:rsidRPr="00395595" w:rsidTr="004F3938">
        <w:tc>
          <w:tcPr>
            <w:tcW w:w="2750" w:type="dxa"/>
          </w:tcPr>
          <w:p w:rsidR="00395595" w:rsidRPr="00577DEC" w:rsidRDefault="009B1E70" w:rsidP="00467C0D">
            <w:pPr>
              <w:rPr>
                <w:bCs/>
              </w:rPr>
            </w:pPr>
            <w:r w:rsidRPr="00577DEC">
              <w:rPr>
                <w:bCs/>
              </w:rPr>
              <w:t>@Cascade</w:t>
            </w:r>
          </w:p>
        </w:tc>
        <w:tc>
          <w:tcPr>
            <w:tcW w:w="6826" w:type="dxa"/>
          </w:tcPr>
          <w:p w:rsidR="00395595" w:rsidRPr="00577DEC" w:rsidRDefault="009138F9" w:rsidP="00467C0D">
            <w:r w:rsidRPr="00577DEC">
              <w:t>Cascade is a very convenient feature to manage the state of the other side automatically. However this feature come with a price, if you do not use it wisely (update or delete), it will generate many unnecessary cascade effects (cascade update) to slow down your performance, or delete (cascade delete) some data you didn’t expected.</w:t>
            </w:r>
          </w:p>
        </w:tc>
      </w:tr>
      <w:tr w:rsidR="00395595" w:rsidRPr="00395595" w:rsidTr="004F3938">
        <w:tc>
          <w:tcPr>
            <w:tcW w:w="2750" w:type="dxa"/>
          </w:tcPr>
          <w:p w:rsidR="00395595" w:rsidRPr="00577DEC" w:rsidRDefault="00C93074" w:rsidP="00467C0D">
            <w:pPr>
              <w:rPr>
                <w:bCs/>
              </w:rPr>
            </w:pPr>
            <w:r w:rsidRPr="00577DEC">
              <w:rPr>
                <w:bCs/>
              </w:rPr>
              <w:t>@Inheritance</w:t>
            </w:r>
          </w:p>
        </w:tc>
        <w:tc>
          <w:tcPr>
            <w:tcW w:w="6826" w:type="dxa"/>
          </w:tcPr>
          <w:p w:rsidR="00395595" w:rsidRPr="00577DEC" w:rsidRDefault="005C5E78" w:rsidP="00467C0D">
            <w:r w:rsidRPr="00577DEC">
              <w:t>It defines the inheritance strategy Singletable,joined,table per class</w:t>
            </w:r>
          </w:p>
        </w:tc>
      </w:tr>
      <w:tr w:rsidR="00AA2EB1" w:rsidRPr="00395595" w:rsidTr="004F3938">
        <w:tc>
          <w:tcPr>
            <w:tcW w:w="2750" w:type="dxa"/>
          </w:tcPr>
          <w:p w:rsidR="00AA2EB1" w:rsidRPr="00577DEC" w:rsidRDefault="00AA2EB1" w:rsidP="00467C0D">
            <w:pPr>
              <w:rPr>
                <w:bCs/>
              </w:rPr>
            </w:pPr>
            <w:r w:rsidRPr="00577DEC">
              <w:t>@DiscriminatorValue</w:t>
            </w:r>
          </w:p>
        </w:tc>
        <w:tc>
          <w:tcPr>
            <w:tcW w:w="6826" w:type="dxa"/>
          </w:tcPr>
          <w:p w:rsidR="00AA2EB1" w:rsidRPr="00577DEC" w:rsidRDefault="00AA2EB1" w:rsidP="00467C0D">
            <w:r>
              <w:t>annotation defines the value used to differentiate a class in the hierarchy.</w:t>
            </w:r>
          </w:p>
        </w:tc>
      </w:tr>
      <w:tr w:rsidR="00AA2EB1" w:rsidRPr="00395595" w:rsidTr="004F3938">
        <w:tc>
          <w:tcPr>
            <w:tcW w:w="2750" w:type="dxa"/>
          </w:tcPr>
          <w:p w:rsidR="00AA2EB1" w:rsidRPr="00577DEC" w:rsidRDefault="00AA2EB1" w:rsidP="00467C0D">
            <w:r w:rsidRPr="00577DEC">
              <w:t>@DiscriminatorColumn</w:t>
            </w:r>
          </w:p>
        </w:tc>
        <w:tc>
          <w:tcPr>
            <w:tcW w:w="6826" w:type="dxa"/>
          </w:tcPr>
          <w:p w:rsidR="00AA2EB1" w:rsidRPr="00577DEC" w:rsidRDefault="00AA2EB1" w:rsidP="00467C0D"/>
        </w:tc>
      </w:tr>
      <w:tr w:rsidR="00395595" w:rsidRPr="00395595" w:rsidTr="004F3938">
        <w:tc>
          <w:tcPr>
            <w:tcW w:w="2750" w:type="dxa"/>
          </w:tcPr>
          <w:p w:rsidR="00395595" w:rsidRPr="00577DEC" w:rsidRDefault="0084333F" w:rsidP="00862B34">
            <w:pPr>
              <w:rPr>
                <w:bCs/>
              </w:rPr>
            </w:pPr>
            <w:r w:rsidRPr="00577DEC">
              <w:rPr>
                <w:bCs/>
              </w:rPr>
              <w:t>@Temporal</w:t>
            </w:r>
          </w:p>
        </w:tc>
        <w:tc>
          <w:tcPr>
            <w:tcW w:w="6826" w:type="dxa"/>
          </w:tcPr>
          <w:p w:rsidR="00395595" w:rsidRPr="00577DEC" w:rsidRDefault="0084333F" w:rsidP="00862B34">
            <w:r w:rsidRPr="00577DEC">
              <w:t>To save date in different formats</w:t>
            </w:r>
          </w:p>
        </w:tc>
      </w:tr>
      <w:tr w:rsidR="003B4422" w:rsidRPr="00395595" w:rsidTr="004F3938">
        <w:tc>
          <w:tcPr>
            <w:tcW w:w="2750" w:type="dxa"/>
          </w:tcPr>
          <w:p w:rsidR="003B4422" w:rsidRPr="00577DEC" w:rsidRDefault="003B4422" w:rsidP="00467C0D">
            <w:pPr>
              <w:rPr>
                <w:bCs/>
              </w:rPr>
            </w:pPr>
            <w:r w:rsidRPr="00577DEC">
              <w:rPr>
                <w:bCs/>
              </w:rPr>
              <w:t>@Collection</w:t>
            </w:r>
          </w:p>
        </w:tc>
        <w:tc>
          <w:tcPr>
            <w:tcW w:w="6826" w:type="dxa"/>
          </w:tcPr>
          <w:p w:rsidR="003B4422" w:rsidRPr="00577DEC" w:rsidRDefault="003B4422" w:rsidP="00467C0D"/>
        </w:tc>
      </w:tr>
      <w:tr w:rsidR="003B4422" w:rsidRPr="00395595" w:rsidTr="004F3938">
        <w:tc>
          <w:tcPr>
            <w:tcW w:w="2750" w:type="dxa"/>
          </w:tcPr>
          <w:p w:rsidR="003B4422" w:rsidRPr="00577DEC" w:rsidRDefault="003B4422" w:rsidP="00467C0D">
            <w:pPr>
              <w:rPr>
                <w:bCs/>
              </w:rPr>
            </w:pPr>
            <w:r w:rsidRPr="00577DEC">
              <w:rPr>
                <w:bCs/>
              </w:rPr>
              <w:t>@JoinColumn</w:t>
            </w:r>
          </w:p>
        </w:tc>
        <w:tc>
          <w:tcPr>
            <w:tcW w:w="6826" w:type="dxa"/>
          </w:tcPr>
          <w:p w:rsidR="003B4422" w:rsidRPr="00577DEC" w:rsidRDefault="003B4422" w:rsidP="00467C0D"/>
        </w:tc>
      </w:tr>
      <w:tr w:rsidR="003B4422" w:rsidRPr="00395595" w:rsidTr="004F3938">
        <w:tc>
          <w:tcPr>
            <w:tcW w:w="2750" w:type="dxa"/>
          </w:tcPr>
          <w:p w:rsidR="003B4422" w:rsidRPr="00577DEC" w:rsidRDefault="009179ED" w:rsidP="00467C0D">
            <w:pPr>
              <w:rPr>
                <w:bCs/>
              </w:rPr>
            </w:pPr>
            <w:r w:rsidRPr="00577DEC">
              <w:t>@UniqueConstraint</w:t>
            </w:r>
          </w:p>
        </w:tc>
        <w:tc>
          <w:tcPr>
            <w:tcW w:w="6826" w:type="dxa"/>
          </w:tcPr>
          <w:p w:rsidR="003B4422" w:rsidRPr="00577DEC" w:rsidRDefault="009179ED" w:rsidP="00467C0D">
            <w:r w:rsidRPr="00577DEC">
              <w:t>To add unique constraint to the table column.</w:t>
            </w:r>
          </w:p>
        </w:tc>
      </w:tr>
      <w:tr w:rsidR="0094171E" w:rsidRPr="00395595" w:rsidTr="004F3938">
        <w:tc>
          <w:tcPr>
            <w:tcW w:w="2750" w:type="dxa"/>
          </w:tcPr>
          <w:p w:rsidR="0094171E" w:rsidRPr="00577DEC" w:rsidRDefault="0094171E" w:rsidP="00991B25">
            <w:r w:rsidRPr="00577DEC">
              <w:lastRenderedPageBreak/>
              <w:t>@Embedded</w:t>
            </w:r>
          </w:p>
        </w:tc>
        <w:tc>
          <w:tcPr>
            <w:tcW w:w="6826" w:type="dxa"/>
          </w:tcPr>
          <w:p w:rsidR="0094171E" w:rsidRPr="00577DEC" w:rsidRDefault="0094171E" w:rsidP="00991B25">
            <w:r w:rsidRPr="00577DEC">
              <w:t>To embed .</w:t>
            </w:r>
          </w:p>
        </w:tc>
      </w:tr>
      <w:tr w:rsidR="0094171E" w:rsidRPr="00395595" w:rsidTr="004F3938">
        <w:trPr>
          <w:trHeight w:val="440"/>
        </w:trPr>
        <w:tc>
          <w:tcPr>
            <w:tcW w:w="2750" w:type="dxa"/>
          </w:tcPr>
          <w:p w:rsidR="0094171E" w:rsidRPr="00577DEC" w:rsidRDefault="00AA2EB1" w:rsidP="00AA2EB1">
            <w:pPr>
              <w:pBdr>
                <w:top w:val="single" w:sz="6" w:space="4" w:color="CCCCCC"/>
                <w:left w:val="single" w:sz="6" w:space="19" w:color="CCCCCC"/>
                <w:bottom w:val="single" w:sz="6" w:space="4" w:color="CCCCCC"/>
                <w:right w:val="single" w:sz="6" w:space="11" w:color="CCCCCC"/>
              </w:pBdr>
            </w:pPr>
            <w:r w:rsidRPr="00577DEC">
              <w:t>@AttributeOverrides</w:t>
            </w:r>
          </w:p>
        </w:tc>
        <w:tc>
          <w:tcPr>
            <w:tcW w:w="6826" w:type="dxa"/>
          </w:tcPr>
          <w:p w:rsidR="0094171E" w:rsidRPr="00577DEC" w:rsidRDefault="00AA2EB1" w:rsidP="00991B25">
            <w:r w:rsidRPr="00577DEC">
              <w:t>To override the name of embedded columns</w:t>
            </w:r>
          </w:p>
        </w:tc>
      </w:tr>
      <w:tr w:rsidR="003B4422" w:rsidRPr="00395595" w:rsidTr="004F3938">
        <w:tc>
          <w:tcPr>
            <w:tcW w:w="2750" w:type="dxa"/>
          </w:tcPr>
          <w:p w:rsidR="003B4422" w:rsidRPr="00577DEC" w:rsidRDefault="000B5E22" w:rsidP="00862B34">
            <w:pPr>
              <w:rPr>
                <w:bCs/>
              </w:rPr>
            </w:pPr>
            <w:r w:rsidRPr="00577DEC">
              <w:rPr>
                <w:bCs/>
              </w:rPr>
              <w:t>@Basic</w:t>
            </w:r>
          </w:p>
        </w:tc>
        <w:tc>
          <w:tcPr>
            <w:tcW w:w="6826" w:type="dxa"/>
          </w:tcPr>
          <w:p w:rsidR="003B4422" w:rsidRPr="00577DEC" w:rsidRDefault="00FC565A" w:rsidP="00577DEC">
            <w:pPr>
              <w:pBdr>
                <w:top w:val="single" w:sz="6" w:space="4" w:color="CCCCCC"/>
                <w:left w:val="single" w:sz="6" w:space="19" w:color="CCCCCC"/>
                <w:bottom w:val="single" w:sz="6" w:space="4" w:color="CCCCCC"/>
                <w:right w:val="single" w:sz="6" w:space="11" w:color="CCCCCC"/>
              </w:pBdr>
            </w:pPr>
            <w:r w:rsidRPr="00577DEC">
              <w:t>annotation allows you to declare the fetching strategy for a property</w:t>
            </w:r>
            <w:r w:rsidR="007901C5" w:rsidRPr="00577DEC">
              <w:t>(FetchType.LAZY)</w:t>
            </w:r>
          </w:p>
        </w:tc>
      </w:tr>
      <w:tr w:rsidR="0094171E" w:rsidRPr="00395595" w:rsidTr="004F3938">
        <w:tc>
          <w:tcPr>
            <w:tcW w:w="2750" w:type="dxa"/>
          </w:tcPr>
          <w:p w:rsidR="0094171E" w:rsidRPr="00577DEC" w:rsidRDefault="003F1475" w:rsidP="00862B34">
            <w:pPr>
              <w:rPr>
                <w:bCs/>
              </w:rPr>
            </w:pPr>
            <w:r w:rsidRPr="00577DEC">
              <w:t>@ElementCollection</w:t>
            </w:r>
          </w:p>
        </w:tc>
        <w:tc>
          <w:tcPr>
            <w:tcW w:w="6826" w:type="dxa"/>
          </w:tcPr>
          <w:p w:rsidR="0094171E" w:rsidRPr="00577DEC" w:rsidRDefault="0094171E" w:rsidP="00577DEC">
            <w:pPr>
              <w:pBdr>
                <w:top w:val="single" w:sz="6" w:space="4" w:color="CCCCCC"/>
                <w:left w:val="single" w:sz="6" w:space="19" w:color="CCCCCC"/>
                <w:bottom w:val="single" w:sz="6" w:space="4" w:color="CCCCCC"/>
                <w:right w:val="single" w:sz="6" w:space="11" w:color="CCCCCC"/>
              </w:pBdr>
            </w:pPr>
          </w:p>
        </w:tc>
      </w:tr>
      <w:tr w:rsidR="0094171E" w:rsidRPr="00395595" w:rsidTr="004F3938">
        <w:tc>
          <w:tcPr>
            <w:tcW w:w="2750" w:type="dxa"/>
          </w:tcPr>
          <w:p w:rsidR="0094171E" w:rsidRDefault="0094171E" w:rsidP="00862B34">
            <w:pPr>
              <w:rPr>
                <w:rStyle w:val="Strong"/>
                <w:rFonts w:ascii="Verdana" w:hAnsi="Verdana"/>
                <w:b w:val="0"/>
                <w:color w:val="000000"/>
                <w:sz w:val="20"/>
                <w:szCs w:val="20"/>
                <w:shd w:val="clear" w:color="auto" w:fill="FFFFFF"/>
              </w:rPr>
            </w:pPr>
          </w:p>
        </w:tc>
        <w:tc>
          <w:tcPr>
            <w:tcW w:w="6826" w:type="dxa"/>
          </w:tcPr>
          <w:p w:rsidR="0094171E" w:rsidRPr="007901C5" w:rsidRDefault="0094171E" w:rsidP="007901C5">
            <w:pPr>
              <w:pStyle w:val="HTMLPreformatted"/>
              <w:pBdr>
                <w:top w:val="single" w:sz="6" w:space="4" w:color="CCCCCC"/>
                <w:left w:val="single" w:sz="6" w:space="19" w:color="CCCCCC"/>
                <w:bottom w:val="single" w:sz="6" w:space="4" w:color="CCCCCC"/>
                <w:right w:val="single" w:sz="6" w:space="11" w:color="CCCCCC"/>
              </w:pBdr>
              <w:shd w:val="clear" w:color="auto" w:fill="F5F5F5"/>
              <w:spacing w:line="310" w:lineRule="atLeast"/>
              <w:jc w:val="both"/>
              <w:rPr>
                <w:rFonts w:ascii="Verdana" w:eastAsiaTheme="minorHAnsi" w:hAnsi="Verdana" w:cstheme="minorBidi"/>
                <w:color w:val="000000"/>
                <w:shd w:val="clear" w:color="auto" w:fill="FFFFFF"/>
              </w:rPr>
            </w:pPr>
          </w:p>
        </w:tc>
      </w:tr>
    </w:tbl>
    <w:p w:rsidR="006E46C7" w:rsidRDefault="006E46C7" w:rsidP="00862B34"/>
    <w:p w:rsidR="00B901B8" w:rsidRDefault="00B901B8" w:rsidP="00862B34"/>
    <w:p w:rsidR="00D06F15" w:rsidRDefault="00D06F15" w:rsidP="00D06F15">
      <w:pPr>
        <w:pStyle w:val="Heading1"/>
        <w:shd w:val="clear" w:color="auto" w:fill="FFFFFF"/>
        <w:spacing w:before="75" w:line="345" w:lineRule="atLeast"/>
        <w:rPr>
          <w:rFonts w:ascii="Helvetica" w:hAnsi="Helvetica" w:cs="Helvetica"/>
          <w:b w:val="0"/>
          <w:bCs w:val="0"/>
          <w:color w:val="610B38"/>
          <w:sz w:val="44"/>
          <w:szCs w:val="44"/>
        </w:rPr>
      </w:pPr>
      <w:r>
        <w:rPr>
          <w:rFonts w:ascii="Helvetica" w:hAnsi="Helvetica" w:cs="Helvetica"/>
          <w:b w:val="0"/>
          <w:bCs w:val="0"/>
          <w:color w:val="610B38"/>
          <w:sz w:val="44"/>
          <w:szCs w:val="44"/>
        </w:rPr>
        <w:t>Generator classes in Hibernate</w:t>
      </w:r>
    </w:p>
    <w:p w:rsidR="00D06F15" w:rsidRPr="00D06F15" w:rsidRDefault="00D06F15" w:rsidP="00D06F15">
      <w:pPr>
        <w:pStyle w:val="Heading1"/>
        <w:shd w:val="clear" w:color="auto" w:fill="FFFFFF"/>
        <w:spacing w:before="75" w:line="345" w:lineRule="atLeast"/>
        <w:rPr>
          <w:rFonts w:ascii="Helvetica" w:hAnsi="Helvetica" w:cs="Helvetica"/>
          <w:b w:val="0"/>
          <w:bCs w:val="0"/>
          <w:color w:val="610B38"/>
          <w:sz w:val="44"/>
          <w:szCs w:val="44"/>
        </w:rPr>
      </w:pPr>
      <w:r w:rsidRPr="00D06F15">
        <w:rPr>
          <w:rFonts w:ascii="Verdana" w:hAnsi="Verdana"/>
          <w:b w:val="0"/>
          <w:color w:val="000000"/>
          <w:sz w:val="20"/>
          <w:szCs w:val="20"/>
        </w:rPr>
        <w:t>The &lt;generator&gt; subelement of id used to generate the unique identifier for the objects of persistent class. There are many generator classes defined in the Hibernate Framework.</w:t>
      </w:r>
    </w:p>
    <w:p w:rsidR="00D06F15" w:rsidRPr="00D06F15" w:rsidRDefault="00D06F15" w:rsidP="00D06F15">
      <w:pPr>
        <w:rPr>
          <w:rFonts w:ascii="Times New Roman" w:hAnsi="Times New Roman"/>
          <w:sz w:val="24"/>
          <w:szCs w:val="24"/>
        </w:rPr>
      </w:pPr>
      <w:r>
        <w:rPr>
          <w:rFonts w:ascii="Verdana" w:hAnsi="Verdana"/>
          <w:color w:val="000000"/>
          <w:sz w:val="20"/>
          <w:szCs w:val="20"/>
        </w:rPr>
        <w:br/>
        <w:t>All the generator classes implements the</w:t>
      </w:r>
      <w:r>
        <w:rPr>
          <w:rStyle w:val="apple-converted-space"/>
          <w:rFonts w:ascii="Verdana" w:hAnsi="Verdana"/>
          <w:color w:val="000000"/>
          <w:sz w:val="20"/>
          <w:szCs w:val="20"/>
        </w:rPr>
        <w:t> </w:t>
      </w:r>
      <w:r>
        <w:rPr>
          <w:rStyle w:val="Strong"/>
          <w:rFonts w:ascii="Verdana" w:hAnsi="Verdana"/>
          <w:color w:val="000000"/>
          <w:sz w:val="20"/>
          <w:szCs w:val="20"/>
        </w:rPr>
        <w:t>org.hibernate.id.IdentifierGenerator</w:t>
      </w:r>
      <w:r>
        <w:rPr>
          <w:rStyle w:val="apple-converted-space"/>
          <w:rFonts w:ascii="Verdana" w:hAnsi="Verdana"/>
          <w:b/>
          <w:bCs/>
          <w:color w:val="000000"/>
          <w:sz w:val="20"/>
          <w:szCs w:val="20"/>
        </w:rPr>
        <w:t> </w:t>
      </w:r>
      <w:hyperlink r:id="rId17" w:history="1">
        <w:r>
          <w:rPr>
            <w:rStyle w:val="Hyperlink"/>
            <w:rFonts w:ascii="Verdana" w:hAnsi="Verdana"/>
            <w:b/>
            <w:bCs/>
            <w:color w:val="008000"/>
            <w:sz w:val="20"/>
            <w:szCs w:val="20"/>
          </w:rPr>
          <w:t>interface</w:t>
        </w:r>
      </w:hyperlink>
      <w:r>
        <w:rPr>
          <w:rFonts w:ascii="Verdana" w:hAnsi="Verdana"/>
          <w:color w:val="000000"/>
          <w:sz w:val="20"/>
          <w:szCs w:val="20"/>
        </w:rPr>
        <w:t>. The application programmer may create one's own generator classes by implementing the IdentifierGenerator interface. Hibernate framework provides many built-in generator classes:</w:t>
      </w:r>
    </w:p>
    <w:p w:rsidR="00D06F15" w:rsidRDefault="00D06F15" w:rsidP="00D06F15">
      <w:pPr>
        <w:numPr>
          <w:ilvl w:val="0"/>
          <w:numId w:val="13"/>
        </w:numPr>
        <w:shd w:val="clear" w:color="auto" w:fill="FFFFFF"/>
        <w:spacing w:before="45" w:after="100" w:afterAutospacing="1" w:line="240" w:lineRule="auto"/>
        <w:rPr>
          <w:rFonts w:ascii="Verdana" w:hAnsi="Verdana"/>
          <w:color w:val="000000"/>
          <w:sz w:val="20"/>
          <w:szCs w:val="20"/>
        </w:rPr>
      </w:pPr>
      <w:r>
        <w:rPr>
          <w:rFonts w:ascii="Verdana" w:hAnsi="Verdana"/>
          <w:color w:val="000000"/>
          <w:sz w:val="20"/>
          <w:szCs w:val="20"/>
        </w:rPr>
        <w:t>assigned</w:t>
      </w:r>
    </w:p>
    <w:p w:rsidR="00D06F15" w:rsidRDefault="00D06F15" w:rsidP="00D06F15">
      <w:pPr>
        <w:numPr>
          <w:ilvl w:val="0"/>
          <w:numId w:val="13"/>
        </w:numPr>
        <w:shd w:val="clear" w:color="auto" w:fill="FFFFFF"/>
        <w:spacing w:before="45" w:after="100" w:afterAutospacing="1" w:line="240" w:lineRule="auto"/>
        <w:rPr>
          <w:rFonts w:ascii="Verdana" w:hAnsi="Verdana"/>
          <w:color w:val="000000"/>
          <w:sz w:val="20"/>
          <w:szCs w:val="20"/>
        </w:rPr>
      </w:pPr>
      <w:r>
        <w:rPr>
          <w:rFonts w:ascii="Verdana" w:hAnsi="Verdana"/>
          <w:color w:val="000000"/>
          <w:sz w:val="20"/>
          <w:szCs w:val="20"/>
        </w:rPr>
        <w:t>increment</w:t>
      </w:r>
    </w:p>
    <w:p w:rsidR="00D06F15" w:rsidRDefault="00D06F15" w:rsidP="00D06F15">
      <w:pPr>
        <w:numPr>
          <w:ilvl w:val="0"/>
          <w:numId w:val="13"/>
        </w:numPr>
        <w:shd w:val="clear" w:color="auto" w:fill="FFFFFF"/>
        <w:spacing w:before="45" w:after="100" w:afterAutospacing="1" w:line="240" w:lineRule="auto"/>
        <w:rPr>
          <w:rFonts w:ascii="Verdana" w:hAnsi="Verdana"/>
          <w:color w:val="000000"/>
          <w:sz w:val="20"/>
          <w:szCs w:val="20"/>
        </w:rPr>
      </w:pPr>
      <w:r>
        <w:rPr>
          <w:rFonts w:ascii="Verdana" w:hAnsi="Verdana"/>
          <w:color w:val="000000"/>
          <w:sz w:val="20"/>
          <w:szCs w:val="20"/>
        </w:rPr>
        <w:t>sequence</w:t>
      </w:r>
    </w:p>
    <w:p w:rsidR="00D06F15" w:rsidRDefault="00D06F15" w:rsidP="00D06F15">
      <w:pPr>
        <w:numPr>
          <w:ilvl w:val="0"/>
          <w:numId w:val="13"/>
        </w:numPr>
        <w:shd w:val="clear" w:color="auto" w:fill="FFFFFF"/>
        <w:spacing w:before="45" w:after="100" w:afterAutospacing="1" w:line="240" w:lineRule="auto"/>
        <w:rPr>
          <w:rFonts w:ascii="Verdana" w:hAnsi="Verdana"/>
          <w:color w:val="000000"/>
          <w:sz w:val="20"/>
          <w:szCs w:val="20"/>
        </w:rPr>
      </w:pPr>
      <w:r>
        <w:rPr>
          <w:rFonts w:ascii="Verdana" w:hAnsi="Verdana"/>
          <w:color w:val="000000"/>
          <w:sz w:val="20"/>
          <w:szCs w:val="20"/>
        </w:rPr>
        <w:t>hilo</w:t>
      </w:r>
    </w:p>
    <w:p w:rsidR="00D06F15" w:rsidRDefault="00D06F15" w:rsidP="00D06F15">
      <w:pPr>
        <w:numPr>
          <w:ilvl w:val="0"/>
          <w:numId w:val="13"/>
        </w:numPr>
        <w:shd w:val="clear" w:color="auto" w:fill="FFFFFF"/>
        <w:spacing w:before="45" w:after="100" w:afterAutospacing="1" w:line="240" w:lineRule="auto"/>
        <w:rPr>
          <w:rFonts w:ascii="Verdana" w:hAnsi="Verdana"/>
          <w:color w:val="000000"/>
          <w:sz w:val="20"/>
          <w:szCs w:val="20"/>
        </w:rPr>
      </w:pPr>
      <w:r>
        <w:rPr>
          <w:rFonts w:ascii="Verdana" w:hAnsi="Verdana"/>
          <w:color w:val="000000"/>
          <w:sz w:val="20"/>
          <w:szCs w:val="20"/>
        </w:rPr>
        <w:t>native</w:t>
      </w:r>
    </w:p>
    <w:p w:rsidR="00D06F15" w:rsidRDefault="00D06F15" w:rsidP="00D06F15">
      <w:pPr>
        <w:numPr>
          <w:ilvl w:val="0"/>
          <w:numId w:val="13"/>
        </w:numPr>
        <w:shd w:val="clear" w:color="auto" w:fill="FFFFFF"/>
        <w:spacing w:before="45" w:after="100" w:afterAutospacing="1" w:line="240" w:lineRule="auto"/>
        <w:rPr>
          <w:rFonts w:ascii="Verdana" w:hAnsi="Verdana"/>
          <w:color w:val="000000"/>
          <w:sz w:val="20"/>
          <w:szCs w:val="20"/>
        </w:rPr>
      </w:pPr>
      <w:r>
        <w:rPr>
          <w:rFonts w:ascii="Verdana" w:hAnsi="Verdana"/>
          <w:color w:val="000000"/>
          <w:sz w:val="20"/>
          <w:szCs w:val="20"/>
        </w:rPr>
        <w:t>identity</w:t>
      </w:r>
    </w:p>
    <w:p w:rsidR="00D06F15" w:rsidRDefault="00D06F15" w:rsidP="00D06F15">
      <w:pPr>
        <w:numPr>
          <w:ilvl w:val="0"/>
          <w:numId w:val="13"/>
        </w:numPr>
        <w:shd w:val="clear" w:color="auto" w:fill="FFFFFF"/>
        <w:spacing w:before="45" w:after="100" w:afterAutospacing="1" w:line="240" w:lineRule="auto"/>
        <w:rPr>
          <w:rFonts w:ascii="Verdana" w:hAnsi="Verdana"/>
          <w:color w:val="000000"/>
          <w:sz w:val="20"/>
          <w:szCs w:val="20"/>
        </w:rPr>
      </w:pPr>
      <w:r>
        <w:rPr>
          <w:rFonts w:ascii="Verdana" w:hAnsi="Verdana"/>
          <w:color w:val="000000"/>
          <w:sz w:val="20"/>
          <w:szCs w:val="20"/>
        </w:rPr>
        <w:t>seqhilo</w:t>
      </w:r>
    </w:p>
    <w:p w:rsidR="00D06F15" w:rsidRDefault="00D06F15" w:rsidP="00D06F15">
      <w:pPr>
        <w:numPr>
          <w:ilvl w:val="0"/>
          <w:numId w:val="13"/>
        </w:numPr>
        <w:shd w:val="clear" w:color="auto" w:fill="FFFFFF"/>
        <w:spacing w:before="45" w:after="100" w:afterAutospacing="1" w:line="240" w:lineRule="auto"/>
        <w:rPr>
          <w:rFonts w:ascii="Verdana" w:hAnsi="Verdana"/>
          <w:color w:val="000000"/>
          <w:sz w:val="20"/>
          <w:szCs w:val="20"/>
        </w:rPr>
      </w:pPr>
      <w:r>
        <w:rPr>
          <w:rFonts w:ascii="Verdana" w:hAnsi="Verdana"/>
          <w:color w:val="000000"/>
          <w:sz w:val="20"/>
          <w:szCs w:val="20"/>
        </w:rPr>
        <w:t>uuid</w:t>
      </w:r>
    </w:p>
    <w:p w:rsidR="00D06F15" w:rsidRDefault="00D06F15" w:rsidP="00D06F15">
      <w:pPr>
        <w:numPr>
          <w:ilvl w:val="0"/>
          <w:numId w:val="13"/>
        </w:numPr>
        <w:shd w:val="clear" w:color="auto" w:fill="FFFFFF"/>
        <w:spacing w:before="45" w:after="100" w:afterAutospacing="1" w:line="240" w:lineRule="auto"/>
        <w:rPr>
          <w:rFonts w:ascii="Verdana" w:hAnsi="Verdana"/>
          <w:color w:val="000000"/>
          <w:sz w:val="20"/>
          <w:szCs w:val="20"/>
        </w:rPr>
      </w:pPr>
      <w:r>
        <w:rPr>
          <w:rFonts w:ascii="Verdana" w:hAnsi="Verdana"/>
          <w:color w:val="000000"/>
          <w:sz w:val="20"/>
          <w:szCs w:val="20"/>
        </w:rPr>
        <w:t>guid</w:t>
      </w:r>
    </w:p>
    <w:p w:rsidR="00D06F15" w:rsidRDefault="00D06F15" w:rsidP="00D06F15">
      <w:pPr>
        <w:numPr>
          <w:ilvl w:val="0"/>
          <w:numId w:val="13"/>
        </w:numPr>
        <w:shd w:val="clear" w:color="auto" w:fill="FFFFFF"/>
        <w:spacing w:before="45" w:after="100" w:afterAutospacing="1" w:line="240" w:lineRule="auto"/>
        <w:rPr>
          <w:rFonts w:ascii="Verdana" w:hAnsi="Verdana"/>
          <w:color w:val="000000"/>
          <w:sz w:val="20"/>
          <w:szCs w:val="20"/>
        </w:rPr>
      </w:pPr>
      <w:r>
        <w:rPr>
          <w:rFonts w:ascii="Verdana" w:hAnsi="Verdana"/>
          <w:color w:val="000000"/>
          <w:sz w:val="20"/>
          <w:szCs w:val="20"/>
        </w:rPr>
        <w:t>select</w:t>
      </w:r>
    </w:p>
    <w:p w:rsidR="00D06F15" w:rsidRDefault="00D06F15" w:rsidP="00D06F15">
      <w:pPr>
        <w:numPr>
          <w:ilvl w:val="0"/>
          <w:numId w:val="13"/>
        </w:numPr>
        <w:shd w:val="clear" w:color="auto" w:fill="FFFFFF"/>
        <w:spacing w:before="45" w:after="100" w:afterAutospacing="1" w:line="240" w:lineRule="auto"/>
        <w:rPr>
          <w:rFonts w:ascii="Verdana" w:hAnsi="Verdana"/>
          <w:color w:val="000000"/>
          <w:sz w:val="20"/>
          <w:szCs w:val="20"/>
        </w:rPr>
      </w:pPr>
      <w:r>
        <w:rPr>
          <w:rFonts w:ascii="Verdana" w:hAnsi="Verdana"/>
          <w:color w:val="000000"/>
          <w:sz w:val="20"/>
          <w:szCs w:val="20"/>
        </w:rPr>
        <w:t>foreign</w:t>
      </w:r>
    </w:p>
    <w:p w:rsidR="00D06F15" w:rsidRDefault="00D06F15" w:rsidP="00D06F15">
      <w:pPr>
        <w:numPr>
          <w:ilvl w:val="0"/>
          <w:numId w:val="13"/>
        </w:numPr>
        <w:shd w:val="clear" w:color="auto" w:fill="FFFFFF"/>
        <w:spacing w:before="45" w:after="100" w:afterAutospacing="1" w:line="240" w:lineRule="auto"/>
        <w:rPr>
          <w:rFonts w:ascii="Verdana" w:hAnsi="Verdana"/>
          <w:color w:val="000000"/>
          <w:sz w:val="20"/>
          <w:szCs w:val="20"/>
        </w:rPr>
      </w:pPr>
      <w:r>
        <w:rPr>
          <w:rFonts w:ascii="Verdana" w:hAnsi="Verdana"/>
          <w:color w:val="000000"/>
          <w:sz w:val="20"/>
          <w:szCs w:val="20"/>
        </w:rPr>
        <w:t>sequence-identity</w:t>
      </w:r>
    </w:p>
    <w:p w:rsidR="00D06F15" w:rsidRDefault="00D06F15" w:rsidP="00D06F15">
      <w:pPr>
        <w:pStyle w:val="Heading3"/>
        <w:shd w:val="clear" w:color="auto" w:fill="FFFFFF"/>
        <w:spacing w:line="345" w:lineRule="atLeast"/>
        <w:rPr>
          <w:rFonts w:ascii="Helvetica" w:hAnsi="Helvetica" w:cs="Helvetica"/>
          <w:b w:val="0"/>
          <w:bCs w:val="0"/>
          <w:color w:val="610B4B"/>
          <w:sz w:val="32"/>
          <w:szCs w:val="32"/>
        </w:rPr>
      </w:pPr>
      <w:r>
        <w:rPr>
          <w:rFonts w:ascii="Helvetica" w:hAnsi="Helvetica" w:cs="Helvetica"/>
          <w:b w:val="0"/>
          <w:bCs w:val="0"/>
          <w:color w:val="610B4B"/>
          <w:sz w:val="32"/>
          <w:szCs w:val="32"/>
        </w:rPr>
        <w:t>1) assigned</w:t>
      </w:r>
    </w:p>
    <w:p w:rsidR="00D06F15" w:rsidRDefault="00D06F15" w:rsidP="00D06F15">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It is the default generator strategy if there is no &lt;generator&gt; element . In this case, application assigns the id. For example:</w:t>
      </w:r>
    </w:p>
    <w:p w:rsidR="00D06F15" w:rsidRDefault="00D06F15" w:rsidP="00D06F15">
      <w:pPr>
        <w:numPr>
          <w:ilvl w:val="0"/>
          <w:numId w:val="14"/>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D06F15" w:rsidRDefault="00D06F15" w:rsidP="00D06F15">
      <w:pPr>
        <w:numPr>
          <w:ilvl w:val="0"/>
          <w:numId w:val="14"/>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&lt;hibernate-mapping&gt;  </w:t>
      </w:r>
    </w:p>
    <w:p w:rsidR="00D06F15" w:rsidRDefault="00D06F15" w:rsidP="00D06F15">
      <w:pPr>
        <w:numPr>
          <w:ilvl w:val="0"/>
          <w:numId w:val="14"/>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&lt;</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...&gt;  </w:t>
      </w:r>
    </w:p>
    <w:p w:rsidR="00D06F15" w:rsidRDefault="00D06F15" w:rsidP="00D06F15">
      <w:pPr>
        <w:numPr>
          <w:ilvl w:val="0"/>
          <w:numId w:val="14"/>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&lt;id ...&gt;  </w:t>
      </w:r>
    </w:p>
    <w:p w:rsidR="00D06F15" w:rsidRDefault="00D06F15" w:rsidP="00D06F15">
      <w:pPr>
        <w:numPr>
          <w:ilvl w:val="0"/>
          <w:numId w:val="14"/>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&lt;generator </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"assigned"</w:t>
      </w:r>
      <w:r>
        <w:rPr>
          <w:rFonts w:ascii="Verdana" w:hAnsi="Verdana"/>
          <w:color w:val="000000"/>
          <w:sz w:val="20"/>
          <w:szCs w:val="20"/>
          <w:bdr w:val="none" w:sz="0" w:space="0" w:color="auto" w:frame="1"/>
        </w:rPr>
        <w:t>&gt;&lt;/generator&gt;  </w:t>
      </w:r>
    </w:p>
    <w:p w:rsidR="00D06F15" w:rsidRDefault="00D06F15" w:rsidP="00D06F15">
      <w:pPr>
        <w:numPr>
          <w:ilvl w:val="0"/>
          <w:numId w:val="14"/>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lastRenderedPageBreak/>
        <w:t>    &lt;/id&gt;  </w:t>
      </w:r>
    </w:p>
    <w:p w:rsidR="00D06F15" w:rsidRDefault="00D06F15" w:rsidP="00D06F15">
      <w:pPr>
        <w:numPr>
          <w:ilvl w:val="0"/>
          <w:numId w:val="14"/>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D06F15" w:rsidRDefault="00D06F15" w:rsidP="00D06F15">
      <w:pPr>
        <w:numPr>
          <w:ilvl w:val="0"/>
          <w:numId w:val="14"/>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  </w:t>
      </w:r>
    </w:p>
    <w:p w:rsidR="00D06F15" w:rsidRDefault="00D06F15" w:rsidP="00D06F15">
      <w:pPr>
        <w:numPr>
          <w:ilvl w:val="0"/>
          <w:numId w:val="14"/>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D06F15" w:rsidRDefault="00D06F15" w:rsidP="00D06F15">
      <w:pPr>
        <w:numPr>
          <w:ilvl w:val="0"/>
          <w:numId w:val="14"/>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&lt;/</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&gt;  </w:t>
      </w:r>
    </w:p>
    <w:p w:rsidR="00D06F15" w:rsidRDefault="00D06F15" w:rsidP="00D06F15">
      <w:pPr>
        <w:numPr>
          <w:ilvl w:val="0"/>
          <w:numId w:val="14"/>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&lt;/hibernate-mapping&gt;  </w:t>
      </w:r>
    </w:p>
    <w:p w:rsidR="00D06F15" w:rsidRDefault="00C908D4" w:rsidP="00D06F15">
      <w:pPr>
        <w:rPr>
          <w:rFonts w:ascii="Times New Roman" w:hAnsi="Times New Roman"/>
          <w:sz w:val="24"/>
          <w:szCs w:val="24"/>
        </w:rPr>
      </w:pPr>
      <w:r>
        <w:pict>
          <v:rect id="_x0000_i1039" style="width:0;height:.75pt" o:hralign="center" o:hrstd="t" o:hrnoshade="t" o:hr="t" fillcolor="#d4d4d4" stroked="f"/>
        </w:pict>
      </w:r>
    </w:p>
    <w:p w:rsidR="00D06F15" w:rsidRDefault="00D06F15" w:rsidP="00D06F15">
      <w:pPr>
        <w:pStyle w:val="Heading3"/>
        <w:shd w:val="clear" w:color="auto" w:fill="FFFFFF"/>
        <w:spacing w:line="345" w:lineRule="atLeast"/>
        <w:rPr>
          <w:rFonts w:ascii="Helvetica" w:hAnsi="Helvetica" w:cs="Helvetica"/>
          <w:b w:val="0"/>
          <w:bCs w:val="0"/>
          <w:color w:val="610B4B"/>
          <w:sz w:val="32"/>
          <w:szCs w:val="32"/>
        </w:rPr>
      </w:pPr>
      <w:r>
        <w:rPr>
          <w:rFonts w:ascii="Helvetica" w:hAnsi="Helvetica" w:cs="Helvetica"/>
          <w:b w:val="0"/>
          <w:bCs w:val="0"/>
          <w:color w:val="610B4B"/>
          <w:sz w:val="32"/>
          <w:szCs w:val="32"/>
        </w:rPr>
        <w:t>2) increment</w:t>
      </w:r>
    </w:p>
    <w:p w:rsidR="00D06F15" w:rsidRDefault="00D06F15" w:rsidP="00D06F15">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It generates the unique id only if no other process is inserting data into this table. It generates</w:t>
      </w:r>
      <w:r>
        <w:rPr>
          <w:rStyle w:val="apple-converted-space"/>
          <w:rFonts w:ascii="Verdana" w:hAnsi="Verdana"/>
          <w:color w:val="000000"/>
          <w:sz w:val="20"/>
          <w:szCs w:val="20"/>
        </w:rPr>
        <w:t> </w:t>
      </w:r>
      <w:r>
        <w:rPr>
          <w:rStyle w:val="Strong"/>
          <w:rFonts w:ascii="Verdana" w:hAnsi="Verdana"/>
          <w:color w:val="000000"/>
          <w:sz w:val="20"/>
          <w:szCs w:val="20"/>
        </w:rPr>
        <w:t>short</w:t>
      </w:r>
      <w:r>
        <w:rPr>
          <w:rFonts w:ascii="Verdana" w:hAnsi="Verdana"/>
          <w:color w:val="000000"/>
          <w:sz w:val="20"/>
          <w:szCs w:val="20"/>
        </w:rPr>
        <w:t>,</w:t>
      </w:r>
      <w:r>
        <w:rPr>
          <w:rStyle w:val="apple-converted-space"/>
          <w:rFonts w:ascii="Verdana" w:hAnsi="Verdana"/>
          <w:color w:val="000000"/>
          <w:sz w:val="20"/>
          <w:szCs w:val="20"/>
        </w:rPr>
        <w:t> </w:t>
      </w:r>
      <w:r>
        <w:rPr>
          <w:rStyle w:val="Strong"/>
          <w:rFonts w:ascii="Verdana" w:hAnsi="Verdana"/>
          <w:color w:val="000000"/>
          <w:sz w:val="20"/>
          <w:szCs w:val="20"/>
        </w:rPr>
        <w:t>int</w:t>
      </w:r>
      <w:r>
        <w:rPr>
          <w:rStyle w:val="apple-converted-space"/>
          <w:rFonts w:ascii="Verdana" w:hAnsi="Verdana"/>
          <w:color w:val="000000"/>
          <w:sz w:val="20"/>
          <w:szCs w:val="20"/>
        </w:rPr>
        <w:t> </w:t>
      </w:r>
      <w:r>
        <w:rPr>
          <w:rFonts w:ascii="Verdana" w:hAnsi="Verdana"/>
          <w:color w:val="000000"/>
          <w:sz w:val="20"/>
          <w:szCs w:val="20"/>
        </w:rPr>
        <w:t>or</w:t>
      </w:r>
      <w:r>
        <w:rPr>
          <w:rStyle w:val="apple-converted-space"/>
          <w:rFonts w:ascii="Verdana" w:hAnsi="Verdana"/>
          <w:color w:val="000000"/>
          <w:sz w:val="20"/>
          <w:szCs w:val="20"/>
        </w:rPr>
        <w:t> </w:t>
      </w:r>
      <w:r>
        <w:rPr>
          <w:rStyle w:val="Strong"/>
          <w:rFonts w:ascii="Verdana" w:hAnsi="Verdana"/>
          <w:color w:val="000000"/>
          <w:sz w:val="20"/>
          <w:szCs w:val="20"/>
        </w:rPr>
        <w:t>long</w:t>
      </w:r>
      <w:r>
        <w:rPr>
          <w:rStyle w:val="apple-converted-space"/>
          <w:rFonts w:ascii="Verdana" w:hAnsi="Verdana"/>
          <w:color w:val="000000"/>
          <w:sz w:val="20"/>
          <w:szCs w:val="20"/>
        </w:rPr>
        <w:t> </w:t>
      </w:r>
      <w:r>
        <w:rPr>
          <w:rFonts w:ascii="Verdana" w:hAnsi="Verdana"/>
          <w:color w:val="000000"/>
          <w:sz w:val="20"/>
          <w:szCs w:val="20"/>
        </w:rPr>
        <w:t>type identifier. The first generated identifier is 1 normally and incremented as 1. Syntax:</w:t>
      </w:r>
    </w:p>
    <w:p w:rsidR="00D06F15" w:rsidRDefault="00D06F15" w:rsidP="00D06F15">
      <w:pPr>
        <w:numPr>
          <w:ilvl w:val="0"/>
          <w:numId w:val="15"/>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D06F15" w:rsidRDefault="00D06F15" w:rsidP="00D06F15">
      <w:pPr>
        <w:numPr>
          <w:ilvl w:val="0"/>
          <w:numId w:val="15"/>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&lt;hibernate-mapping&gt;  </w:t>
      </w:r>
    </w:p>
    <w:p w:rsidR="00D06F15" w:rsidRDefault="00D06F15" w:rsidP="00D06F15">
      <w:pPr>
        <w:numPr>
          <w:ilvl w:val="0"/>
          <w:numId w:val="15"/>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&lt;</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...&gt;  </w:t>
      </w:r>
    </w:p>
    <w:p w:rsidR="00D06F15" w:rsidRDefault="00D06F15" w:rsidP="00D06F15">
      <w:pPr>
        <w:numPr>
          <w:ilvl w:val="0"/>
          <w:numId w:val="15"/>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&lt;id ...&gt;  </w:t>
      </w:r>
    </w:p>
    <w:p w:rsidR="00D06F15" w:rsidRDefault="00D06F15" w:rsidP="00D06F15">
      <w:pPr>
        <w:numPr>
          <w:ilvl w:val="0"/>
          <w:numId w:val="15"/>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&lt;generator </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"increment"</w:t>
      </w:r>
      <w:r>
        <w:rPr>
          <w:rFonts w:ascii="Verdana" w:hAnsi="Verdana"/>
          <w:color w:val="000000"/>
          <w:sz w:val="20"/>
          <w:szCs w:val="20"/>
          <w:bdr w:val="none" w:sz="0" w:space="0" w:color="auto" w:frame="1"/>
        </w:rPr>
        <w:t>&gt;&lt;/generator&gt;  </w:t>
      </w:r>
    </w:p>
    <w:p w:rsidR="00D06F15" w:rsidRDefault="00D06F15" w:rsidP="00D06F15">
      <w:pPr>
        <w:numPr>
          <w:ilvl w:val="0"/>
          <w:numId w:val="15"/>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&lt;/id&gt;  </w:t>
      </w:r>
    </w:p>
    <w:p w:rsidR="00D06F15" w:rsidRDefault="00D06F15" w:rsidP="00D06F15">
      <w:pPr>
        <w:numPr>
          <w:ilvl w:val="0"/>
          <w:numId w:val="15"/>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D06F15" w:rsidRDefault="00D06F15" w:rsidP="00D06F15">
      <w:pPr>
        <w:numPr>
          <w:ilvl w:val="0"/>
          <w:numId w:val="15"/>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  </w:t>
      </w:r>
    </w:p>
    <w:p w:rsidR="00D06F15" w:rsidRDefault="00D06F15" w:rsidP="00D06F15">
      <w:pPr>
        <w:numPr>
          <w:ilvl w:val="0"/>
          <w:numId w:val="15"/>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D06F15" w:rsidRDefault="00D06F15" w:rsidP="00D06F15">
      <w:pPr>
        <w:numPr>
          <w:ilvl w:val="0"/>
          <w:numId w:val="15"/>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&lt;/</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&gt;  </w:t>
      </w:r>
    </w:p>
    <w:p w:rsidR="00D06F15" w:rsidRDefault="00D06F15" w:rsidP="00D06F15">
      <w:pPr>
        <w:numPr>
          <w:ilvl w:val="0"/>
          <w:numId w:val="15"/>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&lt;/hibernate-mapping&gt;  </w:t>
      </w:r>
    </w:p>
    <w:p w:rsidR="00D06F15" w:rsidRDefault="00C908D4" w:rsidP="00D06F15">
      <w:pPr>
        <w:rPr>
          <w:rFonts w:ascii="Times New Roman" w:hAnsi="Times New Roman"/>
          <w:sz w:val="24"/>
          <w:szCs w:val="24"/>
        </w:rPr>
      </w:pPr>
      <w:r>
        <w:pict>
          <v:rect id="_x0000_i1040" style="width:0;height:.75pt" o:hralign="center" o:hrstd="t" o:hrnoshade="t" o:hr="t" fillcolor="#d4d4d4" stroked="f"/>
        </w:pict>
      </w:r>
    </w:p>
    <w:p w:rsidR="00D06F15" w:rsidRDefault="00D06F15" w:rsidP="00D06F15">
      <w:pPr>
        <w:pStyle w:val="Heading3"/>
        <w:shd w:val="clear" w:color="auto" w:fill="FFFFFF"/>
        <w:spacing w:line="345" w:lineRule="atLeast"/>
        <w:rPr>
          <w:rFonts w:ascii="Helvetica" w:hAnsi="Helvetica" w:cs="Helvetica"/>
          <w:b w:val="0"/>
          <w:bCs w:val="0"/>
          <w:color w:val="610B4B"/>
          <w:sz w:val="32"/>
          <w:szCs w:val="32"/>
        </w:rPr>
      </w:pPr>
      <w:r>
        <w:rPr>
          <w:rFonts w:ascii="Helvetica" w:hAnsi="Helvetica" w:cs="Helvetica"/>
          <w:b w:val="0"/>
          <w:bCs w:val="0"/>
          <w:color w:val="610B4B"/>
          <w:sz w:val="32"/>
          <w:szCs w:val="32"/>
        </w:rPr>
        <w:t>3) sequence</w:t>
      </w:r>
    </w:p>
    <w:p w:rsidR="00D06F15" w:rsidRDefault="00D06F15" w:rsidP="00D06F15">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It uses the sequence of the database. if there is no sequence defined, it creates a sequence automatically e.g. in case of Oracle database, it creates a sequence named HIBERNATE_SEQUENCE. In case of Oracle, DB2, SAP DB, Postgre SQL or McKoi, it uses sequence but it uses generator in interbase. Syntax:</w:t>
      </w:r>
    </w:p>
    <w:p w:rsidR="00D06F15" w:rsidRDefault="00D06F15" w:rsidP="00D06F15">
      <w:pPr>
        <w:numPr>
          <w:ilvl w:val="0"/>
          <w:numId w:val="16"/>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D06F15" w:rsidRDefault="00D06F15" w:rsidP="00D06F15">
      <w:pPr>
        <w:numPr>
          <w:ilvl w:val="0"/>
          <w:numId w:val="16"/>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&lt;id ...&gt;  </w:t>
      </w:r>
    </w:p>
    <w:p w:rsidR="00D06F15" w:rsidRDefault="00D06F15" w:rsidP="00D06F15">
      <w:pPr>
        <w:numPr>
          <w:ilvl w:val="0"/>
          <w:numId w:val="16"/>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&lt;generator </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"sequence"</w:t>
      </w:r>
      <w:r>
        <w:rPr>
          <w:rFonts w:ascii="Verdana" w:hAnsi="Verdana"/>
          <w:color w:val="000000"/>
          <w:sz w:val="20"/>
          <w:szCs w:val="20"/>
          <w:bdr w:val="none" w:sz="0" w:space="0" w:color="auto" w:frame="1"/>
        </w:rPr>
        <w:t>&gt;&lt;/generator&gt;  </w:t>
      </w:r>
    </w:p>
    <w:p w:rsidR="00D06F15" w:rsidRDefault="00D06F15" w:rsidP="00D06F15">
      <w:pPr>
        <w:numPr>
          <w:ilvl w:val="0"/>
          <w:numId w:val="16"/>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&lt;/id&gt;  </w:t>
      </w:r>
    </w:p>
    <w:p w:rsidR="00D06F15" w:rsidRDefault="00D06F15" w:rsidP="00D06F15">
      <w:pPr>
        <w:numPr>
          <w:ilvl w:val="0"/>
          <w:numId w:val="16"/>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  </w:t>
      </w:r>
    </w:p>
    <w:p w:rsidR="00D06F15" w:rsidRDefault="00D06F15" w:rsidP="00D06F15">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For defining your own sequence, use the param subelement of generator.</w:t>
      </w:r>
    </w:p>
    <w:p w:rsidR="00D06F15" w:rsidRDefault="00D06F15" w:rsidP="00D06F15">
      <w:pPr>
        <w:numPr>
          <w:ilvl w:val="0"/>
          <w:numId w:val="17"/>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D06F15" w:rsidRDefault="00D06F15" w:rsidP="00D06F15">
      <w:pPr>
        <w:numPr>
          <w:ilvl w:val="0"/>
          <w:numId w:val="17"/>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&lt;id ...&gt;  </w:t>
      </w:r>
    </w:p>
    <w:p w:rsidR="00D06F15" w:rsidRDefault="00D06F15" w:rsidP="00D06F15">
      <w:pPr>
        <w:numPr>
          <w:ilvl w:val="0"/>
          <w:numId w:val="17"/>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&lt;generator </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"sequence"</w:t>
      </w:r>
      <w:r>
        <w:rPr>
          <w:rFonts w:ascii="Verdana" w:hAnsi="Verdana"/>
          <w:color w:val="000000"/>
          <w:sz w:val="20"/>
          <w:szCs w:val="20"/>
          <w:bdr w:val="none" w:sz="0" w:space="0" w:color="auto" w:frame="1"/>
        </w:rPr>
        <w:t>&gt;  </w:t>
      </w:r>
    </w:p>
    <w:p w:rsidR="00D06F15" w:rsidRDefault="00D06F15" w:rsidP="00D06F15">
      <w:pPr>
        <w:numPr>
          <w:ilvl w:val="0"/>
          <w:numId w:val="17"/>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&lt;param name=</w:t>
      </w:r>
      <w:r>
        <w:rPr>
          <w:rStyle w:val="string"/>
          <w:rFonts w:ascii="Verdana" w:hAnsi="Verdana"/>
          <w:color w:val="0000FF"/>
          <w:sz w:val="20"/>
          <w:szCs w:val="20"/>
          <w:bdr w:val="none" w:sz="0" w:space="0" w:color="auto" w:frame="1"/>
        </w:rPr>
        <w:t>"sequence"</w:t>
      </w:r>
      <w:r>
        <w:rPr>
          <w:rFonts w:ascii="Verdana" w:hAnsi="Verdana"/>
          <w:color w:val="000000"/>
          <w:sz w:val="20"/>
          <w:szCs w:val="20"/>
          <w:bdr w:val="none" w:sz="0" w:space="0" w:color="auto" w:frame="1"/>
        </w:rPr>
        <w:t>&gt;your_sequence_name&lt;/param&gt;  </w:t>
      </w:r>
    </w:p>
    <w:p w:rsidR="00D06F15" w:rsidRDefault="00D06F15" w:rsidP="00D06F15">
      <w:pPr>
        <w:numPr>
          <w:ilvl w:val="0"/>
          <w:numId w:val="17"/>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&lt;/generator&gt;  </w:t>
      </w:r>
    </w:p>
    <w:p w:rsidR="00D06F15" w:rsidRDefault="00D06F15" w:rsidP="00D06F15">
      <w:pPr>
        <w:numPr>
          <w:ilvl w:val="0"/>
          <w:numId w:val="17"/>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lastRenderedPageBreak/>
        <w:t> &lt;/id&gt;  </w:t>
      </w:r>
    </w:p>
    <w:p w:rsidR="00D06F15" w:rsidRDefault="00D06F15" w:rsidP="00D06F15">
      <w:pPr>
        <w:numPr>
          <w:ilvl w:val="0"/>
          <w:numId w:val="17"/>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  </w:t>
      </w:r>
    </w:p>
    <w:p w:rsidR="00D06F15" w:rsidRDefault="00C908D4" w:rsidP="00D06F15">
      <w:pPr>
        <w:rPr>
          <w:rFonts w:ascii="Times New Roman" w:hAnsi="Times New Roman"/>
          <w:sz w:val="24"/>
          <w:szCs w:val="24"/>
        </w:rPr>
      </w:pPr>
      <w:r>
        <w:pict>
          <v:rect id="_x0000_i1041" style="width:0;height:.75pt" o:hralign="center" o:hrstd="t" o:hrnoshade="t" o:hr="t" fillcolor="#d4d4d4" stroked="f"/>
        </w:pict>
      </w:r>
    </w:p>
    <w:p w:rsidR="00D06F15" w:rsidRDefault="00D06F15" w:rsidP="00D06F15">
      <w:pPr>
        <w:pStyle w:val="Heading3"/>
        <w:shd w:val="clear" w:color="auto" w:fill="FFFFFF"/>
        <w:spacing w:line="345" w:lineRule="atLeast"/>
        <w:rPr>
          <w:rFonts w:ascii="Helvetica" w:hAnsi="Helvetica" w:cs="Helvetica"/>
          <w:b w:val="0"/>
          <w:bCs w:val="0"/>
          <w:color w:val="610B4B"/>
          <w:sz w:val="32"/>
          <w:szCs w:val="32"/>
        </w:rPr>
      </w:pPr>
      <w:r>
        <w:rPr>
          <w:rFonts w:ascii="Helvetica" w:hAnsi="Helvetica" w:cs="Helvetica"/>
          <w:b w:val="0"/>
          <w:bCs w:val="0"/>
          <w:color w:val="610B4B"/>
          <w:sz w:val="32"/>
          <w:szCs w:val="32"/>
        </w:rPr>
        <w:t>4) hilo</w:t>
      </w:r>
    </w:p>
    <w:p w:rsidR="00D06F15" w:rsidRDefault="00D06F15" w:rsidP="00D06F15">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It uses high and low algorithm to generate the id of type short, int and long. Syntax:</w:t>
      </w:r>
    </w:p>
    <w:p w:rsidR="00D06F15" w:rsidRDefault="00D06F15" w:rsidP="00D06F15">
      <w:pPr>
        <w:numPr>
          <w:ilvl w:val="0"/>
          <w:numId w:val="18"/>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D06F15" w:rsidRDefault="00D06F15" w:rsidP="00D06F15">
      <w:pPr>
        <w:numPr>
          <w:ilvl w:val="0"/>
          <w:numId w:val="18"/>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&lt;id ...&gt;  </w:t>
      </w:r>
    </w:p>
    <w:p w:rsidR="00D06F15" w:rsidRDefault="00D06F15" w:rsidP="00D06F15">
      <w:pPr>
        <w:numPr>
          <w:ilvl w:val="0"/>
          <w:numId w:val="18"/>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&lt;generator </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"hilo"</w:t>
      </w:r>
      <w:r>
        <w:rPr>
          <w:rFonts w:ascii="Verdana" w:hAnsi="Verdana"/>
          <w:color w:val="000000"/>
          <w:sz w:val="20"/>
          <w:szCs w:val="20"/>
          <w:bdr w:val="none" w:sz="0" w:space="0" w:color="auto" w:frame="1"/>
        </w:rPr>
        <w:t>&gt;&lt;/generator&gt;  </w:t>
      </w:r>
    </w:p>
    <w:p w:rsidR="00D06F15" w:rsidRDefault="00D06F15" w:rsidP="00D06F15">
      <w:pPr>
        <w:numPr>
          <w:ilvl w:val="0"/>
          <w:numId w:val="18"/>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&lt;/id&gt;  </w:t>
      </w:r>
    </w:p>
    <w:p w:rsidR="00D06F15" w:rsidRDefault="00D06F15" w:rsidP="00D06F15">
      <w:pPr>
        <w:numPr>
          <w:ilvl w:val="0"/>
          <w:numId w:val="18"/>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  </w:t>
      </w:r>
    </w:p>
    <w:p w:rsidR="00D06F15" w:rsidRDefault="00C908D4" w:rsidP="00D06F15">
      <w:pPr>
        <w:rPr>
          <w:rFonts w:ascii="Times New Roman" w:hAnsi="Times New Roman"/>
          <w:sz w:val="24"/>
          <w:szCs w:val="24"/>
        </w:rPr>
      </w:pPr>
      <w:r>
        <w:pict>
          <v:rect id="_x0000_i1042" style="width:0;height:.75pt" o:hralign="center" o:hrstd="t" o:hrnoshade="t" o:hr="t" fillcolor="#d4d4d4" stroked="f"/>
        </w:pict>
      </w:r>
    </w:p>
    <w:p w:rsidR="00D06F15" w:rsidRDefault="00D06F15" w:rsidP="00D06F15">
      <w:pPr>
        <w:pStyle w:val="Heading3"/>
        <w:shd w:val="clear" w:color="auto" w:fill="FFFFFF"/>
        <w:spacing w:line="345" w:lineRule="atLeast"/>
        <w:rPr>
          <w:rFonts w:ascii="Helvetica" w:hAnsi="Helvetica" w:cs="Helvetica"/>
          <w:b w:val="0"/>
          <w:bCs w:val="0"/>
          <w:color w:val="610B4B"/>
          <w:sz w:val="32"/>
          <w:szCs w:val="32"/>
        </w:rPr>
      </w:pPr>
      <w:r>
        <w:rPr>
          <w:rFonts w:ascii="Helvetica" w:hAnsi="Helvetica" w:cs="Helvetica"/>
          <w:b w:val="0"/>
          <w:bCs w:val="0"/>
          <w:color w:val="610B4B"/>
          <w:sz w:val="32"/>
          <w:szCs w:val="32"/>
        </w:rPr>
        <w:t>5) native</w:t>
      </w:r>
    </w:p>
    <w:p w:rsidR="00D06F15" w:rsidRDefault="00D06F15" w:rsidP="00D06F15">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It uses identity, sequence or hilo depending on the database vendor. Syntax:</w:t>
      </w:r>
    </w:p>
    <w:p w:rsidR="00D06F15" w:rsidRDefault="00D06F15" w:rsidP="00D06F15">
      <w:pPr>
        <w:numPr>
          <w:ilvl w:val="0"/>
          <w:numId w:val="19"/>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D06F15" w:rsidRDefault="00D06F15" w:rsidP="00D06F15">
      <w:pPr>
        <w:numPr>
          <w:ilvl w:val="0"/>
          <w:numId w:val="19"/>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&lt;id ...&gt;  </w:t>
      </w:r>
    </w:p>
    <w:p w:rsidR="00D06F15" w:rsidRDefault="00D06F15" w:rsidP="00D06F15">
      <w:pPr>
        <w:numPr>
          <w:ilvl w:val="0"/>
          <w:numId w:val="19"/>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&lt;generator </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"native"</w:t>
      </w:r>
      <w:r>
        <w:rPr>
          <w:rFonts w:ascii="Verdana" w:hAnsi="Verdana"/>
          <w:color w:val="000000"/>
          <w:sz w:val="20"/>
          <w:szCs w:val="20"/>
          <w:bdr w:val="none" w:sz="0" w:space="0" w:color="auto" w:frame="1"/>
        </w:rPr>
        <w:t>&gt;&lt;/generator&gt;  </w:t>
      </w:r>
    </w:p>
    <w:p w:rsidR="00D06F15" w:rsidRDefault="00D06F15" w:rsidP="00D06F15">
      <w:pPr>
        <w:numPr>
          <w:ilvl w:val="0"/>
          <w:numId w:val="19"/>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&lt;/id&gt;  </w:t>
      </w:r>
    </w:p>
    <w:p w:rsidR="00D06F15" w:rsidRDefault="00D06F15" w:rsidP="00D06F15">
      <w:pPr>
        <w:numPr>
          <w:ilvl w:val="0"/>
          <w:numId w:val="19"/>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  </w:t>
      </w:r>
    </w:p>
    <w:p w:rsidR="00D06F15" w:rsidRDefault="00C908D4" w:rsidP="00D06F15">
      <w:pPr>
        <w:rPr>
          <w:rFonts w:ascii="Times New Roman" w:hAnsi="Times New Roman"/>
          <w:sz w:val="24"/>
          <w:szCs w:val="24"/>
        </w:rPr>
      </w:pPr>
      <w:r>
        <w:pict>
          <v:rect id="_x0000_i1043" style="width:0;height:.75pt" o:hralign="center" o:hrstd="t" o:hrnoshade="t" o:hr="t" fillcolor="#d4d4d4" stroked="f"/>
        </w:pict>
      </w:r>
    </w:p>
    <w:p w:rsidR="00D06F15" w:rsidRDefault="00D06F15" w:rsidP="00D06F15">
      <w:pPr>
        <w:pStyle w:val="Heading3"/>
        <w:shd w:val="clear" w:color="auto" w:fill="FFFFFF"/>
        <w:spacing w:line="345" w:lineRule="atLeast"/>
        <w:rPr>
          <w:rFonts w:ascii="Helvetica" w:hAnsi="Helvetica" w:cs="Helvetica"/>
          <w:b w:val="0"/>
          <w:bCs w:val="0"/>
          <w:color w:val="610B4B"/>
          <w:sz w:val="32"/>
          <w:szCs w:val="32"/>
        </w:rPr>
      </w:pPr>
      <w:r>
        <w:rPr>
          <w:rFonts w:ascii="Helvetica" w:hAnsi="Helvetica" w:cs="Helvetica"/>
          <w:b w:val="0"/>
          <w:bCs w:val="0"/>
          <w:color w:val="610B4B"/>
          <w:sz w:val="32"/>
          <w:szCs w:val="32"/>
        </w:rPr>
        <w:t>6) identity</w:t>
      </w:r>
    </w:p>
    <w:p w:rsidR="00D06F15" w:rsidRDefault="00D06F15" w:rsidP="00D06F15">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It is used in Sybase, My SQL, MS SQL Server, DB2 and HypersonicSQL to support the id column. The returned id is of type short, int or long.</w:t>
      </w:r>
    </w:p>
    <w:p w:rsidR="00D06F15" w:rsidRDefault="00C908D4" w:rsidP="00D06F15">
      <w:pPr>
        <w:rPr>
          <w:rFonts w:ascii="Times New Roman" w:hAnsi="Times New Roman"/>
          <w:sz w:val="24"/>
          <w:szCs w:val="24"/>
        </w:rPr>
      </w:pPr>
      <w:r>
        <w:pict>
          <v:rect id="_x0000_i1044" style="width:0;height:.75pt" o:hralign="center" o:hrstd="t" o:hrnoshade="t" o:hr="t" fillcolor="#d4d4d4" stroked="f"/>
        </w:pict>
      </w:r>
    </w:p>
    <w:p w:rsidR="00D06F15" w:rsidRDefault="00D06F15" w:rsidP="00D06F15">
      <w:pPr>
        <w:pStyle w:val="Heading3"/>
        <w:shd w:val="clear" w:color="auto" w:fill="FFFFFF"/>
        <w:spacing w:line="345" w:lineRule="atLeast"/>
        <w:rPr>
          <w:rFonts w:ascii="Helvetica" w:hAnsi="Helvetica" w:cs="Helvetica"/>
          <w:b w:val="0"/>
          <w:bCs w:val="0"/>
          <w:color w:val="610B4B"/>
          <w:sz w:val="32"/>
          <w:szCs w:val="32"/>
        </w:rPr>
      </w:pPr>
      <w:r>
        <w:rPr>
          <w:rFonts w:ascii="Helvetica" w:hAnsi="Helvetica" w:cs="Helvetica"/>
          <w:b w:val="0"/>
          <w:bCs w:val="0"/>
          <w:color w:val="610B4B"/>
          <w:sz w:val="32"/>
          <w:szCs w:val="32"/>
        </w:rPr>
        <w:t>7) seqhilo</w:t>
      </w:r>
    </w:p>
    <w:p w:rsidR="00D06F15" w:rsidRDefault="00D06F15" w:rsidP="00D06F15">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It uses high and low algorithm on the specified sequence name. The returned id is of type short, int or long.</w:t>
      </w:r>
    </w:p>
    <w:p w:rsidR="00D06F15" w:rsidRDefault="00C908D4" w:rsidP="00D06F15">
      <w:pPr>
        <w:rPr>
          <w:rFonts w:ascii="Times New Roman" w:hAnsi="Times New Roman"/>
          <w:sz w:val="24"/>
          <w:szCs w:val="24"/>
        </w:rPr>
      </w:pPr>
      <w:r>
        <w:pict>
          <v:rect id="_x0000_i1045" style="width:0;height:.75pt" o:hralign="center" o:hrstd="t" o:hrnoshade="t" o:hr="t" fillcolor="#d4d4d4" stroked="f"/>
        </w:pict>
      </w:r>
    </w:p>
    <w:p w:rsidR="00D06F15" w:rsidRDefault="00D06F15" w:rsidP="00D06F15">
      <w:pPr>
        <w:pStyle w:val="Heading3"/>
        <w:shd w:val="clear" w:color="auto" w:fill="FFFFFF"/>
        <w:spacing w:line="345" w:lineRule="atLeast"/>
        <w:rPr>
          <w:rFonts w:ascii="Helvetica" w:hAnsi="Helvetica" w:cs="Helvetica"/>
          <w:b w:val="0"/>
          <w:bCs w:val="0"/>
          <w:color w:val="610B4B"/>
          <w:sz w:val="32"/>
          <w:szCs w:val="32"/>
        </w:rPr>
      </w:pPr>
      <w:r>
        <w:rPr>
          <w:rFonts w:ascii="Helvetica" w:hAnsi="Helvetica" w:cs="Helvetica"/>
          <w:b w:val="0"/>
          <w:bCs w:val="0"/>
          <w:color w:val="610B4B"/>
          <w:sz w:val="32"/>
          <w:szCs w:val="32"/>
        </w:rPr>
        <w:t>8) uuid</w:t>
      </w:r>
    </w:p>
    <w:p w:rsidR="00D06F15" w:rsidRDefault="00D06F15" w:rsidP="00D06F15">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lastRenderedPageBreak/>
        <w:t>It uses 128-bit UUID algorithm to generate the id. The returned id is of type String, unique within a network (because IP is used). The UUID is represented in hexadecimal digits, 32 in length.</w:t>
      </w:r>
    </w:p>
    <w:p w:rsidR="00D06F15" w:rsidRDefault="00C908D4" w:rsidP="00D06F15">
      <w:pPr>
        <w:rPr>
          <w:rFonts w:ascii="Times New Roman" w:hAnsi="Times New Roman"/>
          <w:sz w:val="24"/>
          <w:szCs w:val="24"/>
        </w:rPr>
      </w:pPr>
      <w:r>
        <w:pict>
          <v:rect id="_x0000_i1046" style="width:0;height:.75pt" o:hralign="center" o:hrstd="t" o:hrnoshade="t" o:hr="t" fillcolor="#d4d4d4" stroked="f"/>
        </w:pict>
      </w:r>
    </w:p>
    <w:p w:rsidR="00D06F15" w:rsidRDefault="00D06F15" w:rsidP="00D06F15">
      <w:pPr>
        <w:pStyle w:val="Heading3"/>
        <w:shd w:val="clear" w:color="auto" w:fill="FFFFFF"/>
        <w:spacing w:line="345" w:lineRule="atLeast"/>
        <w:rPr>
          <w:rFonts w:ascii="Helvetica" w:hAnsi="Helvetica" w:cs="Helvetica"/>
          <w:b w:val="0"/>
          <w:bCs w:val="0"/>
          <w:color w:val="610B4B"/>
          <w:sz w:val="32"/>
          <w:szCs w:val="32"/>
        </w:rPr>
      </w:pPr>
      <w:r>
        <w:rPr>
          <w:rFonts w:ascii="Helvetica" w:hAnsi="Helvetica" w:cs="Helvetica"/>
          <w:b w:val="0"/>
          <w:bCs w:val="0"/>
          <w:color w:val="610B4B"/>
          <w:sz w:val="32"/>
          <w:szCs w:val="32"/>
        </w:rPr>
        <w:t>9) guid</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450"/>
      </w:tblGrid>
      <w:tr w:rsidR="00D06F15" w:rsidTr="00D06F15">
        <w:trPr>
          <w:tblCellSpacing w:w="15" w:type="dxa"/>
        </w:trPr>
        <w:tc>
          <w:tcPr>
            <w:tcW w:w="0" w:type="auto"/>
            <w:shd w:val="clear" w:color="auto" w:fill="FFFFFF"/>
            <w:vAlign w:val="center"/>
            <w:hideMark/>
          </w:tcPr>
          <w:p w:rsidR="00D06F15" w:rsidRDefault="00D06F15">
            <w:pPr>
              <w:spacing w:line="345" w:lineRule="atLeast"/>
              <w:ind w:left="300"/>
              <w:rPr>
                <w:rFonts w:ascii="Verdana" w:hAnsi="Verdana"/>
                <w:color w:val="000000"/>
                <w:sz w:val="20"/>
                <w:szCs w:val="20"/>
              </w:rPr>
            </w:pPr>
            <w:r>
              <w:rPr>
                <w:rFonts w:ascii="Verdana" w:hAnsi="Verdana"/>
                <w:color w:val="000000"/>
                <w:sz w:val="20"/>
                <w:szCs w:val="20"/>
              </w:rPr>
              <w:t>It uses GUID generated by database of type string. It works on MS SQL Server and MySQL.</w:t>
            </w:r>
          </w:p>
        </w:tc>
      </w:tr>
    </w:tbl>
    <w:p w:rsidR="00D06F15" w:rsidRDefault="00C908D4" w:rsidP="00D06F15">
      <w:pPr>
        <w:rPr>
          <w:rFonts w:ascii="Times New Roman" w:hAnsi="Times New Roman" w:cs="Times New Roman"/>
          <w:sz w:val="24"/>
          <w:szCs w:val="24"/>
        </w:rPr>
      </w:pPr>
      <w:r>
        <w:pict>
          <v:rect id="_x0000_i1047" style="width:0;height:.75pt" o:hralign="center" o:hrstd="t" o:hrnoshade="t" o:hr="t" fillcolor="#d4d4d4" stroked="f"/>
        </w:pict>
      </w:r>
    </w:p>
    <w:p w:rsidR="00D06F15" w:rsidRDefault="00D06F15" w:rsidP="00D06F15">
      <w:pPr>
        <w:pStyle w:val="Heading3"/>
        <w:shd w:val="clear" w:color="auto" w:fill="FFFFFF"/>
        <w:spacing w:line="345" w:lineRule="atLeast"/>
        <w:rPr>
          <w:rFonts w:ascii="Helvetica" w:hAnsi="Helvetica" w:cs="Helvetica"/>
          <w:b w:val="0"/>
          <w:bCs w:val="0"/>
          <w:color w:val="610B4B"/>
          <w:sz w:val="32"/>
          <w:szCs w:val="32"/>
        </w:rPr>
      </w:pPr>
      <w:r>
        <w:rPr>
          <w:rFonts w:ascii="Helvetica" w:hAnsi="Helvetica" w:cs="Helvetica"/>
          <w:b w:val="0"/>
          <w:bCs w:val="0"/>
          <w:color w:val="610B4B"/>
          <w:sz w:val="32"/>
          <w:szCs w:val="32"/>
        </w:rPr>
        <w:t>10) select</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6194"/>
      </w:tblGrid>
      <w:tr w:rsidR="00D06F15" w:rsidTr="00D06F15">
        <w:trPr>
          <w:tblCellSpacing w:w="15" w:type="dxa"/>
        </w:trPr>
        <w:tc>
          <w:tcPr>
            <w:tcW w:w="0" w:type="auto"/>
            <w:shd w:val="clear" w:color="auto" w:fill="FFFFFF"/>
            <w:vAlign w:val="center"/>
            <w:hideMark/>
          </w:tcPr>
          <w:p w:rsidR="00D06F15" w:rsidRDefault="00D06F15">
            <w:pPr>
              <w:spacing w:line="345" w:lineRule="atLeast"/>
              <w:ind w:left="300"/>
              <w:rPr>
                <w:rFonts w:ascii="Verdana" w:hAnsi="Verdana"/>
                <w:color w:val="000000"/>
                <w:sz w:val="20"/>
                <w:szCs w:val="20"/>
              </w:rPr>
            </w:pPr>
            <w:r>
              <w:rPr>
                <w:rFonts w:ascii="Verdana" w:hAnsi="Verdana"/>
                <w:color w:val="000000"/>
                <w:sz w:val="20"/>
                <w:szCs w:val="20"/>
              </w:rPr>
              <w:t>It uses the primary key returned by the database trigger.</w:t>
            </w:r>
          </w:p>
        </w:tc>
      </w:tr>
    </w:tbl>
    <w:p w:rsidR="00D06F15" w:rsidRDefault="00C908D4" w:rsidP="00D06F15">
      <w:pPr>
        <w:rPr>
          <w:rFonts w:ascii="Times New Roman" w:hAnsi="Times New Roman" w:cs="Times New Roman"/>
          <w:sz w:val="24"/>
          <w:szCs w:val="24"/>
        </w:rPr>
      </w:pPr>
      <w:r>
        <w:pict>
          <v:rect id="_x0000_i1048" style="width:0;height:.75pt" o:hralign="center" o:hrstd="t" o:hrnoshade="t" o:hr="t" fillcolor="#d4d4d4" stroked="f"/>
        </w:pict>
      </w:r>
    </w:p>
    <w:p w:rsidR="00D06F15" w:rsidRDefault="00D06F15" w:rsidP="00D06F15">
      <w:pPr>
        <w:pStyle w:val="Heading3"/>
        <w:shd w:val="clear" w:color="auto" w:fill="FFFFFF"/>
        <w:spacing w:line="345" w:lineRule="atLeast"/>
        <w:rPr>
          <w:rFonts w:ascii="Helvetica" w:hAnsi="Helvetica" w:cs="Helvetica"/>
          <w:b w:val="0"/>
          <w:bCs w:val="0"/>
          <w:color w:val="610B4B"/>
          <w:sz w:val="32"/>
          <w:szCs w:val="32"/>
        </w:rPr>
      </w:pPr>
      <w:r>
        <w:rPr>
          <w:rFonts w:ascii="Helvetica" w:hAnsi="Helvetica" w:cs="Helvetica"/>
          <w:b w:val="0"/>
          <w:bCs w:val="0"/>
          <w:color w:val="610B4B"/>
          <w:sz w:val="32"/>
          <w:szCs w:val="32"/>
        </w:rPr>
        <w:t>11) foreign</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264"/>
      </w:tblGrid>
      <w:tr w:rsidR="00D06F15" w:rsidTr="00D06F15">
        <w:trPr>
          <w:tblCellSpacing w:w="15" w:type="dxa"/>
        </w:trPr>
        <w:tc>
          <w:tcPr>
            <w:tcW w:w="0" w:type="auto"/>
            <w:shd w:val="clear" w:color="auto" w:fill="FFFFFF"/>
            <w:vAlign w:val="center"/>
            <w:hideMark/>
          </w:tcPr>
          <w:p w:rsidR="00D06F15" w:rsidRDefault="00D06F15">
            <w:pPr>
              <w:spacing w:line="345" w:lineRule="atLeast"/>
              <w:ind w:left="300"/>
              <w:rPr>
                <w:rFonts w:ascii="Verdana" w:hAnsi="Verdana"/>
                <w:color w:val="000000"/>
                <w:sz w:val="20"/>
                <w:szCs w:val="20"/>
              </w:rPr>
            </w:pPr>
            <w:r>
              <w:rPr>
                <w:rFonts w:ascii="Verdana" w:hAnsi="Verdana"/>
                <w:color w:val="000000"/>
                <w:sz w:val="20"/>
                <w:szCs w:val="20"/>
              </w:rPr>
              <w:t>It uses the id of another associated object, mostly used with &lt;one-to-one&gt; association.</w:t>
            </w:r>
          </w:p>
        </w:tc>
      </w:tr>
    </w:tbl>
    <w:p w:rsidR="00D06F15" w:rsidRDefault="00C908D4" w:rsidP="00D06F15">
      <w:pPr>
        <w:rPr>
          <w:rFonts w:ascii="Times New Roman" w:hAnsi="Times New Roman" w:cs="Times New Roman"/>
          <w:sz w:val="24"/>
          <w:szCs w:val="24"/>
        </w:rPr>
      </w:pPr>
      <w:r>
        <w:pict>
          <v:rect id="_x0000_i1049" style="width:0;height:.75pt" o:hralign="center" o:hrstd="t" o:hrnoshade="t" o:hr="t" fillcolor="#d4d4d4" stroked="f"/>
        </w:pict>
      </w:r>
    </w:p>
    <w:p w:rsidR="00D06F15" w:rsidRDefault="00D06F15" w:rsidP="00D06F15">
      <w:pPr>
        <w:pStyle w:val="Heading3"/>
        <w:shd w:val="clear" w:color="auto" w:fill="FFFFFF"/>
        <w:spacing w:line="345" w:lineRule="atLeast"/>
        <w:rPr>
          <w:rFonts w:ascii="Helvetica" w:hAnsi="Helvetica" w:cs="Helvetica"/>
          <w:b w:val="0"/>
          <w:bCs w:val="0"/>
          <w:color w:val="610B4B"/>
          <w:sz w:val="32"/>
          <w:szCs w:val="32"/>
        </w:rPr>
      </w:pPr>
      <w:r>
        <w:rPr>
          <w:rFonts w:ascii="Helvetica" w:hAnsi="Helvetica" w:cs="Helvetica"/>
          <w:b w:val="0"/>
          <w:bCs w:val="0"/>
          <w:color w:val="610B4B"/>
          <w:sz w:val="32"/>
          <w:szCs w:val="32"/>
        </w:rPr>
        <w:t>12) sequence-identity</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435"/>
      </w:tblGrid>
      <w:tr w:rsidR="00D06F15" w:rsidTr="00D06F15">
        <w:trPr>
          <w:tblCellSpacing w:w="15" w:type="dxa"/>
        </w:trPr>
        <w:tc>
          <w:tcPr>
            <w:tcW w:w="0" w:type="auto"/>
            <w:shd w:val="clear" w:color="auto" w:fill="FFFFFF"/>
            <w:vAlign w:val="center"/>
            <w:hideMark/>
          </w:tcPr>
          <w:p w:rsidR="00D06F15" w:rsidRDefault="00D06F15">
            <w:pPr>
              <w:spacing w:line="345" w:lineRule="atLeast"/>
              <w:ind w:left="300"/>
              <w:rPr>
                <w:rFonts w:ascii="Verdana" w:hAnsi="Verdana"/>
                <w:color w:val="000000"/>
                <w:sz w:val="20"/>
                <w:szCs w:val="20"/>
              </w:rPr>
            </w:pPr>
            <w:r>
              <w:rPr>
                <w:rFonts w:ascii="Verdana" w:hAnsi="Verdana"/>
                <w:color w:val="000000"/>
                <w:sz w:val="20"/>
                <w:szCs w:val="20"/>
              </w:rPr>
              <w:t>It uses a special sequence generation strategy. It is supported in Oracle 10g drivers only.</w:t>
            </w:r>
          </w:p>
        </w:tc>
      </w:tr>
    </w:tbl>
    <w:p w:rsidR="00D06F15" w:rsidRDefault="00D06F15" w:rsidP="00862B34"/>
    <w:p w:rsidR="008E56E4" w:rsidRDefault="008E56E4" w:rsidP="00862B34"/>
    <w:p w:rsidR="008E56E4" w:rsidRDefault="008E56E4" w:rsidP="008E56E4">
      <w:pPr>
        <w:pStyle w:val="Heading2"/>
        <w:shd w:val="clear" w:color="auto" w:fill="FFFFFF"/>
        <w:spacing w:before="0" w:after="240"/>
        <w:rPr>
          <w:rFonts w:ascii="Arial" w:hAnsi="Arial" w:cs="Arial"/>
          <w:b w:val="0"/>
          <w:bCs w:val="0"/>
          <w:color w:val="000000"/>
          <w:sz w:val="45"/>
          <w:szCs w:val="45"/>
        </w:rPr>
      </w:pPr>
      <w:r>
        <w:rPr>
          <w:rStyle w:val="apple-converted-space"/>
          <w:rFonts w:ascii="Arial" w:hAnsi="Arial" w:cs="Arial"/>
          <w:b w:val="0"/>
          <w:bCs w:val="0"/>
          <w:color w:val="000000"/>
          <w:sz w:val="45"/>
          <w:szCs w:val="45"/>
        </w:rPr>
        <w:t> </w:t>
      </w:r>
      <w:r>
        <w:rPr>
          <w:rFonts w:ascii="Arial" w:hAnsi="Arial" w:cs="Arial"/>
          <w:b w:val="0"/>
          <w:bCs w:val="0"/>
          <w:color w:val="000000"/>
          <w:sz w:val="45"/>
          <w:szCs w:val="45"/>
        </w:rPr>
        <w:t>What are the different levels of ORM quality?</w:t>
      </w:r>
    </w:p>
    <w:p w:rsidR="008E56E4" w:rsidRDefault="008E56E4" w:rsidP="008E56E4">
      <w:pPr>
        <w:pStyle w:val="NormalWeb"/>
        <w:shd w:val="clear" w:color="auto" w:fill="FFFFFF"/>
        <w:spacing w:before="0" w:beforeAutospacing="0" w:after="390" w:afterAutospacing="0" w:line="439" w:lineRule="atLeast"/>
        <w:rPr>
          <w:color w:val="000000"/>
          <w:sz w:val="27"/>
          <w:szCs w:val="27"/>
        </w:rPr>
      </w:pPr>
      <w:r>
        <w:rPr>
          <w:color w:val="000000"/>
          <w:sz w:val="27"/>
          <w:szCs w:val="27"/>
        </w:rPr>
        <w:t>There are four levels defined for ORM quality.</w:t>
      </w:r>
    </w:p>
    <w:p w:rsidR="008E56E4" w:rsidRDefault="008E56E4" w:rsidP="008E56E4">
      <w:pPr>
        <w:numPr>
          <w:ilvl w:val="0"/>
          <w:numId w:val="21"/>
        </w:numPr>
        <w:shd w:val="clear" w:color="auto" w:fill="FFFFFF"/>
        <w:spacing w:before="100" w:beforeAutospacing="1" w:after="100" w:afterAutospacing="1" w:line="439" w:lineRule="atLeast"/>
        <w:rPr>
          <w:color w:val="000000"/>
          <w:sz w:val="27"/>
          <w:szCs w:val="27"/>
        </w:rPr>
      </w:pPr>
      <w:r>
        <w:rPr>
          <w:color w:val="000000"/>
          <w:sz w:val="27"/>
          <w:szCs w:val="27"/>
        </w:rPr>
        <w:t>Pure relational</w:t>
      </w:r>
    </w:p>
    <w:p w:rsidR="008E56E4" w:rsidRDefault="008E56E4" w:rsidP="008E56E4">
      <w:pPr>
        <w:numPr>
          <w:ilvl w:val="0"/>
          <w:numId w:val="21"/>
        </w:numPr>
        <w:shd w:val="clear" w:color="auto" w:fill="FFFFFF"/>
        <w:spacing w:before="100" w:beforeAutospacing="1" w:after="100" w:afterAutospacing="1" w:line="439" w:lineRule="atLeast"/>
        <w:ind w:left="600"/>
        <w:rPr>
          <w:color w:val="000000"/>
          <w:sz w:val="27"/>
          <w:szCs w:val="27"/>
        </w:rPr>
      </w:pPr>
      <w:r>
        <w:rPr>
          <w:color w:val="000000"/>
          <w:sz w:val="27"/>
          <w:szCs w:val="27"/>
        </w:rPr>
        <w:t>Light object mapping</w:t>
      </w:r>
    </w:p>
    <w:p w:rsidR="008E56E4" w:rsidRDefault="008E56E4" w:rsidP="008E56E4">
      <w:pPr>
        <w:numPr>
          <w:ilvl w:val="0"/>
          <w:numId w:val="21"/>
        </w:numPr>
        <w:shd w:val="clear" w:color="auto" w:fill="FFFFFF"/>
        <w:spacing w:before="100" w:beforeAutospacing="1" w:after="100" w:afterAutospacing="1" w:line="439" w:lineRule="atLeast"/>
        <w:ind w:left="600"/>
        <w:rPr>
          <w:color w:val="000000"/>
          <w:sz w:val="27"/>
          <w:szCs w:val="27"/>
        </w:rPr>
      </w:pPr>
      <w:r>
        <w:rPr>
          <w:color w:val="000000"/>
          <w:sz w:val="27"/>
          <w:szCs w:val="27"/>
        </w:rPr>
        <w:lastRenderedPageBreak/>
        <w:t>Medium object mapping</w:t>
      </w:r>
    </w:p>
    <w:p w:rsidR="008E56E4" w:rsidRDefault="008E56E4" w:rsidP="008E56E4">
      <w:pPr>
        <w:numPr>
          <w:ilvl w:val="0"/>
          <w:numId w:val="21"/>
        </w:numPr>
        <w:shd w:val="clear" w:color="auto" w:fill="FFFFFF"/>
        <w:spacing w:before="100" w:beforeAutospacing="1" w:after="100" w:afterAutospacing="1" w:line="439" w:lineRule="atLeast"/>
        <w:ind w:left="600"/>
        <w:rPr>
          <w:color w:val="000000"/>
          <w:sz w:val="27"/>
          <w:szCs w:val="27"/>
        </w:rPr>
      </w:pPr>
      <w:r>
        <w:rPr>
          <w:color w:val="000000"/>
          <w:sz w:val="27"/>
          <w:szCs w:val="27"/>
        </w:rPr>
        <w:t>Full object mapping</w:t>
      </w:r>
    </w:p>
    <w:p w:rsidR="008E56E4" w:rsidRDefault="008E56E4" w:rsidP="008E56E4">
      <w:pPr>
        <w:pStyle w:val="Heading2"/>
        <w:shd w:val="clear" w:color="auto" w:fill="FFFFFF"/>
        <w:spacing w:before="0" w:after="240"/>
        <w:rPr>
          <w:rFonts w:ascii="Arial" w:hAnsi="Arial" w:cs="Arial"/>
          <w:b w:val="0"/>
          <w:bCs w:val="0"/>
          <w:color w:val="000000"/>
          <w:sz w:val="45"/>
          <w:szCs w:val="45"/>
        </w:rPr>
      </w:pPr>
      <w:r>
        <w:rPr>
          <w:rFonts w:ascii="Arial" w:hAnsi="Arial" w:cs="Arial"/>
          <w:b w:val="0"/>
          <w:bCs w:val="0"/>
          <w:color w:val="000000"/>
          <w:sz w:val="45"/>
          <w:szCs w:val="45"/>
        </w:rPr>
        <w:t>5) What is a pure relational ORM?</w:t>
      </w:r>
    </w:p>
    <w:p w:rsidR="008E56E4" w:rsidRDefault="008E56E4" w:rsidP="008E56E4">
      <w:pPr>
        <w:pStyle w:val="NormalWeb"/>
        <w:shd w:val="clear" w:color="auto" w:fill="FFFFFF"/>
        <w:spacing w:before="0" w:beforeAutospacing="0" w:after="390" w:afterAutospacing="0" w:line="439" w:lineRule="atLeast"/>
        <w:rPr>
          <w:color w:val="000000"/>
          <w:sz w:val="27"/>
          <w:szCs w:val="27"/>
        </w:rPr>
      </w:pPr>
      <w:r>
        <w:rPr>
          <w:color w:val="000000"/>
          <w:sz w:val="27"/>
          <w:szCs w:val="27"/>
        </w:rPr>
        <w:t>The entire application, including the user interface, is designed around the relational model and SQL-based relational operations.</w:t>
      </w:r>
    </w:p>
    <w:p w:rsidR="008E56E4" w:rsidRDefault="008E56E4" w:rsidP="008E56E4">
      <w:pPr>
        <w:pStyle w:val="Heading2"/>
        <w:shd w:val="clear" w:color="auto" w:fill="FFFFFF"/>
        <w:spacing w:before="0" w:after="240"/>
        <w:rPr>
          <w:rFonts w:ascii="Arial" w:hAnsi="Arial" w:cs="Arial"/>
          <w:b w:val="0"/>
          <w:bCs w:val="0"/>
          <w:color w:val="000000"/>
          <w:sz w:val="45"/>
          <w:szCs w:val="45"/>
        </w:rPr>
      </w:pPr>
      <w:r>
        <w:rPr>
          <w:rFonts w:ascii="Arial" w:hAnsi="Arial" w:cs="Arial"/>
          <w:b w:val="0"/>
          <w:bCs w:val="0"/>
          <w:color w:val="000000"/>
          <w:sz w:val="45"/>
          <w:szCs w:val="45"/>
        </w:rPr>
        <w:t>6) What is a meant by light object mapping?</w:t>
      </w:r>
    </w:p>
    <w:p w:rsidR="008E56E4" w:rsidRDefault="008E56E4" w:rsidP="008E56E4">
      <w:pPr>
        <w:pStyle w:val="NormalWeb"/>
        <w:shd w:val="clear" w:color="auto" w:fill="FFFFFF"/>
        <w:spacing w:before="0" w:beforeAutospacing="0" w:after="390" w:afterAutospacing="0" w:line="439" w:lineRule="atLeast"/>
        <w:rPr>
          <w:color w:val="000000"/>
          <w:sz w:val="27"/>
          <w:szCs w:val="27"/>
        </w:rPr>
      </w:pPr>
      <w:r>
        <w:rPr>
          <w:color w:val="000000"/>
          <w:sz w:val="27"/>
          <w:szCs w:val="27"/>
        </w:rPr>
        <w:t>The entities are represented as classes that are mapped manually to the relational tables. The code is hidden from the business logic using specific design patterns. This approach is successful for applications with a less number of entities, or applications with common, metadata-driven data models. This approach is most known to all.</w:t>
      </w:r>
    </w:p>
    <w:p w:rsidR="008E56E4" w:rsidRDefault="008E56E4" w:rsidP="008E56E4">
      <w:pPr>
        <w:pStyle w:val="Heading2"/>
        <w:shd w:val="clear" w:color="auto" w:fill="FFFFFF"/>
        <w:spacing w:before="0" w:after="240"/>
        <w:rPr>
          <w:rFonts w:ascii="Arial" w:hAnsi="Arial" w:cs="Arial"/>
          <w:b w:val="0"/>
          <w:bCs w:val="0"/>
          <w:color w:val="000000"/>
          <w:sz w:val="45"/>
          <w:szCs w:val="45"/>
        </w:rPr>
      </w:pPr>
      <w:r>
        <w:rPr>
          <w:rFonts w:ascii="Arial" w:hAnsi="Arial" w:cs="Arial"/>
          <w:b w:val="0"/>
          <w:bCs w:val="0"/>
          <w:color w:val="000000"/>
          <w:sz w:val="45"/>
          <w:szCs w:val="45"/>
        </w:rPr>
        <w:t>7) What is a meant by medium object mapping?</w:t>
      </w:r>
    </w:p>
    <w:p w:rsidR="008E56E4" w:rsidRDefault="008E56E4" w:rsidP="008E56E4">
      <w:pPr>
        <w:pStyle w:val="NormalWeb"/>
        <w:shd w:val="clear" w:color="auto" w:fill="FFFFFF"/>
        <w:spacing w:before="0" w:beforeAutospacing="0" w:after="390" w:afterAutospacing="0" w:line="439" w:lineRule="atLeast"/>
        <w:rPr>
          <w:color w:val="000000"/>
          <w:sz w:val="27"/>
          <w:szCs w:val="27"/>
        </w:rPr>
      </w:pPr>
      <w:r>
        <w:rPr>
          <w:color w:val="000000"/>
          <w:sz w:val="27"/>
          <w:szCs w:val="27"/>
        </w:rPr>
        <w:t>The application is designed around an object model. The SQL code is generated at build time. And the associations between objects are supported by the persistence mechanism, and queries are specified using an object-oriented expression language. This is best suited for medium-sized applications with some complex transactions. Used when the mapping exceeds 25 different database products at a time.</w:t>
      </w:r>
    </w:p>
    <w:p w:rsidR="008E56E4" w:rsidRDefault="008E56E4" w:rsidP="008E56E4">
      <w:pPr>
        <w:pStyle w:val="Heading2"/>
        <w:shd w:val="clear" w:color="auto" w:fill="FFFFFF"/>
        <w:spacing w:before="0" w:after="240"/>
        <w:rPr>
          <w:rFonts w:ascii="Arial" w:hAnsi="Arial" w:cs="Arial"/>
          <w:b w:val="0"/>
          <w:bCs w:val="0"/>
          <w:color w:val="000000"/>
          <w:sz w:val="45"/>
          <w:szCs w:val="45"/>
        </w:rPr>
      </w:pPr>
      <w:r>
        <w:rPr>
          <w:rFonts w:ascii="Arial" w:hAnsi="Arial" w:cs="Arial"/>
          <w:b w:val="0"/>
          <w:bCs w:val="0"/>
          <w:color w:val="000000"/>
          <w:sz w:val="45"/>
          <w:szCs w:val="45"/>
        </w:rPr>
        <w:t>8)What is meant by full object mapping?</w:t>
      </w:r>
    </w:p>
    <w:p w:rsidR="008E56E4" w:rsidRDefault="008E56E4" w:rsidP="008E56E4">
      <w:pPr>
        <w:pStyle w:val="NormalWeb"/>
        <w:shd w:val="clear" w:color="auto" w:fill="FFFFFF"/>
        <w:spacing w:before="0" w:beforeAutospacing="0" w:after="390" w:afterAutospacing="0" w:line="439" w:lineRule="atLeast"/>
        <w:rPr>
          <w:color w:val="000000"/>
          <w:sz w:val="27"/>
          <w:szCs w:val="27"/>
        </w:rPr>
      </w:pPr>
      <w:r>
        <w:rPr>
          <w:color w:val="000000"/>
          <w:sz w:val="27"/>
          <w:szCs w:val="27"/>
        </w:rPr>
        <w:t xml:space="preserve">Full object mapping supports sophisticated object modeling: composition, inheritance, polymorphism and persistence. The persistence layer implements transparent persistence; persistent classes do not inherit any special base class or have to </w:t>
      </w:r>
      <w:r>
        <w:rPr>
          <w:color w:val="000000"/>
          <w:sz w:val="27"/>
          <w:szCs w:val="27"/>
        </w:rPr>
        <w:lastRenderedPageBreak/>
        <w:t>implement a special interface. Efficient fetching strategies and caching strategies are implemented transparently to the application.</w:t>
      </w:r>
    </w:p>
    <w:p w:rsidR="004F5092" w:rsidRDefault="004F5092" w:rsidP="00862B34"/>
    <w:p w:rsidR="002A0058" w:rsidRPr="00A05020" w:rsidRDefault="002A0058" w:rsidP="002A0058">
      <w:pPr>
        <w:pStyle w:val="Heading1"/>
        <w:shd w:val="clear" w:color="auto" w:fill="FFFFFF"/>
        <w:spacing w:before="0" w:after="270" w:line="389" w:lineRule="atLeast"/>
        <w:textAlignment w:val="baseline"/>
        <w:rPr>
          <w:rFonts w:ascii="Arial" w:hAnsi="Arial" w:cs="Arial"/>
          <w:bCs w:val="0"/>
          <w:color w:val="333333"/>
          <w:spacing w:val="15"/>
        </w:rPr>
      </w:pPr>
      <w:r w:rsidRPr="00A05020">
        <w:rPr>
          <w:rFonts w:ascii="Arial" w:hAnsi="Arial" w:cs="Arial"/>
          <w:bCs w:val="0"/>
          <w:color w:val="333333"/>
          <w:spacing w:val="15"/>
        </w:rPr>
        <w:t>Hibernate SessionFactory openSession vs getCurrentSession vs openStatelessSession</w:t>
      </w:r>
    </w:p>
    <w:p w:rsidR="002A0058" w:rsidRDefault="002A0058" w:rsidP="002A0058">
      <w:pPr>
        <w:pStyle w:val="NormalWeb"/>
        <w:shd w:val="clear" w:color="auto" w:fill="FFFFFF"/>
        <w:spacing w:before="0" w:beforeAutospacing="0" w:after="0" w:afterAutospacing="0" w:line="365" w:lineRule="atLeast"/>
        <w:textAlignment w:val="baseline"/>
        <w:rPr>
          <w:rFonts w:ascii="Arial" w:hAnsi="Arial" w:cs="Arial"/>
          <w:color w:val="333333"/>
          <w:sz w:val="23"/>
          <w:szCs w:val="23"/>
        </w:rPr>
      </w:pPr>
      <w:r>
        <w:rPr>
          <w:rStyle w:val="Strong"/>
          <w:rFonts w:ascii="inherit" w:hAnsi="inherit" w:cs="Arial"/>
          <w:color w:val="333333"/>
          <w:sz w:val="23"/>
          <w:szCs w:val="23"/>
          <w:bdr w:val="none" w:sz="0" w:space="0" w:color="auto" w:frame="1"/>
        </w:rPr>
        <w:t>Hibernate SessionFactory</w:t>
      </w:r>
      <w:r>
        <w:rPr>
          <w:rStyle w:val="apple-converted-space"/>
          <w:rFonts w:ascii="Arial" w:hAnsi="Arial" w:cs="Arial"/>
          <w:color w:val="333333"/>
          <w:sz w:val="23"/>
          <w:szCs w:val="23"/>
        </w:rPr>
        <w:t> </w:t>
      </w:r>
      <w:r>
        <w:rPr>
          <w:rFonts w:ascii="Arial" w:hAnsi="Arial" w:cs="Arial"/>
          <w:color w:val="333333"/>
          <w:sz w:val="23"/>
          <w:szCs w:val="23"/>
        </w:rPr>
        <w:t>is the factory class through which we get sessions and perform database operations. Hibernate SessionFactory provides three methods through which we can get Session object –</w:t>
      </w:r>
      <w:r>
        <w:rPr>
          <w:rStyle w:val="HTMLCode"/>
          <w:rFonts w:ascii="Consolas" w:hAnsi="Consolas" w:cs="Consolas"/>
          <w:color w:val="333333"/>
          <w:sz w:val="18"/>
          <w:szCs w:val="18"/>
          <w:bdr w:val="none" w:sz="0" w:space="0" w:color="auto" w:frame="1"/>
        </w:rPr>
        <w:t>getCurrentSession()</w:t>
      </w:r>
      <w:r>
        <w:rPr>
          <w:rFonts w:ascii="Arial" w:hAnsi="Arial" w:cs="Arial"/>
          <w:color w:val="333333"/>
          <w:sz w:val="23"/>
          <w:szCs w:val="23"/>
        </w:rPr>
        <w:t>,</w:t>
      </w:r>
      <w:r>
        <w:rPr>
          <w:rStyle w:val="apple-converted-space"/>
          <w:rFonts w:ascii="Arial" w:hAnsi="Arial" w:cs="Arial"/>
          <w:color w:val="333333"/>
          <w:sz w:val="23"/>
          <w:szCs w:val="23"/>
        </w:rPr>
        <w:t> </w:t>
      </w:r>
      <w:r>
        <w:rPr>
          <w:rStyle w:val="HTMLCode"/>
          <w:rFonts w:ascii="Consolas" w:hAnsi="Consolas" w:cs="Consolas"/>
          <w:color w:val="333333"/>
          <w:sz w:val="18"/>
          <w:szCs w:val="18"/>
          <w:bdr w:val="none" w:sz="0" w:space="0" w:color="auto" w:frame="1"/>
        </w:rPr>
        <w:t>openSession()</w:t>
      </w:r>
      <w:r>
        <w:rPr>
          <w:rStyle w:val="apple-converted-space"/>
          <w:rFonts w:ascii="Arial" w:hAnsi="Arial" w:cs="Arial"/>
          <w:color w:val="333333"/>
          <w:sz w:val="23"/>
          <w:szCs w:val="23"/>
        </w:rPr>
        <w:t> </w:t>
      </w:r>
      <w:r>
        <w:rPr>
          <w:rFonts w:ascii="Arial" w:hAnsi="Arial" w:cs="Arial"/>
          <w:color w:val="333333"/>
          <w:sz w:val="23"/>
          <w:szCs w:val="23"/>
        </w:rPr>
        <w:t>and</w:t>
      </w:r>
      <w:r>
        <w:rPr>
          <w:rStyle w:val="apple-converted-space"/>
          <w:rFonts w:ascii="Arial" w:hAnsi="Arial" w:cs="Arial"/>
          <w:color w:val="333333"/>
          <w:sz w:val="23"/>
          <w:szCs w:val="23"/>
        </w:rPr>
        <w:t> </w:t>
      </w:r>
      <w:r>
        <w:rPr>
          <w:rStyle w:val="HTMLCode"/>
          <w:rFonts w:ascii="Consolas" w:hAnsi="Consolas" w:cs="Consolas"/>
          <w:color w:val="333333"/>
          <w:sz w:val="18"/>
          <w:szCs w:val="18"/>
          <w:bdr w:val="none" w:sz="0" w:space="0" w:color="auto" w:frame="1"/>
        </w:rPr>
        <w:t>openStatelessSession()</w:t>
      </w:r>
      <w:r>
        <w:rPr>
          <w:rFonts w:ascii="Arial" w:hAnsi="Arial" w:cs="Arial"/>
          <w:color w:val="333333"/>
          <w:sz w:val="23"/>
          <w:szCs w:val="23"/>
        </w:rPr>
        <w:t>.</w:t>
      </w:r>
    </w:p>
    <w:p w:rsidR="00A05020" w:rsidRDefault="00A05020" w:rsidP="002A0058">
      <w:pPr>
        <w:pStyle w:val="NormalWeb"/>
        <w:shd w:val="clear" w:color="auto" w:fill="FFFFFF"/>
        <w:spacing w:before="0" w:beforeAutospacing="0" w:after="0" w:afterAutospacing="0" w:line="365" w:lineRule="atLeast"/>
        <w:textAlignment w:val="baseline"/>
        <w:rPr>
          <w:rFonts w:ascii="Arial" w:hAnsi="Arial" w:cs="Arial"/>
          <w:color w:val="333333"/>
          <w:sz w:val="23"/>
          <w:szCs w:val="23"/>
        </w:rPr>
      </w:pPr>
    </w:p>
    <w:p w:rsidR="002A0058" w:rsidRPr="00A05020" w:rsidRDefault="002A0058" w:rsidP="002A0058">
      <w:pPr>
        <w:pStyle w:val="Heading3"/>
        <w:shd w:val="clear" w:color="auto" w:fill="FFFFFF"/>
        <w:spacing w:before="0" w:beforeAutospacing="0" w:after="270" w:afterAutospacing="0" w:line="389" w:lineRule="atLeast"/>
        <w:textAlignment w:val="baseline"/>
        <w:rPr>
          <w:rFonts w:ascii="Arial" w:hAnsi="Arial" w:cs="Arial"/>
          <w:bCs w:val="0"/>
          <w:color w:val="333333"/>
          <w:spacing w:val="15"/>
          <w:sz w:val="20"/>
          <w:szCs w:val="20"/>
        </w:rPr>
      </w:pPr>
      <w:r w:rsidRPr="00A05020">
        <w:rPr>
          <w:rFonts w:ascii="Arial" w:hAnsi="Arial" w:cs="Arial"/>
          <w:bCs w:val="0"/>
          <w:color w:val="333333"/>
          <w:spacing w:val="15"/>
          <w:sz w:val="20"/>
          <w:szCs w:val="20"/>
        </w:rPr>
        <w:t>Hibernate getCurrentSession</w:t>
      </w:r>
    </w:p>
    <w:p w:rsidR="002A0058" w:rsidRDefault="002A0058" w:rsidP="002A0058">
      <w:pPr>
        <w:pStyle w:val="NormalWeb"/>
        <w:shd w:val="clear" w:color="auto" w:fill="FFFFFF"/>
        <w:spacing w:before="0" w:beforeAutospacing="0" w:after="0" w:afterAutospacing="0" w:line="365" w:lineRule="atLeast"/>
        <w:textAlignment w:val="baseline"/>
        <w:rPr>
          <w:rFonts w:ascii="Arial" w:hAnsi="Arial" w:cs="Arial"/>
          <w:color w:val="333333"/>
          <w:sz w:val="23"/>
          <w:szCs w:val="23"/>
        </w:rPr>
      </w:pPr>
      <w:r>
        <w:rPr>
          <w:rFonts w:ascii="Arial" w:hAnsi="Arial" w:cs="Arial"/>
          <w:color w:val="333333"/>
          <w:sz w:val="23"/>
          <w:szCs w:val="23"/>
        </w:rPr>
        <w:t>Hibernate</w:t>
      </w:r>
      <w:r>
        <w:rPr>
          <w:rStyle w:val="apple-converted-space"/>
          <w:rFonts w:ascii="Arial" w:hAnsi="Arial" w:cs="Arial"/>
          <w:color w:val="333333"/>
          <w:sz w:val="23"/>
          <w:szCs w:val="23"/>
        </w:rPr>
        <w:t> </w:t>
      </w:r>
      <w:r>
        <w:rPr>
          <w:rStyle w:val="HTMLCode"/>
          <w:rFonts w:ascii="Consolas" w:hAnsi="Consolas" w:cs="Consolas"/>
          <w:color w:val="333333"/>
          <w:sz w:val="18"/>
          <w:szCs w:val="18"/>
          <w:bdr w:val="none" w:sz="0" w:space="0" w:color="auto" w:frame="1"/>
        </w:rPr>
        <w:t>SessionFactory</w:t>
      </w:r>
      <w:r>
        <w:rPr>
          <w:rStyle w:val="apple-converted-space"/>
          <w:rFonts w:ascii="Arial" w:hAnsi="Arial" w:cs="Arial"/>
          <w:color w:val="333333"/>
          <w:sz w:val="23"/>
          <w:szCs w:val="23"/>
        </w:rPr>
        <w:t> </w:t>
      </w:r>
      <w:r>
        <w:rPr>
          <w:rFonts w:ascii="Arial" w:hAnsi="Arial" w:cs="Arial"/>
          <w:color w:val="333333"/>
          <w:sz w:val="23"/>
          <w:szCs w:val="23"/>
        </w:rPr>
        <w:t>getCurrentSession() method returns the session bound to the context. But for this to work, we need to configure it in hibernate configuration file like below.</w:t>
      </w:r>
    </w:p>
    <w:tbl>
      <w:tblPr>
        <w:tblW w:w="11220" w:type="dxa"/>
        <w:tblCellMar>
          <w:left w:w="0" w:type="dxa"/>
          <w:right w:w="0" w:type="dxa"/>
        </w:tblCellMar>
        <w:tblLook w:val="04A0" w:firstRow="1" w:lastRow="0" w:firstColumn="1" w:lastColumn="0" w:noHBand="0" w:noVBand="1"/>
      </w:tblPr>
      <w:tblGrid>
        <w:gridCol w:w="510"/>
        <w:gridCol w:w="10710"/>
      </w:tblGrid>
      <w:tr w:rsidR="002A0058" w:rsidTr="002A0058">
        <w:tc>
          <w:tcPr>
            <w:tcW w:w="0" w:type="auto"/>
            <w:vAlign w:val="center"/>
            <w:hideMark/>
          </w:tcPr>
          <w:p w:rsidR="002A0058" w:rsidRDefault="002A0058" w:rsidP="002A0058">
            <w:pPr>
              <w:rPr>
                <w:sz w:val="24"/>
                <w:szCs w:val="24"/>
              </w:rPr>
            </w:pPr>
            <w:r>
              <w:t>1</w:t>
            </w:r>
          </w:p>
        </w:tc>
        <w:tc>
          <w:tcPr>
            <w:tcW w:w="10710" w:type="dxa"/>
            <w:vAlign w:val="center"/>
            <w:hideMark/>
          </w:tcPr>
          <w:p w:rsidR="002A0058" w:rsidRDefault="002A0058" w:rsidP="002A0058">
            <w:pPr>
              <w:rPr>
                <w:sz w:val="24"/>
                <w:szCs w:val="24"/>
              </w:rPr>
            </w:pPr>
            <w:r>
              <w:rPr>
                <w:rStyle w:val="HTMLCode"/>
                <w:rFonts w:eastAsiaTheme="minorHAnsi"/>
              </w:rPr>
              <w:t>&lt;property</w:t>
            </w:r>
            <w:r>
              <w:t xml:space="preserve"> </w:t>
            </w:r>
            <w:r>
              <w:rPr>
                <w:rStyle w:val="HTMLCode"/>
                <w:rFonts w:eastAsiaTheme="minorHAnsi"/>
              </w:rPr>
              <w:t>name="hibernate.current_session_context_class"&gt;thread&lt;/property&gt;</w:t>
            </w:r>
          </w:p>
        </w:tc>
      </w:tr>
    </w:tbl>
    <w:p w:rsidR="002A0058" w:rsidRDefault="002A0058" w:rsidP="002A0058">
      <w:pPr>
        <w:pStyle w:val="NormalWeb"/>
        <w:shd w:val="clear" w:color="auto" w:fill="FFFFFF"/>
        <w:spacing w:before="0" w:beforeAutospacing="0" w:after="360" w:afterAutospacing="0" w:line="365" w:lineRule="atLeast"/>
        <w:textAlignment w:val="baseline"/>
        <w:rPr>
          <w:rFonts w:ascii="Arial" w:hAnsi="Arial" w:cs="Arial"/>
          <w:color w:val="333333"/>
          <w:sz w:val="23"/>
          <w:szCs w:val="23"/>
        </w:rPr>
      </w:pPr>
      <w:r>
        <w:rPr>
          <w:rFonts w:ascii="Arial" w:hAnsi="Arial" w:cs="Arial"/>
          <w:color w:val="333333"/>
          <w:sz w:val="23"/>
          <w:szCs w:val="23"/>
        </w:rPr>
        <w:t>If its not configured to thread, then we will get below exception.</w:t>
      </w:r>
    </w:p>
    <w:tbl>
      <w:tblPr>
        <w:tblW w:w="13095" w:type="dxa"/>
        <w:tblCellMar>
          <w:left w:w="0" w:type="dxa"/>
          <w:right w:w="0" w:type="dxa"/>
        </w:tblCellMar>
        <w:tblLook w:val="04A0" w:firstRow="1" w:lastRow="0" w:firstColumn="1" w:lastColumn="0" w:noHBand="0" w:noVBand="1"/>
      </w:tblPr>
      <w:tblGrid>
        <w:gridCol w:w="510"/>
        <w:gridCol w:w="12585"/>
      </w:tblGrid>
      <w:tr w:rsidR="002A0058" w:rsidTr="002A0058">
        <w:tc>
          <w:tcPr>
            <w:tcW w:w="0" w:type="auto"/>
            <w:vAlign w:val="center"/>
            <w:hideMark/>
          </w:tcPr>
          <w:p w:rsidR="002A0058" w:rsidRDefault="002A0058" w:rsidP="002A0058">
            <w:r>
              <w:t>1</w:t>
            </w:r>
          </w:p>
          <w:p w:rsidR="002A0058" w:rsidRDefault="002A0058" w:rsidP="002A0058">
            <w:r>
              <w:t>2</w:t>
            </w:r>
          </w:p>
          <w:p w:rsidR="002A0058" w:rsidRDefault="002A0058" w:rsidP="002A0058">
            <w:pPr>
              <w:rPr>
                <w:sz w:val="24"/>
                <w:szCs w:val="24"/>
              </w:rPr>
            </w:pPr>
            <w:r>
              <w:t>3</w:t>
            </w:r>
          </w:p>
        </w:tc>
        <w:tc>
          <w:tcPr>
            <w:tcW w:w="12585" w:type="dxa"/>
            <w:vAlign w:val="center"/>
            <w:hideMark/>
          </w:tcPr>
          <w:p w:rsidR="002A0058" w:rsidRDefault="002A0058" w:rsidP="002A0058">
            <w:r>
              <w:rPr>
                <w:rStyle w:val="HTMLCode"/>
                <w:rFonts w:eastAsiaTheme="minorHAnsi"/>
              </w:rPr>
              <w:t>Exception in thread "main"</w:t>
            </w:r>
            <w:r>
              <w:t xml:space="preserve"> </w:t>
            </w:r>
            <w:r>
              <w:rPr>
                <w:rStyle w:val="HTMLCode"/>
                <w:rFonts w:eastAsiaTheme="minorHAnsi"/>
              </w:rPr>
              <w:t>org.hibernate.HibernateException: No CurrentSessionContext configured!</w:t>
            </w:r>
          </w:p>
          <w:p w:rsidR="002A0058" w:rsidRDefault="002A0058" w:rsidP="002A0058">
            <w:r>
              <w:rPr>
                <w:rStyle w:val="HTMLCode"/>
                <w:rFonts w:eastAsiaTheme="minorHAnsi"/>
              </w:rPr>
              <w:t>    at org.hibernate.internal.SessionFactoryImpl.getCurrentSession(SessionFactoryImpl.java:1012)</w:t>
            </w:r>
          </w:p>
          <w:p w:rsidR="002A0058" w:rsidRDefault="002A0058" w:rsidP="002A0058">
            <w:pPr>
              <w:rPr>
                <w:sz w:val="24"/>
                <w:szCs w:val="24"/>
              </w:rPr>
            </w:pPr>
            <w:r>
              <w:rPr>
                <w:rStyle w:val="HTMLCode"/>
                <w:rFonts w:eastAsiaTheme="minorHAnsi"/>
              </w:rPr>
              <w:t>    at com.journaldev.hibernate.main.HibernateSessionExample.main(HibernateSessionExample.java:16)</w:t>
            </w:r>
          </w:p>
        </w:tc>
      </w:tr>
    </w:tbl>
    <w:p w:rsidR="002A0058" w:rsidRDefault="002A0058" w:rsidP="002A0058">
      <w:pPr>
        <w:pStyle w:val="NormalWeb"/>
        <w:shd w:val="clear" w:color="auto" w:fill="FFFFFF"/>
        <w:spacing w:before="0" w:beforeAutospacing="0" w:after="360" w:afterAutospacing="0" w:line="365" w:lineRule="atLeast"/>
        <w:textAlignment w:val="baseline"/>
        <w:rPr>
          <w:rFonts w:ascii="Arial" w:hAnsi="Arial" w:cs="Arial"/>
          <w:color w:val="333333"/>
          <w:sz w:val="23"/>
          <w:szCs w:val="23"/>
        </w:rPr>
      </w:pPr>
      <w:r>
        <w:rPr>
          <w:rFonts w:ascii="Arial" w:hAnsi="Arial" w:cs="Arial"/>
          <w:color w:val="333333"/>
          <w:sz w:val="23"/>
          <w:szCs w:val="23"/>
        </w:rPr>
        <w:t>Since this session object belongs to the hibernate context, we don’t need to close it. Once the session factory is closed, this session object gets closed. Hibernate Session objects are not thread safe, so we should not use it in multi-threaded environment. We can use it in single threaded environment because it’s relatively faster than opening a new session.</w:t>
      </w:r>
    </w:p>
    <w:p w:rsidR="004F5092" w:rsidRDefault="004F5092" w:rsidP="004F5092">
      <w:pPr>
        <w:rPr>
          <w:rFonts w:ascii="Verdana" w:hAnsi="Verdana"/>
          <w:sz w:val="18"/>
          <w:szCs w:val="18"/>
        </w:rPr>
      </w:pPr>
    </w:p>
    <w:p w:rsidR="002A0058" w:rsidRDefault="002A0058" w:rsidP="002A0058">
      <w:pPr>
        <w:pStyle w:val="Heading3"/>
        <w:shd w:val="clear" w:color="auto" w:fill="FFFFFF"/>
        <w:spacing w:before="0" w:beforeAutospacing="0" w:after="270" w:afterAutospacing="0" w:line="389" w:lineRule="atLeast"/>
        <w:textAlignment w:val="baseline"/>
        <w:rPr>
          <w:rFonts w:ascii="Arial" w:hAnsi="Arial" w:cs="Arial"/>
          <w:b w:val="0"/>
          <w:bCs w:val="0"/>
          <w:color w:val="333333"/>
          <w:spacing w:val="15"/>
          <w:sz w:val="36"/>
          <w:szCs w:val="36"/>
        </w:rPr>
      </w:pPr>
      <w:r>
        <w:rPr>
          <w:rFonts w:ascii="Arial" w:hAnsi="Arial" w:cs="Arial"/>
          <w:b w:val="0"/>
          <w:bCs w:val="0"/>
          <w:color w:val="333333"/>
          <w:spacing w:val="15"/>
          <w:sz w:val="36"/>
          <w:szCs w:val="36"/>
        </w:rPr>
        <w:t>Hibernate openSession</w:t>
      </w:r>
    </w:p>
    <w:p w:rsidR="002A0058" w:rsidRDefault="002A0058" w:rsidP="002A0058">
      <w:pPr>
        <w:pStyle w:val="NormalWeb"/>
        <w:shd w:val="clear" w:color="auto" w:fill="FFFFFF"/>
        <w:spacing w:before="0" w:beforeAutospacing="0" w:after="0" w:afterAutospacing="0" w:line="365" w:lineRule="atLeast"/>
        <w:textAlignment w:val="baseline"/>
        <w:rPr>
          <w:rFonts w:ascii="Arial" w:hAnsi="Arial" w:cs="Arial"/>
          <w:color w:val="333333"/>
          <w:sz w:val="23"/>
          <w:szCs w:val="23"/>
        </w:rPr>
      </w:pPr>
      <w:r>
        <w:rPr>
          <w:rFonts w:ascii="Arial" w:hAnsi="Arial" w:cs="Arial"/>
          <w:color w:val="333333"/>
          <w:sz w:val="23"/>
          <w:szCs w:val="23"/>
        </w:rPr>
        <w:t>Hibernate</w:t>
      </w:r>
      <w:r>
        <w:rPr>
          <w:rStyle w:val="apple-converted-space"/>
          <w:rFonts w:ascii="Arial" w:hAnsi="Arial" w:cs="Arial"/>
          <w:color w:val="333333"/>
          <w:sz w:val="23"/>
          <w:szCs w:val="23"/>
        </w:rPr>
        <w:t> </w:t>
      </w:r>
      <w:r>
        <w:rPr>
          <w:rStyle w:val="HTMLCode"/>
          <w:rFonts w:ascii="Consolas" w:hAnsi="Consolas" w:cs="Consolas"/>
          <w:color w:val="333333"/>
          <w:sz w:val="18"/>
          <w:szCs w:val="18"/>
          <w:bdr w:val="none" w:sz="0" w:space="0" w:color="auto" w:frame="1"/>
        </w:rPr>
        <w:t>SessionFactory</w:t>
      </w:r>
      <w:r>
        <w:rPr>
          <w:rStyle w:val="apple-converted-space"/>
          <w:rFonts w:ascii="Arial" w:hAnsi="Arial" w:cs="Arial"/>
          <w:color w:val="333333"/>
          <w:sz w:val="23"/>
          <w:szCs w:val="23"/>
        </w:rPr>
        <w:t> </w:t>
      </w:r>
      <w:r>
        <w:rPr>
          <w:rFonts w:ascii="Arial" w:hAnsi="Arial" w:cs="Arial"/>
          <w:color w:val="333333"/>
          <w:sz w:val="23"/>
          <w:szCs w:val="23"/>
        </w:rPr>
        <w:t xml:space="preserve">openSession() method always opens a new session. We should close this session object once we are done with all the database operations. We should open a new session for each request in multi-threaded environment. For web application </w:t>
      </w:r>
      <w:r>
        <w:rPr>
          <w:rFonts w:ascii="Arial" w:hAnsi="Arial" w:cs="Arial"/>
          <w:color w:val="333333"/>
          <w:sz w:val="23"/>
          <w:szCs w:val="23"/>
        </w:rPr>
        <w:lastRenderedPageBreak/>
        <w:t>frameworks, we can choose to open a new session for each request or for each session based on the requirement.</w:t>
      </w:r>
    </w:p>
    <w:p w:rsidR="002A0058" w:rsidRDefault="002A0058" w:rsidP="002A0058">
      <w:pPr>
        <w:pStyle w:val="Heading3"/>
        <w:shd w:val="clear" w:color="auto" w:fill="FFFFFF"/>
        <w:spacing w:before="0" w:beforeAutospacing="0" w:after="270" w:afterAutospacing="0" w:line="389" w:lineRule="atLeast"/>
        <w:textAlignment w:val="baseline"/>
        <w:rPr>
          <w:rFonts w:ascii="Arial" w:hAnsi="Arial" w:cs="Arial"/>
          <w:b w:val="0"/>
          <w:bCs w:val="0"/>
          <w:color w:val="333333"/>
          <w:spacing w:val="15"/>
          <w:sz w:val="36"/>
          <w:szCs w:val="36"/>
        </w:rPr>
      </w:pPr>
      <w:r>
        <w:rPr>
          <w:rFonts w:ascii="Arial" w:hAnsi="Arial" w:cs="Arial"/>
          <w:b w:val="0"/>
          <w:bCs w:val="0"/>
          <w:color w:val="333333"/>
          <w:spacing w:val="15"/>
          <w:sz w:val="36"/>
          <w:szCs w:val="36"/>
        </w:rPr>
        <w:t>Hibernate openStatelessSession</w:t>
      </w:r>
    </w:p>
    <w:p w:rsidR="002A0058" w:rsidRDefault="002A0058" w:rsidP="002A0058">
      <w:pPr>
        <w:pStyle w:val="NormalWeb"/>
        <w:shd w:val="clear" w:color="auto" w:fill="FFFFFF"/>
        <w:spacing w:before="0" w:beforeAutospacing="0" w:after="0" w:afterAutospacing="0" w:line="365" w:lineRule="atLeast"/>
        <w:textAlignment w:val="baseline"/>
        <w:rPr>
          <w:rFonts w:ascii="Arial" w:hAnsi="Arial" w:cs="Arial"/>
          <w:color w:val="333333"/>
          <w:sz w:val="23"/>
          <w:szCs w:val="23"/>
        </w:rPr>
      </w:pPr>
      <w:r>
        <w:rPr>
          <w:rFonts w:ascii="Arial" w:hAnsi="Arial" w:cs="Arial"/>
          <w:color w:val="333333"/>
          <w:sz w:val="23"/>
          <w:szCs w:val="23"/>
        </w:rPr>
        <w:t>Hibernate</w:t>
      </w:r>
      <w:r>
        <w:rPr>
          <w:rStyle w:val="apple-converted-space"/>
          <w:rFonts w:ascii="Arial" w:hAnsi="Arial" w:cs="Arial"/>
          <w:color w:val="333333"/>
          <w:sz w:val="23"/>
          <w:szCs w:val="23"/>
        </w:rPr>
        <w:t> </w:t>
      </w:r>
      <w:r>
        <w:rPr>
          <w:rStyle w:val="HTMLCode"/>
          <w:rFonts w:ascii="Consolas" w:hAnsi="Consolas" w:cs="Consolas"/>
          <w:color w:val="333333"/>
          <w:sz w:val="18"/>
          <w:szCs w:val="18"/>
          <w:bdr w:val="none" w:sz="0" w:space="0" w:color="auto" w:frame="1"/>
        </w:rPr>
        <w:t>SessionFactory</w:t>
      </w:r>
      <w:r>
        <w:rPr>
          <w:rStyle w:val="apple-converted-space"/>
          <w:rFonts w:ascii="Arial" w:hAnsi="Arial" w:cs="Arial"/>
          <w:color w:val="333333"/>
          <w:sz w:val="23"/>
          <w:szCs w:val="23"/>
        </w:rPr>
        <w:t> </w:t>
      </w:r>
      <w:r>
        <w:rPr>
          <w:rFonts w:ascii="Arial" w:hAnsi="Arial" w:cs="Arial"/>
          <w:color w:val="333333"/>
          <w:sz w:val="23"/>
          <w:szCs w:val="23"/>
        </w:rPr>
        <w:t>openStatelessSession() method returns instance of</w:t>
      </w:r>
      <w:r>
        <w:rPr>
          <w:rStyle w:val="apple-converted-space"/>
          <w:rFonts w:ascii="Arial" w:hAnsi="Arial" w:cs="Arial"/>
          <w:color w:val="333333"/>
          <w:sz w:val="23"/>
          <w:szCs w:val="23"/>
        </w:rPr>
        <w:t> </w:t>
      </w:r>
      <w:r>
        <w:rPr>
          <w:rStyle w:val="HTMLCode"/>
          <w:rFonts w:ascii="Consolas" w:hAnsi="Consolas" w:cs="Consolas"/>
          <w:color w:val="333333"/>
          <w:sz w:val="18"/>
          <w:szCs w:val="18"/>
          <w:bdr w:val="none" w:sz="0" w:space="0" w:color="auto" w:frame="1"/>
        </w:rPr>
        <w:t>StatelessSession</w:t>
      </w:r>
      <w:r>
        <w:rPr>
          <w:rFonts w:ascii="Arial" w:hAnsi="Arial" w:cs="Arial"/>
          <w:color w:val="333333"/>
          <w:sz w:val="23"/>
          <w:szCs w:val="23"/>
        </w:rPr>
        <w:t>. There is another overloaded method where we can pass</w:t>
      </w:r>
      <w:r>
        <w:rPr>
          <w:rStyle w:val="apple-converted-space"/>
          <w:rFonts w:ascii="Arial" w:hAnsi="Arial" w:cs="Arial"/>
          <w:color w:val="333333"/>
          <w:sz w:val="23"/>
          <w:szCs w:val="23"/>
        </w:rPr>
        <w:t> </w:t>
      </w:r>
      <w:r>
        <w:rPr>
          <w:rStyle w:val="HTMLCode"/>
          <w:rFonts w:ascii="Consolas" w:hAnsi="Consolas" w:cs="Consolas"/>
          <w:color w:val="333333"/>
          <w:sz w:val="18"/>
          <w:szCs w:val="18"/>
          <w:bdr w:val="none" w:sz="0" w:space="0" w:color="auto" w:frame="1"/>
        </w:rPr>
        <w:t>java.sql.Connection</w:t>
      </w:r>
      <w:r>
        <w:rPr>
          <w:rStyle w:val="apple-converted-space"/>
          <w:rFonts w:ascii="Arial" w:hAnsi="Arial" w:cs="Arial"/>
          <w:color w:val="333333"/>
          <w:sz w:val="23"/>
          <w:szCs w:val="23"/>
        </w:rPr>
        <w:t> </w:t>
      </w:r>
      <w:r>
        <w:rPr>
          <w:rFonts w:ascii="Arial" w:hAnsi="Arial" w:cs="Arial"/>
          <w:color w:val="333333"/>
          <w:sz w:val="23"/>
          <w:szCs w:val="23"/>
        </w:rPr>
        <w:t>object to get a stateless session object from hibernate.</w:t>
      </w:r>
    </w:p>
    <w:p w:rsidR="002A0058" w:rsidRDefault="002A0058" w:rsidP="004F5092">
      <w:pPr>
        <w:rPr>
          <w:rFonts w:ascii="Verdana" w:hAnsi="Verdana"/>
          <w:sz w:val="18"/>
          <w:szCs w:val="18"/>
        </w:rPr>
      </w:pPr>
    </w:p>
    <w:p w:rsidR="002A0058" w:rsidRPr="002A0058" w:rsidRDefault="002A0058" w:rsidP="002A0058">
      <w:pPr>
        <w:shd w:val="clear" w:color="auto" w:fill="FFFFFF"/>
        <w:spacing w:after="360" w:line="365" w:lineRule="atLeast"/>
        <w:textAlignment w:val="baseline"/>
        <w:rPr>
          <w:rFonts w:ascii="Arial" w:eastAsia="Times New Roman" w:hAnsi="Arial" w:cs="Arial"/>
          <w:color w:val="333333"/>
          <w:sz w:val="23"/>
          <w:szCs w:val="23"/>
        </w:rPr>
      </w:pPr>
      <w:r w:rsidRPr="002A0058">
        <w:rPr>
          <w:rFonts w:ascii="Arial" w:eastAsia="Times New Roman" w:hAnsi="Arial" w:cs="Arial"/>
          <w:color w:val="333333"/>
          <w:sz w:val="23"/>
          <w:szCs w:val="23"/>
        </w:rPr>
        <w:t>StatelessSession does not implement first-level cache and it doesn’t interact with any second-level cache. Since it’s stateless, it doesn’t implement transactional write-behind or automatic dirty checking or do cascading operations to associated entities.</w:t>
      </w:r>
    </w:p>
    <w:p w:rsidR="002A0058" w:rsidRPr="002A0058" w:rsidRDefault="002A0058" w:rsidP="002A0058">
      <w:pPr>
        <w:shd w:val="clear" w:color="auto" w:fill="FFFFFF"/>
        <w:spacing w:after="360" w:line="365" w:lineRule="atLeast"/>
        <w:textAlignment w:val="baseline"/>
        <w:rPr>
          <w:rFonts w:ascii="Arial" w:eastAsia="Times New Roman" w:hAnsi="Arial" w:cs="Arial"/>
          <w:color w:val="333333"/>
          <w:sz w:val="23"/>
          <w:szCs w:val="23"/>
        </w:rPr>
      </w:pPr>
      <w:r w:rsidRPr="002A0058">
        <w:rPr>
          <w:rFonts w:ascii="Arial" w:eastAsia="Times New Roman" w:hAnsi="Arial" w:cs="Arial"/>
          <w:color w:val="333333"/>
          <w:sz w:val="23"/>
          <w:szCs w:val="23"/>
        </w:rPr>
        <w:t>Collections are also ignored by a stateless session. Operations performed via a stateless session bypass Hibernate’s event model and interceptors. It’s more like a normal JDBC connection and doesn’t provide any benefits that come from using hibernate framework.</w:t>
      </w:r>
    </w:p>
    <w:p w:rsidR="002A0058" w:rsidRPr="002A0058" w:rsidRDefault="002A0058" w:rsidP="002A0058">
      <w:pPr>
        <w:shd w:val="clear" w:color="auto" w:fill="FFFFFF"/>
        <w:spacing w:after="360" w:line="365" w:lineRule="atLeast"/>
        <w:textAlignment w:val="baseline"/>
        <w:rPr>
          <w:rFonts w:ascii="Arial" w:eastAsia="Times New Roman" w:hAnsi="Arial" w:cs="Arial"/>
          <w:color w:val="333333"/>
          <w:sz w:val="23"/>
          <w:szCs w:val="23"/>
        </w:rPr>
      </w:pPr>
      <w:r w:rsidRPr="002A0058">
        <w:rPr>
          <w:rFonts w:ascii="Arial" w:eastAsia="Times New Roman" w:hAnsi="Arial" w:cs="Arial"/>
          <w:color w:val="333333"/>
          <w:sz w:val="23"/>
          <w:szCs w:val="23"/>
        </w:rPr>
        <w:t>However, stateless session can be a good fit in certain situations, for example where we are loading bulk data into database and we don’t want hibernate session to hold huge data in first-level cache memory.</w:t>
      </w:r>
    </w:p>
    <w:p w:rsidR="002A0058" w:rsidRPr="002A0058" w:rsidRDefault="002A0058" w:rsidP="002A0058">
      <w:pPr>
        <w:shd w:val="clear" w:color="auto" w:fill="FFFFFF"/>
        <w:spacing w:after="360" w:line="365" w:lineRule="atLeast"/>
        <w:textAlignment w:val="baseline"/>
        <w:rPr>
          <w:rFonts w:ascii="Arial" w:eastAsia="Times New Roman" w:hAnsi="Arial" w:cs="Arial"/>
          <w:color w:val="333333"/>
          <w:sz w:val="23"/>
          <w:szCs w:val="23"/>
        </w:rPr>
      </w:pPr>
      <w:r w:rsidRPr="002A0058">
        <w:rPr>
          <w:rFonts w:ascii="Arial" w:eastAsia="Times New Roman" w:hAnsi="Arial" w:cs="Arial"/>
          <w:color w:val="333333"/>
          <w:sz w:val="23"/>
          <w:szCs w:val="23"/>
        </w:rPr>
        <w:t>A simple program showing these methods usage is given below.</w:t>
      </w:r>
    </w:p>
    <w:tbl>
      <w:tblPr>
        <w:tblW w:w="11235" w:type="dxa"/>
        <w:tblCellMar>
          <w:left w:w="0" w:type="dxa"/>
          <w:right w:w="0" w:type="dxa"/>
        </w:tblCellMar>
        <w:tblLook w:val="04A0" w:firstRow="1" w:lastRow="0" w:firstColumn="1" w:lastColumn="0" w:noHBand="0" w:noVBand="1"/>
      </w:tblPr>
      <w:tblGrid>
        <w:gridCol w:w="630"/>
        <w:gridCol w:w="10605"/>
      </w:tblGrid>
      <w:tr w:rsidR="002A0058" w:rsidRPr="002A0058" w:rsidTr="002A0058">
        <w:tc>
          <w:tcPr>
            <w:tcW w:w="0" w:type="auto"/>
            <w:gridSpan w:val="2"/>
            <w:tcBorders>
              <w:top w:val="nil"/>
              <w:left w:val="nil"/>
              <w:bottom w:val="nil"/>
              <w:right w:val="nil"/>
            </w:tcBorders>
            <w:vAlign w:val="center"/>
            <w:hideMark/>
          </w:tcPr>
          <w:p w:rsidR="002A0058" w:rsidRPr="002A0058" w:rsidRDefault="002A0058" w:rsidP="002A0058">
            <w:pPr>
              <w:spacing w:after="0" w:line="240" w:lineRule="auto"/>
              <w:jc w:val="center"/>
              <w:rPr>
                <w:rFonts w:ascii="Times New Roman" w:eastAsia="Times New Roman" w:hAnsi="Times New Roman" w:cs="Times New Roman"/>
                <w:sz w:val="24"/>
                <w:szCs w:val="24"/>
              </w:rPr>
            </w:pPr>
            <w:r w:rsidRPr="002A0058">
              <w:rPr>
                <w:rFonts w:ascii="Times New Roman" w:eastAsia="Times New Roman" w:hAnsi="Times New Roman" w:cs="Times New Roman"/>
                <w:sz w:val="24"/>
                <w:szCs w:val="24"/>
              </w:rPr>
              <w:t>HibernateSessionExample.java</w:t>
            </w:r>
          </w:p>
        </w:tc>
      </w:tr>
      <w:tr w:rsidR="002A0058" w:rsidRPr="002A0058" w:rsidTr="002A0058">
        <w:tc>
          <w:tcPr>
            <w:tcW w:w="0" w:type="auto"/>
            <w:vAlign w:val="center"/>
            <w:hideMark/>
          </w:tcPr>
          <w:p w:rsidR="002A0058" w:rsidRPr="002A0058" w:rsidRDefault="002A0058" w:rsidP="002A0058">
            <w:pPr>
              <w:spacing w:after="0" w:line="240" w:lineRule="auto"/>
              <w:rPr>
                <w:rFonts w:ascii="Times New Roman" w:eastAsia="Times New Roman" w:hAnsi="Times New Roman" w:cs="Times New Roman"/>
                <w:sz w:val="24"/>
                <w:szCs w:val="24"/>
              </w:rPr>
            </w:pPr>
            <w:r w:rsidRPr="002A0058">
              <w:rPr>
                <w:rFonts w:ascii="Times New Roman" w:eastAsia="Times New Roman" w:hAnsi="Times New Roman" w:cs="Times New Roman"/>
                <w:sz w:val="24"/>
                <w:szCs w:val="24"/>
              </w:rPr>
              <w:t>1</w:t>
            </w:r>
          </w:p>
          <w:p w:rsidR="002A0058" w:rsidRPr="002A0058" w:rsidRDefault="002A0058" w:rsidP="002A0058">
            <w:pPr>
              <w:spacing w:after="0" w:line="240" w:lineRule="auto"/>
              <w:rPr>
                <w:rFonts w:ascii="Times New Roman" w:eastAsia="Times New Roman" w:hAnsi="Times New Roman" w:cs="Times New Roman"/>
                <w:sz w:val="24"/>
                <w:szCs w:val="24"/>
              </w:rPr>
            </w:pPr>
            <w:r w:rsidRPr="002A0058">
              <w:rPr>
                <w:rFonts w:ascii="Times New Roman" w:eastAsia="Times New Roman" w:hAnsi="Times New Roman" w:cs="Times New Roman"/>
                <w:sz w:val="24"/>
                <w:szCs w:val="24"/>
              </w:rPr>
              <w:t>2</w:t>
            </w:r>
          </w:p>
          <w:p w:rsidR="002A0058" w:rsidRPr="002A0058" w:rsidRDefault="002A0058" w:rsidP="002A0058">
            <w:pPr>
              <w:spacing w:after="0" w:line="240" w:lineRule="auto"/>
              <w:rPr>
                <w:rFonts w:ascii="Times New Roman" w:eastAsia="Times New Roman" w:hAnsi="Times New Roman" w:cs="Times New Roman"/>
                <w:sz w:val="24"/>
                <w:szCs w:val="24"/>
              </w:rPr>
            </w:pPr>
            <w:r w:rsidRPr="002A0058">
              <w:rPr>
                <w:rFonts w:ascii="Times New Roman" w:eastAsia="Times New Roman" w:hAnsi="Times New Roman" w:cs="Times New Roman"/>
                <w:sz w:val="24"/>
                <w:szCs w:val="24"/>
              </w:rPr>
              <w:t>3</w:t>
            </w:r>
          </w:p>
          <w:p w:rsidR="002A0058" w:rsidRPr="002A0058" w:rsidRDefault="002A0058" w:rsidP="002A0058">
            <w:pPr>
              <w:spacing w:after="0" w:line="240" w:lineRule="auto"/>
              <w:rPr>
                <w:rFonts w:ascii="Times New Roman" w:eastAsia="Times New Roman" w:hAnsi="Times New Roman" w:cs="Times New Roman"/>
                <w:sz w:val="24"/>
                <w:szCs w:val="24"/>
              </w:rPr>
            </w:pPr>
            <w:r w:rsidRPr="002A0058">
              <w:rPr>
                <w:rFonts w:ascii="Times New Roman" w:eastAsia="Times New Roman" w:hAnsi="Times New Roman" w:cs="Times New Roman"/>
                <w:sz w:val="24"/>
                <w:szCs w:val="24"/>
              </w:rPr>
              <w:t>4</w:t>
            </w:r>
          </w:p>
          <w:p w:rsidR="002A0058" w:rsidRPr="002A0058" w:rsidRDefault="002A0058" w:rsidP="002A0058">
            <w:pPr>
              <w:spacing w:after="0" w:line="240" w:lineRule="auto"/>
              <w:rPr>
                <w:rFonts w:ascii="Times New Roman" w:eastAsia="Times New Roman" w:hAnsi="Times New Roman" w:cs="Times New Roman"/>
                <w:sz w:val="24"/>
                <w:szCs w:val="24"/>
              </w:rPr>
            </w:pPr>
            <w:r w:rsidRPr="002A0058">
              <w:rPr>
                <w:rFonts w:ascii="Times New Roman" w:eastAsia="Times New Roman" w:hAnsi="Times New Roman" w:cs="Times New Roman"/>
                <w:sz w:val="24"/>
                <w:szCs w:val="24"/>
              </w:rPr>
              <w:t>5</w:t>
            </w:r>
          </w:p>
          <w:p w:rsidR="002A0058" w:rsidRPr="002A0058" w:rsidRDefault="002A0058" w:rsidP="002A0058">
            <w:pPr>
              <w:spacing w:after="0" w:line="240" w:lineRule="auto"/>
              <w:rPr>
                <w:rFonts w:ascii="Times New Roman" w:eastAsia="Times New Roman" w:hAnsi="Times New Roman" w:cs="Times New Roman"/>
                <w:sz w:val="24"/>
                <w:szCs w:val="24"/>
              </w:rPr>
            </w:pPr>
            <w:r w:rsidRPr="002A0058">
              <w:rPr>
                <w:rFonts w:ascii="Times New Roman" w:eastAsia="Times New Roman" w:hAnsi="Times New Roman" w:cs="Times New Roman"/>
                <w:sz w:val="24"/>
                <w:szCs w:val="24"/>
              </w:rPr>
              <w:t>6</w:t>
            </w:r>
          </w:p>
          <w:p w:rsidR="002A0058" w:rsidRPr="002A0058" w:rsidRDefault="002A0058" w:rsidP="002A0058">
            <w:pPr>
              <w:spacing w:after="0" w:line="240" w:lineRule="auto"/>
              <w:rPr>
                <w:rFonts w:ascii="Times New Roman" w:eastAsia="Times New Roman" w:hAnsi="Times New Roman" w:cs="Times New Roman"/>
                <w:sz w:val="24"/>
                <w:szCs w:val="24"/>
              </w:rPr>
            </w:pPr>
            <w:r w:rsidRPr="002A0058">
              <w:rPr>
                <w:rFonts w:ascii="Times New Roman" w:eastAsia="Times New Roman" w:hAnsi="Times New Roman" w:cs="Times New Roman"/>
                <w:sz w:val="24"/>
                <w:szCs w:val="24"/>
              </w:rPr>
              <w:t>7</w:t>
            </w:r>
          </w:p>
          <w:p w:rsidR="002A0058" w:rsidRPr="002A0058" w:rsidRDefault="002A0058" w:rsidP="002A0058">
            <w:pPr>
              <w:spacing w:after="0" w:line="240" w:lineRule="auto"/>
              <w:rPr>
                <w:rFonts w:ascii="Times New Roman" w:eastAsia="Times New Roman" w:hAnsi="Times New Roman" w:cs="Times New Roman"/>
                <w:sz w:val="24"/>
                <w:szCs w:val="24"/>
              </w:rPr>
            </w:pPr>
            <w:r w:rsidRPr="002A0058">
              <w:rPr>
                <w:rFonts w:ascii="Times New Roman" w:eastAsia="Times New Roman" w:hAnsi="Times New Roman" w:cs="Times New Roman"/>
                <w:sz w:val="24"/>
                <w:szCs w:val="24"/>
              </w:rPr>
              <w:t>8</w:t>
            </w:r>
          </w:p>
          <w:p w:rsidR="002A0058" w:rsidRPr="002A0058" w:rsidRDefault="002A0058" w:rsidP="002A0058">
            <w:pPr>
              <w:spacing w:after="0" w:line="240" w:lineRule="auto"/>
              <w:rPr>
                <w:rFonts w:ascii="Times New Roman" w:eastAsia="Times New Roman" w:hAnsi="Times New Roman" w:cs="Times New Roman"/>
                <w:sz w:val="24"/>
                <w:szCs w:val="24"/>
              </w:rPr>
            </w:pPr>
            <w:r w:rsidRPr="002A0058">
              <w:rPr>
                <w:rFonts w:ascii="Times New Roman" w:eastAsia="Times New Roman" w:hAnsi="Times New Roman" w:cs="Times New Roman"/>
                <w:sz w:val="24"/>
                <w:szCs w:val="24"/>
              </w:rPr>
              <w:t>9</w:t>
            </w:r>
          </w:p>
          <w:p w:rsidR="002A0058" w:rsidRPr="002A0058" w:rsidRDefault="002A0058" w:rsidP="002A0058">
            <w:pPr>
              <w:spacing w:after="0" w:line="240" w:lineRule="auto"/>
              <w:rPr>
                <w:rFonts w:ascii="Times New Roman" w:eastAsia="Times New Roman" w:hAnsi="Times New Roman" w:cs="Times New Roman"/>
                <w:sz w:val="24"/>
                <w:szCs w:val="24"/>
              </w:rPr>
            </w:pPr>
            <w:r w:rsidRPr="002A0058">
              <w:rPr>
                <w:rFonts w:ascii="Times New Roman" w:eastAsia="Times New Roman" w:hAnsi="Times New Roman" w:cs="Times New Roman"/>
                <w:sz w:val="24"/>
                <w:szCs w:val="24"/>
              </w:rPr>
              <w:t>10</w:t>
            </w:r>
          </w:p>
          <w:p w:rsidR="002A0058" w:rsidRPr="002A0058" w:rsidRDefault="002A0058" w:rsidP="002A0058">
            <w:pPr>
              <w:spacing w:after="0" w:line="240" w:lineRule="auto"/>
              <w:rPr>
                <w:rFonts w:ascii="Times New Roman" w:eastAsia="Times New Roman" w:hAnsi="Times New Roman" w:cs="Times New Roman"/>
                <w:sz w:val="24"/>
                <w:szCs w:val="24"/>
              </w:rPr>
            </w:pPr>
            <w:r w:rsidRPr="002A0058">
              <w:rPr>
                <w:rFonts w:ascii="Times New Roman" w:eastAsia="Times New Roman" w:hAnsi="Times New Roman" w:cs="Times New Roman"/>
                <w:sz w:val="24"/>
                <w:szCs w:val="24"/>
              </w:rPr>
              <w:t>11</w:t>
            </w:r>
          </w:p>
          <w:p w:rsidR="002A0058" w:rsidRPr="002A0058" w:rsidRDefault="002A0058" w:rsidP="002A0058">
            <w:pPr>
              <w:spacing w:after="0" w:line="240" w:lineRule="auto"/>
              <w:rPr>
                <w:rFonts w:ascii="Times New Roman" w:eastAsia="Times New Roman" w:hAnsi="Times New Roman" w:cs="Times New Roman"/>
                <w:sz w:val="24"/>
                <w:szCs w:val="24"/>
              </w:rPr>
            </w:pPr>
            <w:r w:rsidRPr="002A0058">
              <w:rPr>
                <w:rFonts w:ascii="Times New Roman" w:eastAsia="Times New Roman" w:hAnsi="Times New Roman" w:cs="Times New Roman"/>
                <w:sz w:val="24"/>
                <w:szCs w:val="24"/>
              </w:rPr>
              <w:t>12</w:t>
            </w:r>
          </w:p>
          <w:p w:rsidR="002A0058" w:rsidRPr="002A0058" w:rsidRDefault="002A0058" w:rsidP="002A0058">
            <w:pPr>
              <w:spacing w:after="0" w:line="240" w:lineRule="auto"/>
              <w:rPr>
                <w:rFonts w:ascii="Times New Roman" w:eastAsia="Times New Roman" w:hAnsi="Times New Roman" w:cs="Times New Roman"/>
                <w:sz w:val="24"/>
                <w:szCs w:val="24"/>
              </w:rPr>
            </w:pPr>
            <w:r w:rsidRPr="002A0058">
              <w:rPr>
                <w:rFonts w:ascii="Times New Roman" w:eastAsia="Times New Roman" w:hAnsi="Times New Roman" w:cs="Times New Roman"/>
                <w:sz w:val="24"/>
                <w:szCs w:val="24"/>
              </w:rPr>
              <w:t>13</w:t>
            </w:r>
          </w:p>
          <w:p w:rsidR="002A0058" w:rsidRPr="002A0058" w:rsidRDefault="002A0058" w:rsidP="002A0058">
            <w:pPr>
              <w:spacing w:after="0" w:line="240" w:lineRule="auto"/>
              <w:rPr>
                <w:rFonts w:ascii="Times New Roman" w:eastAsia="Times New Roman" w:hAnsi="Times New Roman" w:cs="Times New Roman"/>
                <w:sz w:val="24"/>
                <w:szCs w:val="24"/>
              </w:rPr>
            </w:pPr>
            <w:r w:rsidRPr="002A0058">
              <w:rPr>
                <w:rFonts w:ascii="Times New Roman" w:eastAsia="Times New Roman" w:hAnsi="Times New Roman" w:cs="Times New Roman"/>
                <w:sz w:val="24"/>
                <w:szCs w:val="24"/>
              </w:rPr>
              <w:t>14</w:t>
            </w:r>
          </w:p>
          <w:p w:rsidR="002A0058" w:rsidRPr="002A0058" w:rsidRDefault="002A0058" w:rsidP="002A0058">
            <w:pPr>
              <w:spacing w:after="0" w:line="240" w:lineRule="auto"/>
              <w:rPr>
                <w:rFonts w:ascii="Times New Roman" w:eastAsia="Times New Roman" w:hAnsi="Times New Roman" w:cs="Times New Roman"/>
                <w:sz w:val="24"/>
                <w:szCs w:val="24"/>
              </w:rPr>
            </w:pPr>
            <w:r w:rsidRPr="002A0058">
              <w:rPr>
                <w:rFonts w:ascii="Times New Roman" w:eastAsia="Times New Roman" w:hAnsi="Times New Roman" w:cs="Times New Roman"/>
                <w:sz w:val="24"/>
                <w:szCs w:val="24"/>
              </w:rPr>
              <w:t>15</w:t>
            </w:r>
          </w:p>
          <w:p w:rsidR="002A0058" w:rsidRPr="002A0058" w:rsidRDefault="002A0058" w:rsidP="002A0058">
            <w:pPr>
              <w:spacing w:after="0" w:line="240" w:lineRule="auto"/>
              <w:rPr>
                <w:rFonts w:ascii="Times New Roman" w:eastAsia="Times New Roman" w:hAnsi="Times New Roman" w:cs="Times New Roman"/>
                <w:sz w:val="24"/>
                <w:szCs w:val="24"/>
              </w:rPr>
            </w:pPr>
            <w:r w:rsidRPr="002A0058">
              <w:rPr>
                <w:rFonts w:ascii="Times New Roman" w:eastAsia="Times New Roman" w:hAnsi="Times New Roman" w:cs="Times New Roman"/>
                <w:sz w:val="24"/>
                <w:szCs w:val="24"/>
              </w:rPr>
              <w:t>16</w:t>
            </w:r>
          </w:p>
          <w:p w:rsidR="002A0058" w:rsidRPr="002A0058" w:rsidRDefault="002A0058" w:rsidP="002A0058">
            <w:pPr>
              <w:spacing w:after="0" w:line="240" w:lineRule="auto"/>
              <w:rPr>
                <w:rFonts w:ascii="Times New Roman" w:eastAsia="Times New Roman" w:hAnsi="Times New Roman" w:cs="Times New Roman"/>
                <w:sz w:val="24"/>
                <w:szCs w:val="24"/>
              </w:rPr>
            </w:pPr>
            <w:r w:rsidRPr="002A0058">
              <w:rPr>
                <w:rFonts w:ascii="Times New Roman" w:eastAsia="Times New Roman" w:hAnsi="Times New Roman" w:cs="Times New Roman"/>
                <w:sz w:val="24"/>
                <w:szCs w:val="24"/>
              </w:rPr>
              <w:lastRenderedPageBreak/>
              <w:t>17</w:t>
            </w:r>
          </w:p>
          <w:p w:rsidR="002A0058" w:rsidRPr="002A0058" w:rsidRDefault="002A0058" w:rsidP="002A0058">
            <w:pPr>
              <w:spacing w:after="0" w:line="240" w:lineRule="auto"/>
              <w:rPr>
                <w:rFonts w:ascii="Times New Roman" w:eastAsia="Times New Roman" w:hAnsi="Times New Roman" w:cs="Times New Roman"/>
                <w:sz w:val="24"/>
                <w:szCs w:val="24"/>
              </w:rPr>
            </w:pPr>
            <w:r w:rsidRPr="002A0058">
              <w:rPr>
                <w:rFonts w:ascii="Times New Roman" w:eastAsia="Times New Roman" w:hAnsi="Times New Roman" w:cs="Times New Roman"/>
                <w:sz w:val="24"/>
                <w:szCs w:val="24"/>
              </w:rPr>
              <w:t>18</w:t>
            </w:r>
          </w:p>
          <w:p w:rsidR="002A0058" w:rsidRPr="002A0058" w:rsidRDefault="002A0058" w:rsidP="002A0058">
            <w:pPr>
              <w:spacing w:after="0" w:line="240" w:lineRule="auto"/>
              <w:rPr>
                <w:rFonts w:ascii="Times New Roman" w:eastAsia="Times New Roman" w:hAnsi="Times New Roman" w:cs="Times New Roman"/>
                <w:sz w:val="24"/>
                <w:szCs w:val="24"/>
              </w:rPr>
            </w:pPr>
            <w:r w:rsidRPr="002A0058">
              <w:rPr>
                <w:rFonts w:ascii="Times New Roman" w:eastAsia="Times New Roman" w:hAnsi="Times New Roman" w:cs="Times New Roman"/>
                <w:sz w:val="24"/>
                <w:szCs w:val="24"/>
              </w:rPr>
              <w:t>19</w:t>
            </w:r>
          </w:p>
          <w:p w:rsidR="002A0058" w:rsidRPr="002A0058" w:rsidRDefault="002A0058" w:rsidP="002A0058">
            <w:pPr>
              <w:spacing w:after="0" w:line="240" w:lineRule="auto"/>
              <w:rPr>
                <w:rFonts w:ascii="Times New Roman" w:eastAsia="Times New Roman" w:hAnsi="Times New Roman" w:cs="Times New Roman"/>
                <w:sz w:val="24"/>
                <w:szCs w:val="24"/>
              </w:rPr>
            </w:pPr>
            <w:r w:rsidRPr="002A0058">
              <w:rPr>
                <w:rFonts w:ascii="Times New Roman" w:eastAsia="Times New Roman" w:hAnsi="Times New Roman" w:cs="Times New Roman"/>
                <w:sz w:val="24"/>
                <w:szCs w:val="24"/>
              </w:rPr>
              <w:t>20</w:t>
            </w:r>
          </w:p>
          <w:p w:rsidR="002A0058" w:rsidRPr="002A0058" w:rsidRDefault="002A0058" w:rsidP="002A0058">
            <w:pPr>
              <w:spacing w:after="0" w:line="240" w:lineRule="auto"/>
              <w:rPr>
                <w:rFonts w:ascii="Times New Roman" w:eastAsia="Times New Roman" w:hAnsi="Times New Roman" w:cs="Times New Roman"/>
                <w:sz w:val="24"/>
                <w:szCs w:val="24"/>
              </w:rPr>
            </w:pPr>
            <w:r w:rsidRPr="002A0058">
              <w:rPr>
                <w:rFonts w:ascii="Times New Roman" w:eastAsia="Times New Roman" w:hAnsi="Times New Roman" w:cs="Times New Roman"/>
                <w:sz w:val="24"/>
                <w:szCs w:val="24"/>
              </w:rPr>
              <w:t>21</w:t>
            </w:r>
          </w:p>
          <w:p w:rsidR="002A0058" w:rsidRPr="002A0058" w:rsidRDefault="002A0058" w:rsidP="002A0058">
            <w:pPr>
              <w:spacing w:after="0" w:line="240" w:lineRule="auto"/>
              <w:rPr>
                <w:rFonts w:ascii="Times New Roman" w:eastAsia="Times New Roman" w:hAnsi="Times New Roman" w:cs="Times New Roman"/>
                <w:sz w:val="24"/>
                <w:szCs w:val="24"/>
              </w:rPr>
            </w:pPr>
            <w:r w:rsidRPr="002A0058">
              <w:rPr>
                <w:rFonts w:ascii="Times New Roman" w:eastAsia="Times New Roman" w:hAnsi="Times New Roman" w:cs="Times New Roman"/>
                <w:sz w:val="24"/>
                <w:szCs w:val="24"/>
              </w:rPr>
              <w:t>22</w:t>
            </w:r>
          </w:p>
          <w:p w:rsidR="002A0058" w:rsidRPr="002A0058" w:rsidRDefault="002A0058" w:rsidP="002A0058">
            <w:pPr>
              <w:spacing w:after="0" w:line="240" w:lineRule="auto"/>
              <w:rPr>
                <w:rFonts w:ascii="Times New Roman" w:eastAsia="Times New Roman" w:hAnsi="Times New Roman" w:cs="Times New Roman"/>
                <w:sz w:val="24"/>
                <w:szCs w:val="24"/>
              </w:rPr>
            </w:pPr>
            <w:r w:rsidRPr="002A0058">
              <w:rPr>
                <w:rFonts w:ascii="Times New Roman" w:eastAsia="Times New Roman" w:hAnsi="Times New Roman" w:cs="Times New Roman"/>
                <w:sz w:val="24"/>
                <w:szCs w:val="24"/>
              </w:rPr>
              <w:t>23</w:t>
            </w:r>
          </w:p>
          <w:p w:rsidR="002A0058" w:rsidRPr="002A0058" w:rsidRDefault="002A0058" w:rsidP="002A0058">
            <w:pPr>
              <w:spacing w:after="0" w:line="240" w:lineRule="auto"/>
              <w:rPr>
                <w:rFonts w:ascii="Times New Roman" w:eastAsia="Times New Roman" w:hAnsi="Times New Roman" w:cs="Times New Roman"/>
                <w:sz w:val="24"/>
                <w:szCs w:val="24"/>
              </w:rPr>
            </w:pPr>
            <w:r w:rsidRPr="002A0058">
              <w:rPr>
                <w:rFonts w:ascii="Times New Roman" w:eastAsia="Times New Roman" w:hAnsi="Times New Roman" w:cs="Times New Roman"/>
                <w:sz w:val="24"/>
                <w:szCs w:val="24"/>
              </w:rPr>
              <w:t>24</w:t>
            </w:r>
          </w:p>
          <w:p w:rsidR="002A0058" w:rsidRPr="002A0058" w:rsidRDefault="002A0058" w:rsidP="002A0058">
            <w:pPr>
              <w:spacing w:after="0" w:line="240" w:lineRule="auto"/>
              <w:rPr>
                <w:rFonts w:ascii="Times New Roman" w:eastAsia="Times New Roman" w:hAnsi="Times New Roman" w:cs="Times New Roman"/>
                <w:sz w:val="24"/>
                <w:szCs w:val="24"/>
              </w:rPr>
            </w:pPr>
            <w:r w:rsidRPr="002A0058">
              <w:rPr>
                <w:rFonts w:ascii="Times New Roman" w:eastAsia="Times New Roman" w:hAnsi="Times New Roman" w:cs="Times New Roman"/>
                <w:sz w:val="24"/>
                <w:szCs w:val="24"/>
              </w:rPr>
              <w:t>25</w:t>
            </w:r>
          </w:p>
          <w:p w:rsidR="002A0058" w:rsidRPr="002A0058" w:rsidRDefault="002A0058" w:rsidP="002A0058">
            <w:pPr>
              <w:spacing w:after="0" w:line="240" w:lineRule="auto"/>
              <w:rPr>
                <w:rFonts w:ascii="Times New Roman" w:eastAsia="Times New Roman" w:hAnsi="Times New Roman" w:cs="Times New Roman"/>
                <w:sz w:val="24"/>
                <w:szCs w:val="24"/>
              </w:rPr>
            </w:pPr>
            <w:r w:rsidRPr="002A0058">
              <w:rPr>
                <w:rFonts w:ascii="Times New Roman" w:eastAsia="Times New Roman" w:hAnsi="Times New Roman" w:cs="Times New Roman"/>
                <w:sz w:val="24"/>
                <w:szCs w:val="24"/>
              </w:rPr>
              <w:t>26</w:t>
            </w:r>
          </w:p>
          <w:p w:rsidR="002A0058" w:rsidRPr="002A0058" w:rsidRDefault="002A0058" w:rsidP="002A0058">
            <w:pPr>
              <w:spacing w:after="0" w:line="240" w:lineRule="auto"/>
              <w:rPr>
                <w:rFonts w:ascii="Times New Roman" w:eastAsia="Times New Roman" w:hAnsi="Times New Roman" w:cs="Times New Roman"/>
                <w:sz w:val="24"/>
                <w:szCs w:val="24"/>
              </w:rPr>
            </w:pPr>
            <w:r w:rsidRPr="002A0058">
              <w:rPr>
                <w:rFonts w:ascii="Times New Roman" w:eastAsia="Times New Roman" w:hAnsi="Times New Roman" w:cs="Times New Roman"/>
                <w:sz w:val="24"/>
                <w:szCs w:val="24"/>
              </w:rPr>
              <w:t>27</w:t>
            </w:r>
          </w:p>
          <w:p w:rsidR="002A0058" w:rsidRPr="002A0058" w:rsidRDefault="002A0058" w:rsidP="002A0058">
            <w:pPr>
              <w:spacing w:after="0" w:line="240" w:lineRule="auto"/>
              <w:rPr>
                <w:rFonts w:ascii="Times New Roman" w:eastAsia="Times New Roman" w:hAnsi="Times New Roman" w:cs="Times New Roman"/>
                <w:sz w:val="24"/>
                <w:szCs w:val="24"/>
              </w:rPr>
            </w:pPr>
            <w:r w:rsidRPr="002A0058">
              <w:rPr>
                <w:rFonts w:ascii="Times New Roman" w:eastAsia="Times New Roman" w:hAnsi="Times New Roman" w:cs="Times New Roman"/>
                <w:sz w:val="24"/>
                <w:szCs w:val="24"/>
              </w:rPr>
              <w:t>28</w:t>
            </w:r>
          </w:p>
          <w:p w:rsidR="002A0058" w:rsidRPr="002A0058" w:rsidRDefault="002A0058" w:rsidP="002A0058">
            <w:pPr>
              <w:spacing w:after="0" w:line="240" w:lineRule="auto"/>
              <w:rPr>
                <w:rFonts w:ascii="Times New Roman" w:eastAsia="Times New Roman" w:hAnsi="Times New Roman" w:cs="Times New Roman"/>
                <w:sz w:val="24"/>
                <w:szCs w:val="24"/>
              </w:rPr>
            </w:pPr>
            <w:r w:rsidRPr="002A0058">
              <w:rPr>
                <w:rFonts w:ascii="Times New Roman" w:eastAsia="Times New Roman" w:hAnsi="Times New Roman" w:cs="Times New Roman"/>
                <w:sz w:val="24"/>
                <w:szCs w:val="24"/>
              </w:rPr>
              <w:t>29</w:t>
            </w:r>
          </w:p>
          <w:p w:rsidR="002A0058" w:rsidRPr="002A0058" w:rsidRDefault="002A0058" w:rsidP="002A0058">
            <w:pPr>
              <w:spacing w:after="0" w:line="240" w:lineRule="auto"/>
              <w:rPr>
                <w:rFonts w:ascii="Times New Roman" w:eastAsia="Times New Roman" w:hAnsi="Times New Roman" w:cs="Times New Roman"/>
                <w:sz w:val="24"/>
                <w:szCs w:val="24"/>
              </w:rPr>
            </w:pPr>
            <w:r w:rsidRPr="002A0058">
              <w:rPr>
                <w:rFonts w:ascii="Times New Roman" w:eastAsia="Times New Roman" w:hAnsi="Times New Roman" w:cs="Times New Roman"/>
                <w:sz w:val="24"/>
                <w:szCs w:val="24"/>
              </w:rPr>
              <w:t>30</w:t>
            </w:r>
          </w:p>
          <w:p w:rsidR="002A0058" w:rsidRPr="002A0058" w:rsidRDefault="002A0058" w:rsidP="002A0058">
            <w:pPr>
              <w:spacing w:after="0" w:line="240" w:lineRule="auto"/>
              <w:rPr>
                <w:rFonts w:ascii="Times New Roman" w:eastAsia="Times New Roman" w:hAnsi="Times New Roman" w:cs="Times New Roman"/>
                <w:sz w:val="24"/>
                <w:szCs w:val="24"/>
              </w:rPr>
            </w:pPr>
            <w:r w:rsidRPr="002A0058">
              <w:rPr>
                <w:rFonts w:ascii="Times New Roman" w:eastAsia="Times New Roman" w:hAnsi="Times New Roman" w:cs="Times New Roman"/>
                <w:sz w:val="24"/>
                <w:szCs w:val="24"/>
              </w:rPr>
              <w:t>31</w:t>
            </w:r>
          </w:p>
          <w:p w:rsidR="002A0058" w:rsidRPr="002A0058" w:rsidRDefault="002A0058" w:rsidP="002A0058">
            <w:pPr>
              <w:spacing w:after="0" w:line="240" w:lineRule="auto"/>
              <w:rPr>
                <w:rFonts w:ascii="Times New Roman" w:eastAsia="Times New Roman" w:hAnsi="Times New Roman" w:cs="Times New Roman"/>
                <w:sz w:val="24"/>
                <w:szCs w:val="24"/>
              </w:rPr>
            </w:pPr>
            <w:r w:rsidRPr="002A0058">
              <w:rPr>
                <w:rFonts w:ascii="Times New Roman" w:eastAsia="Times New Roman" w:hAnsi="Times New Roman" w:cs="Times New Roman"/>
                <w:sz w:val="24"/>
                <w:szCs w:val="24"/>
              </w:rPr>
              <w:t>32</w:t>
            </w:r>
          </w:p>
          <w:p w:rsidR="002A0058" w:rsidRPr="002A0058" w:rsidRDefault="002A0058" w:rsidP="002A0058">
            <w:pPr>
              <w:spacing w:after="0" w:line="240" w:lineRule="auto"/>
              <w:rPr>
                <w:rFonts w:ascii="Times New Roman" w:eastAsia="Times New Roman" w:hAnsi="Times New Roman" w:cs="Times New Roman"/>
                <w:sz w:val="24"/>
                <w:szCs w:val="24"/>
              </w:rPr>
            </w:pPr>
            <w:r w:rsidRPr="002A0058">
              <w:rPr>
                <w:rFonts w:ascii="Times New Roman" w:eastAsia="Times New Roman" w:hAnsi="Times New Roman" w:cs="Times New Roman"/>
                <w:sz w:val="24"/>
                <w:szCs w:val="24"/>
              </w:rPr>
              <w:t>33</w:t>
            </w:r>
          </w:p>
          <w:p w:rsidR="002A0058" w:rsidRPr="002A0058" w:rsidRDefault="002A0058" w:rsidP="002A0058">
            <w:pPr>
              <w:spacing w:after="0" w:line="240" w:lineRule="auto"/>
              <w:rPr>
                <w:rFonts w:ascii="Times New Roman" w:eastAsia="Times New Roman" w:hAnsi="Times New Roman" w:cs="Times New Roman"/>
                <w:sz w:val="24"/>
                <w:szCs w:val="24"/>
              </w:rPr>
            </w:pPr>
            <w:r w:rsidRPr="002A0058">
              <w:rPr>
                <w:rFonts w:ascii="Times New Roman" w:eastAsia="Times New Roman" w:hAnsi="Times New Roman" w:cs="Times New Roman"/>
                <w:sz w:val="24"/>
                <w:szCs w:val="24"/>
              </w:rPr>
              <w:t>34</w:t>
            </w:r>
          </w:p>
          <w:p w:rsidR="002A0058" w:rsidRPr="002A0058" w:rsidRDefault="002A0058" w:rsidP="002A0058">
            <w:pPr>
              <w:spacing w:after="0" w:line="240" w:lineRule="auto"/>
              <w:rPr>
                <w:rFonts w:ascii="Times New Roman" w:eastAsia="Times New Roman" w:hAnsi="Times New Roman" w:cs="Times New Roman"/>
                <w:sz w:val="24"/>
                <w:szCs w:val="24"/>
              </w:rPr>
            </w:pPr>
            <w:r w:rsidRPr="002A0058">
              <w:rPr>
                <w:rFonts w:ascii="Times New Roman" w:eastAsia="Times New Roman" w:hAnsi="Times New Roman" w:cs="Times New Roman"/>
                <w:sz w:val="24"/>
                <w:szCs w:val="24"/>
              </w:rPr>
              <w:t>35</w:t>
            </w:r>
          </w:p>
          <w:p w:rsidR="002A0058" w:rsidRPr="002A0058" w:rsidRDefault="002A0058" w:rsidP="002A0058">
            <w:pPr>
              <w:spacing w:after="0" w:line="240" w:lineRule="auto"/>
              <w:rPr>
                <w:rFonts w:ascii="Times New Roman" w:eastAsia="Times New Roman" w:hAnsi="Times New Roman" w:cs="Times New Roman"/>
                <w:sz w:val="24"/>
                <w:szCs w:val="24"/>
              </w:rPr>
            </w:pPr>
            <w:r w:rsidRPr="002A0058">
              <w:rPr>
                <w:rFonts w:ascii="Times New Roman" w:eastAsia="Times New Roman" w:hAnsi="Times New Roman" w:cs="Times New Roman"/>
                <w:sz w:val="24"/>
                <w:szCs w:val="24"/>
              </w:rPr>
              <w:t>36</w:t>
            </w:r>
          </w:p>
          <w:p w:rsidR="002A0058" w:rsidRPr="002A0058" w:rsidRDefault="002A0058" w:rsidP="002A0058">
            <w:pPr>
              <w:spacing w:after="0" w:line="240" w:lineRule="auto"/>
              <w:rPr>
                <w:rFonts w:ascii="Times New Roman" w:eastAsia="Times New Roman" w:hAnsi="Times New Roman" w:cs="Times New Roman"/>
                <w:sz w:val="24"/>
                <w:szCs w:val="24"/>
              </w:rPr>
            </w:pPr>
            <w:r w:rsidRPr="002A0058">
              <w:rPr>
                <w:rFonts w:ascii="Times New Roman" w:eastAsia="Times New Roman" w:hAnsi="Times New Roman" w:cs="Times New Roman"/>
                <w:sz w:val="24"/>
                <w:szCs w:val="24"/>
              </w:rPr>
              <w:t>37</w:t>
            </w:r>
          </w:p>
        </w:tc>
        <w:tc>
          <w:tcPr>
            <w:tcW w:w="10605" w:type="dxa"/>
            <w:vAlign w:val="center"/>
            <w:hideMark/>
          </w:tcPr>
          <w:p w:rsidR="002A0058" w:rsidRPr="002A0058" w:rsidRDefault="002A0058" w:rsidP="002A0058">
            <w:pPr>
              <w:spacing w:after="0" w:line="240" w:lineRule="auto"/>
              <w:rPr>
                <w:rFonts w:ascii="Times New Roman" w:eastAsia="Times New Roman" w:hAnsi="Times New Roman" w:cs="Times New Roman"/>
                <w:sz w:val="24"/>
                <w:szCs w:val="24"/>
              </w:rPr>
            </w:pPr>
            <w:r w:rsidRPr="002A0058">
              <w:rPr>
                <w:rFonts w:ascii="Courier New" w:eastAsia="Times New Roman" w:hAnsi="Courier New" w:cs="Courier New"/>
                <w:sz w:val="20"/>
                <w:szCs w:val="20"/>
              </w:rPr>
              <w:lastRenderedPageBreak/>
              <w:t>package</w:t>
            </w:r>
            <w:r w:rsidRPr="002A0058">
              <w:rPr>
                <w:rFonts w:ascii="Times New Roman" w:eastAsia="Times New Roman" w:hAnsi="Times New Roman" w:cs="Times New Roman"/>
                <w:sz w:val="24"/>
                <w:szCs w:val="24"/>
              </w:rPr>
              <w:t xml:space="preserve"> </w:t>
            </w:r>
            <w:r w:rsidRPr="002A0058">
              <w:rPr>
                <w:rFonts w:ascii="Courier New" w:eastAsia="Times New Roman" w:hAnsi="Courier New" w:cs="Courier New"/>
                <w:sz w:val="20"/>
                <w:szCs w:val="20"/>
              </w:rPr>
              <w:t>com.journaldev.hibernate.main;</w:t>
            </w:r>
          </w:p>
          <w:p w:rsidR="002A0058" w:rsidRPr="002A0058" w:rsidRDefault="002A0058" w:rsidP="002A0058">
            <w:pPr>
              <w:spacing w:after="0" w:line="240" w:lineRule="auto"/>
              <w:rPr>
                <w:rFonts w:ascii="Times New Roman" w:eastAsia="Times New Roman" w:hAnsi="Times New Roman" w:cs="Times New Roman"/>
                <w:sz w:val="24"/>
                <w:szCs w:val="24"/>
              </w:rPr>
            </w:pPr>
            <w:r w:rsidRPr="002A0058">
              <w:rPr>
                <w:rFonts w:ascii="Times New Roman" w:eastAsia="Times New Roman" w:hAnsi="Times New Roman" w:cs="Times New Roman"/>
                <w:sz w:val="24"/>
                <w:szCs w:val="24"/>
              </w:rPr>
              <w:t> </w:t>
            </w:r>
          </w:p>
          <w:p w:rsidR="002A0058" w:rsidRPr="002A0058" w:rsidRDefault="002A0058" w:rsidP="002A0058">
            <w:pPr>
              <w:spacing w:after="0" w:line="240" w:lineRule="auto"/>
              <w:rPr>
                <w:rFonts w:ascii="Times New Roman" w:eastAsia="Times New Roman" w:hAnsi="Times New Roman" w:cs="Times New Roman"/>
                <w:sz w:val="24"/>
                <w:szCs w:val="24"/>
              </w:rPr>
            </w:pPr>
            <w:r w:rsidRPr="002A0058">
              <w:rPr>
                <w:rFonts w:ascii="Courier New" w:eastAsia="Times New Roman" w:hAnsi="Courier New" w:cs="Courier New"/>
                <w:sz w:val="20"/>
                <w:szCs w:val="20"/>
              </w:rPr>
              <w:t>import</w:t>
            </w:r>
            <w:r w:rsidRPr="002A0058">
              <w:rPr>
                <w:rFonts w:ascii="Times New Roman" w:eastAsia="Times New Roman" w:hAnsi="Times New Roman" w:cs="Times New Roman"/>
                <w:sz w:val="24"/>
                <w:szCs w:val="24"/>
              </w:rPr>
              <w:t xml:space="preserve"> </w:t>
            </w:r>
            <w:r w:rsidRPr="002A0058">
              <w:rPr>
                <w:rFonts w:ascii="Courier New" w:eastAsia="Times New Roman" w:hAnsi="Courier New" w:cs="Courier New"/>
                <w:sz w:val="20"/>
                <w:szCs w:val="20"/>
              </w:rPr>
              <w:t>org.hibernate.Session;</w:t>
            </w:r>
          </w:p>
          <w:p w:rsidR="002A0058" w:rsidRPr="002A0058" w:rsidRDefault="002A0058" w:rsidP="002A0058">
            <w:pPr>
              <w:spacing w:after="0" w:line="240" w:lineRule="auto"/>
              <w:rPr>
                <w:rFonts w:ascii="Times New Roman" w:eastAsia="Times New Roman" w:hAnsi="Times New Roman" w:cs="Times New Roman"/>
                <w:sz w:val="24"/>
                <w:szCs w:val="24"/>
              </w:rPr>
            </w:pPr>
            <w:r w:rsidRPr="002A0058">
              <w:rPr>
                <w:rFonts w:ascii="Courier New" w:eastAsia="Times New Roman" w:hAnsi="Courier New" w:cs="Courier New"/>
                <w:sz w:val="20"/>
                <w:szCs w:val="20"/>
              </w:rPr>
              <w:t>import</w:t>
            </w:r>
            <w:r w:rsidRPr="002A0058">
              <w:rPr>
                <w:rFonts w:ascii="Times New Roman" w:eastAsia="Times New Roman" w:hAnsi="Times New Roman" w:cs="Times New Roman"/>
                <w:sz w:val="24"/>
                <w:szCs w:val="24"/>
              </w:rPr>
              <w:t xml:space="preserve"> </w:t>
            </w:r>
            <w:r w:rsidRPr="002A0058">
              <w:rPr>
                <w:rFonts w:ascii="Courier New" w:eastAsia="Times New Roman" w:hAnsi="Courier New" w:cs="Courier New"/>
                <w:sz w:val="20"/>
                <w:szCs w:val="20"/>
              </w:rPr>
              <w:t>org.hibernate.SessionFactory;</w:t>
            </w:r>
          </w:p>
          <w:p w:rsidR="002A0058" w:rsidRPr="002A0058" w:rsidRDefault="002A0058" w:rsidP="002A0058">
            <w:pPr>
              <w:spacing w:after="0" w:line="240" w:lineRule="auto"/>
              <w:rPr>
                <w:rFonts w:ascii="Times New Roman" w:eastAsia="Times New Roman" w:hAnsi="Times New Roman" w:cs="Times New Roman"/>
                <w:sz w:val="24"/>
                <w:szCs w:val="24"/>
              </w:rPr>
            </w:pPr>
            <w:r w:rsidRPr="002A0058">
              <w:rPr>
                <w:rFonts w:ascii="Courier New" w:eastAsia="Times New Roman" w:hAnsi="Courier New" w:cs="Courier New"/>
                <w:sz w:val="20"/>
                <w:szCs w:val="20"/>
              </w:rPr>
              <w:t>import</w:t>
            </w:r>
            <w:r w:rsidRPr="002A0058">
              <w:rPr>
                <w:rFonts w:ascii="Times New Roman" w:eastAsia="Times New Roman" w:hAnsi="Times New Roman" w:cs="Times New Roman"/>
                <w:sz w:val="24"/>
                <w:szCs w:val="24"/>
              </w:rPr>
              <w:t xml:space="preserve"> </w:t>
            </w:r>
            <w:r w:rsidRPr="002A0058">
              <w:rPr>
                <w:rFonts w:ascii="Courier New" w:eastAsia="Times New Roman" w:hAnsi="Courier New" w:cs="Courier New"/>
                <w:sz w:val="20"/>
                <w:szCs w:val="20"/>
              </w:rPr>
              <w:t>org.hibernate.StatelessSession;</w:t>
            </w:r>
          </w:p>
          <w:p w:rsidR="002A0058" w:rsidRPr="002A0058" w:rsidRDefault="002A0058" w:rsidP="002A0058">
            <w:pPr>
              <w:spacing w:after="0" w:line="240" w:lineRule="auto"/>
              <w:rPr>
                <w:rFonts w:ascii="Times New Roman" w:eastAsia="Times New Roman" w:hAnsi="Times New Roman" w:cs="Times New Roman"/>
                <w:sz w:val="24"/>
                <w:szCs w:val="24"/>
              </w:rPr>
            </w:pPr>
            <w:r w:rsidRPr="002A0058">
              <w:rPr>
                <w:rFonts w:ascii="Times New Roman" w:eastAsia="Times New Roman" w:hAnsi="Times New Roman" w:cs="Times New Roman"/>
                <w:sz w:val="24"/>
                <w:szCs w:val="24"/>
              </w:rPr>
              <w:t> </w:t>
            </w:r>
          </w:p>
          <w:p w:rsidR="002A0058" w:rsidRPr="002A0058" w:rsidRDefault="002A0058" w:rsidP="002A0058">
            <w:pPr>
              <w:spacing w:after="0" w:line="240" w:lineRule="auto"/>
              <w:rPr>
                <w:rFonts w:ascii="Times New Roman" w:eastAsia="Times New Roman" w:hAnsi="Times New Roman" w:cs="Times New Roman"/>
                <w:sz w:val="24"/>
                <w:szCs w:val="24"/>
              </w:rPr>
            </w:pPr>
            <w:r w:rsidRPr="002A0058">
              <w:rPr>
                <w:rFonts w:ascii="Courier New" w:eastAsia="Times New Roman" w:hAnsi="Courier New" w:cs="Courier New"/>
                <w:sz w:val="20"/>
                <w:szCs w:val="20"/>
              </w:rPr>
              <w:t>import</w:t>
            </w:r>
            <w:r w:rsidRPr="002A0058">
              <w:rPr>
                <w:rFonts w:ascii="Times New Roman" w:eastAsia="Times New Roman" w:hAnsi="Times New Roman" w:cs="Times New Roman"/>
                <w:sz w:val="24"/>
                <w:szCs w:val="24"/>
              </w:rPr>
              <w:t xml:space="preserve"> </w:t>
            </w:r>
            <w:r w:rsidRPr="002A0058">
              <w:rPr>
                <w:rFonts w:ascii="Courier New" w:eastAsia="Times New Roman" w:hAnsi="Courier New" w:cs="Courier New"/>
                <w:sz w:val="20"/>
                <w:szCs w:val="20"/>
              </w:rPr>
              <w:t>com.journaldev.hibernate.util.HibernateUtil;</w:t>
            </w:r>
          </w:p>
          <w:p w:rsidR="002A0058" w:rsidRPr="002A0058" w:rsidRDefault="002A0058" w:rsidP="002A0058">
            <w:pPr>
              <w:spacing w:after="0" w:line="240" w:lineRule="auto"/>
              <w:rPr>
                <w:rFonts w:ascii="Times New Roman" w:eastAsia="Times New Roman" w:hAnsi="Times New Roman" w:cs="Times New Roman"/>
                <w:sz w:val="24"/>
                <w:szCs w:val="24"/>
              </w:rPr>
            </w:pPr>
            <w:r w:rsidRPr="002A0058">
              <w:rPr>
                <w:rFonts w:ascii="Times New Roman" w:eastAsia="Times New Roman" w:hAnsi="Times New Roman" w:cs="Times New Roman"/>
                <w:sz w:val="24"/>
                <w:szCs w:val="24"/>
              </w:rPr>
              <w:t> </w:t>
            </w:r>
          </w:p>
          <w:p w:rsidR="002A0058" w:rsidRPr="002A0058" w:rsidRDefault="002A0058" w:rsidP="002A0058">
            <w:pPr>
              <w:spacing w:after="0" w:line="240" w:lineRule="auto"/>
              <w:rPr>
                <w:rFonts w:ascii="Times New Roman" w:eastAsia="Times New Roman" w:hAnsi="Times New Roman" w:cs="Times New Roman"/>
                <w:sz w:val="24"/>
                <w:szCs w:val="24"/>
              </w:rPr>
            </w:pPr>
            <w:r w:rsidRPr="002A0058">
              <w:rPr>
                <w:rFonts w:ascii="Courier New" w:eastAsia="Times New Roman" w:hAnsi="Courier New" w:cs="Courier New"/>
                <w:sz w:val="20"/>
                <w:szCs w:val="20"/>
              </w:rPr>
              <w:t>public</w:t>
            </w:r>
            <w:r w:rsidRPr="002A0058">
              <w:rPr>
                <w:rFonts w:ascii="Times New Roman" w:eastAsia="Times New Roman" w:hAnsi="Times New Roman" w:cs="Times New Roman"/>
                <w:sz w:val="24"/>
                <w:szCs w:val="24"/>
              </w:rPr>
              <w:t xml:space="preserve"> </w:t>
            </w:r>
            <w:r w:rsidRPr="002A0058">
              <w:rPr>
                <w:rFonts w:ascii="Courier New" w:eastAsia="Times New Roman" w:hAnsi="Courier New" w:cs="Courier New"/>
                <w:sz w:val="20"/>
                <w:szCs w:val="20"/>
              </w:rPr>
              <w:t>class</w:t>
            </w:r>
            <w:r w:rsidRPr="002A0058">
              <w:rPr>
                <w:rFonts w:ascii="Times New Roman" w:eastAsia="Times New Roman" w:hAnsi="Times New Roman" w:cs="Times New Roman"/>
                <w:sz w:val="24"/>
                <w:szCs w:val="24"/>
              </w:rPr>
              <w:t xml:space="preserve"> </w:t>
            </w:r>
            <w:r w:rsidRPr="002A0058">
              <w:rPr>
                <w:rFonts w:ascii="Courier New" w:eastAsia="Times New Roman" w:hAnsi="Courier New" w:cs="Courier New"/>
                <w:sz w:val="20"/>
                <w:szCs w:val="20"/>
              </w:rPr>
              <w:t>HibernateSessionExample {</w:t>
            </w:r>
          </w:p>
          <w:p w:rsidR="002A0058" w:rsidRPr="002A0058" w:rsidRDefault="002A0058" w:rsidP="002A0058">
            <w:pPr>
              <w:spacing w:after="0" w:line="240" w:lineRule="auto"/>
              <w:rPr>
                <w:rFonts w:ascii="Times New Roman" w:eastAsia="Times New Roman" w:hAnsi="Times New Roman" w:cs="Times New Roman"/>
                <w:sz w:val="24"/>
                <w:szCs w:val="24"/>
              </w:rPr>
            </w:pPr>
            <w:r w:rsidRPr="002A0058">
              <w:rPr>
                <w:rFonts w:ascii="Times New Roman" w:eastAsia="Times New Roman" w:hAnsi="Times New Roman" w:cs="Times New Roman"/>
                <w:sz w:val="24"/>
                <w:szCs w:val="24"/>
              </w:rPr>
              <w:t> </w:t>
            </w:r>
          </w:p>
          <w:p w:rsidR="002A0058" w:rsidRPr="002A0058" w:rsidRDefault="002A0058" w:rsidP="002A0058">
            <w:pPr>
              <w:spacing w:after="0" w:line="240" w:lineRule="auto"/>
              <w:rPr>
                <w:rFonts w:ascii="Times New Roman" w:eastAsia="Times New Roman" w:hAnsi="Times New Roman" w:cs="Times New Roman"/>
                <w:sz w:val="24"/>
                <w:szCs w:val="24"/>
              </w:rPr>
            </w:pPr>
            <w:r w:rsidRPr="002A0058">
              <w:rPr>
                <w:rFonts w:ascii="Courier New" w:eastAsia="Times New Roman" w:hAnsi="Courier New" w:cs="Courier New"/>
                <w:sz w:val="20"/>
                <w:szCs w:val="20"/>
              </w:rPr>
              <w:t>    public</w:t>
            </w:r>
            <w:r w:rsidRPr="002A0058">
              <w:rPr>
                <w:rFonts w:ascii="Times New Roman" w:eastAsia="Times New Roman" w:hAnsi="Times New Roman" w:cs="Times New Roman"/>
                <w:sz w:val="24"/>
                <w:szCs w:val="24"/>
              </w:rPr>
              <w:t xml:space="preserve"> </w:t>
            </w:r>
            <w:r w:rsidRPr="002A0058">
              <w:rPr>
                <w:rFonts w:ascii="Courier New" w:eastAsia="Times New Roman" w:hAnsi="Courier New" w:cs="Courier New"/>
                <w:sz w:val="20"/>
                <w:szCs w:val="20"/>
              </w:rPr>
              <w:t>static</w:t>
            </w:r>
            <w:r w:rsidRPr="002A0058">
              <w:rPr>
                <w:rFonts w:ascii="Times New Roman" w:eastAsia="Times New Roman" w:hAnsi="Times New Roman" w:cs="Times New Roman"/>
                <w:sz w:val="24"/>
                <w:szCs w:val="24"/>
              </w:rPr>
              <w:t xml:space="preserve"> </w:t>
            </w:r>
            <w:r w:rsidRPr="002A0058">
              <w:rPr>
                <w:rFonts w:ascii="Courier New" w:eastAsia="Times New Roman" w:hAnsi="Courier New" w:cs="Courier New"/>
                <w:sz w:val="20"/>
                <w:szCs w:val="20"/>
              </w:rPr>
              <w:t>void</w:t>
            </w:r>
            <w:r w:rsidRPr="002A0058">
              <w:rPr>
                <w:rFonts w:ascii="Times New Roman" w:eastAsia="Times New Roman" w:hAnsi="Times New Roman" w:cs="Times New Roman"/>
                <w:sz w:val="24"/>
                <w:szCs w:val="24"/>
              </w:rPr>
              <w:t xml:space="preserve"> </w:t>
            </w:r>
            <w:r w:rsidRPr="002A0058">
              <w:rPr>
                <w:rFonts w:ascii="Courier New" w:eastAsia="Times New Roman" w:hAnsi="Courier New" w:cs="Courier New"/>
                <w:sz w:val="20"/>
                <w:szCs w:val="20"/>
              </w:rPr>
              <w:t>main(String[] args) {</w:t>
            </w:r>
          </w:p>
          <w:p w:rsidR="002A0058" w:rsidRPr="002A0058" w:rsidRDefault="002A0058" w:rsidP="002A0058">
            <w:pPr>
              <w:spacing w:after="0" w:line="240" w:lineRule="auto"/>
              <w:rPr>
                <w:rFonts w:ascii="Times New Roman" w:eastAsia="Times New Roman" w:hAnsi="Times New Roman" w:cs="Times New Roman"/>
                <w:sz w:val="24"/>
                <w:szCs w:val="24"/>
              </w:rPr>
            </w:pPr>
            <w:r w:rsidRPr="002A0058">
              <w:rPr>
                <w:rFonts w:ascii="Courier New" w:eastAsia="Times New Roman" w:hAnsi="Courier New" w:cs="Courier New"/>
                <w:sz w:val="20"/>
                <w:szCs w:val="20"/>
              </w:rPr>
              <w:t>        </w:t>
            </w:r>
            <w:r w:rsidRPr="002A0058">
              <w:rPr>
                <w:rFonts w:ascii="Times New Roman" w:eastAsia="Times New Roman" w:hAnsi="Times New Roman" w:cs="Times New Roman"/>
                <w:sz w:val="24"/>
                <w:szCs w:val="24"/>
              </w:rPr>
              <w:t> </w:t>
            </w:r>
          </w:p>
          <w:p w:rsidR="002A0058" w:rsidRPr="002A0058" w:rsidRDefault="002A0058" w:rsidP="002A0058">
            <w:pPr>
              <w:spacing w:after="0" w:line="240" w:lineRule="auto"/>
              <w:rPr>
                <w:rFonts w:ascii="Times New Roman" w:eastAsia="Times New Roman" w:hAnsi="Times New Roman" w:cs="Times New Roman"/>
                <w:sz w:val="24"/>
                <w:szCs w:val="24"/>
              </w:rPr>
            </w:pPr>
            <w:r w:rsidRPr="002A0058">
              <w:rPr>
                <w:rFonts w:ascii="Courier New" w:eastAsia="Times New Roman" w:hAnsi="Courier New" w:cs="Courier New"/>
                <w:sz w:val="20"/>
                <w:szCs w:val="20"/>
              </w:rPr>
              <w:t>        SessionFactory sessionFactory = HibernateUtil.getSessionFactory();</w:t>
            </w:r>
          </w:p>
          <w:p w:rsidR="002A0058" w:rsidRPr="002A0058" w:rsidRDefault="002A0058" w:rsidP="002A0058">
            <w:pPr>
              <w:spacing w:after="0" w:line="240" w:lineRule="auto"/>
              <w:rPr>
                <w:rFonts w:ascii="Times New Roman" w:eastAsia="Times New Roman" w:hAnsi="Times New Roman" w:cs="Times New Roman"/>
                <w:sz w:val="24"/>
                <w:szCs w:val="24"/>
              </w:rPr>
            </w:pPr>
            <w:r w:rsidRPr="002A0058">
              <w:rPr>
                <w:rFonts w:ascii="Courier New" w:eastAsia="Times New Roman" w:hAnsi="Courier New" w:cs="Courier New"/>
                <w:sz w:val="20"/>
                <w:szCs w:val="20"/>
              </w:rPr>
              <w:t>        </w:t>
            </w:r>
            <w:r w:rsidRPr="002A0058">
              <w:rPr>
                <w:rFonts w:ascii="Times New Roman" w:eastAsia="Times New Roman" w:hAnsi="Times New Roman" w:cs="Times New Roman"/>
                <w:sz w:val="24"/>
                <w:szCs w:val="24"/>
              </w:rPr>
              <w:t> </w:t>
            </w:r>
          </w:p>
          <w:p w:rsidR="002A0058" w:rsidRPr="002A0058" w:rsidRDefault="002A0058" w:rsidP="002A0058">
            <w:pPr>
              <w:spacing w:after="0" w:line="240" w:lineRule="auto"/>
              <w:rPr>
                <w:rFonts w:ascii="Times New Roman" w:eastAsia="Times New Roman" w:hAnsi="Times New Roman" w:cs="Times New Roman"/>
                <w:sz w:val="24"/>
                <w:szCs w:val="24"/>
              </w:rPr>
            </w:pPr>
            <w:r w:rsidRPr="002A0058">
              <w:rPr>
                <w:rFonts w:ascii="Courier New" w:eastAsia="Times New Roman" w:hAnsi="Courier New" w:cs="Courier New"/>
                <w:sz w:val="20"/>
                <w:szCs w:val="20"/>
              </w:rPr>
              <w:t>        //Current Session - no need to close</w:t>
            </w:r>
          </w:p>
          <w:p w:rsidR="002A0058" w:rsidRPr="002A0058" w:rsidRDefault="002A0058" w:rsidP="002A0058">
            <w:pPr>
              <w:spacing w:after="0" w:line="240" w:lineRule="auto"/>
              <w:rPr>
                <w:rFonts w:ascii="Times New Roman" w:eastAsia="Times New Roman" w:hAnsi="Times New Roman" w:cs="Times New Roman"/>
                <w:sz w:val="24"/>
                <w:szCs w:val="24"/>
              </w:rPr>
            </w:pPr>
            <w:r w:rsidRPr="002A0058">
              <w:rPr>
                <w:rFonts w:ascii="Courier New" w:eastAsia="Times New Roman" w:hAnsi="Courier New" w:cs="Courier New"/>
                <w:sz w:val="20"/>
                <w:szCs w:val="20"/>
              </w:rPr>
              <w:t>        Session currentSession = sessionFactory.getCurrentSession();</w:t>
            </w:r>
          </w:p>
          <w:p w:rsidR="002A0058" w:rsidRPr="002A0058" w:rsidRDefault="002A0058" w:rsidP="002A0058">
            <w:pPr>
              <w:spacing w:after="0" w:line="240" w:lineRule="auto"/>
              <w:rPr>
                <w:rFonts w:ascii="Times New Roman" w:eastAsia="Times New Roman" w:hAnsi="Times New Roman" w:cs="Times New Roman"/>
                <w:sz w:val="24"/>
                <w:szCs w:val="24"/>
              </w:rPr>
            </w:pPr>
            <w:r w:rsidRPr="002A0058">
              <w:rPr>
                <w:rFonts w:ascii="Courier New" w:eastAsia="Times New Roman" w:hAnsi="Courier New" w:cs="Courier New"/>
                <w:sz w:val="20"/>
                <w:szCs w:val="20"/>
              </w:rPr>
              <w:t>        </w:t>
            </w:r>
            <w:r w:rsidRPr="002A0058">
              <w:rPr>
                <w:rFonts w:ascii="Times New Roman" w:eastAsia="Times New Roman" w:hAnsi="Times New Roman" w:cs="Times New Roman"/>
                <w:sz w:val="24"/>
                <w:szCs w:val="24"/>
              </w:rPr>
              <w:t> </w:t>
            </w:r>
          </w:p>
          <w:p w:rsidR="002A0058" w:rsidRPr="002A0058" w:rsidRDefault="002A0058" w:rsidP="002A0058">
            <w:pPr>
              <w:spacing w:after="0" w:line="240" w:lineRule="auto"/>
              <w:rPr>
                <w:rFonts w:ascii="Times New Roman" w:eastAsia="Times New Roman" w:hAnsi="Times New Roman" w:cs="Times New Roman"/>
                <w:sz w:val="24"/>
                <w:szCs w:val="24"/>
              </w:rPr>
            </w:pPr>
            <w:r w:rsidRPr="002A0058">
              <w:rPr>
                <w:rFonts w:ascii="Courier New" w:eastAsia="Times New Roman" w:hAnsi="Courier New" w:cs="Courier New"/>
                <w:sz w:val="20"/>
                <w:szCs w:val="20"/>
              </w:rPr>
              <w:t>        //open new session</w:t>
            </w:r>
          </w:p>
          <w:p w:rsidR="002A0058" w:rsidRPr="002A0058" w:rsidRDefault="002A0058" w:rsidP="002A0058">
            <w:pPr>
              <w:spacing w:after="0" w:line="240" w:lineRule="auto"/>
              <w:rPr>
                <w:rFonts w:ascii="Times New Roman" w:eastAsia="Times New Roman" w:hAnsi="Times New Roman" w:cs="Times New Roman"/>
                <w:sz w:val="24"/>
                <w:szCs w:val="24"/>
              </w:rPr>
            </w:pPr>
            <w:r w:rsidRPr="002A0058">
              <w:rPr>
                <w:rFonts w:ascii="Courier New" w:eastAsia="Times New Roman" w:hAnsi="Courier New" w:cs="Courier New"/>
                <w:sz w:val="20"/>
                <w:szCs w:val="20"/>
              </w:rPr>
              <w:lastRenderedPageBreak/>
              <w:t>        Session newSession = sessionFactory.openSession();</w:t>
            </w:r>
          </w:p>
          <w:p w:rsidR="002A0058" w:rsidRPr="002A0058" w:rsidRDefault="002A0058" w:rsidP="002A0058">
            <w:pPr>
              <w:spacing w:after="0" w:line="240" w:lineRule="auto"/>
              <w:rPr>
                <w:rFonts w:ascii="Times New Roman" w:eastAsia="Times New Roman" w:hAnsi="Times New Roman" w:cs="Times New Roman"/>
                <w:sz w:val="24"/>
                <w:szCs w:val="24"/>
              </w:rPr>
            </w:pPr>
            <w:r w:rsidRPr="002A0058">
              <w:rPr>
                <w:rFonts w:ascii="Courier New" w:eastAsia="Times New Roman" w:hAnsi="Courier New" w:cs="Courier New"/>
                <w:sz w:val="20"/>
                <w:szCs w:val="20"/>
              </w:rPr>
              <w:t>        //perform db operations</w:t>
            </w:r>
          </w:p>
          <w:p w:rsidR="002A0058" w:rsidRPr="002A0058" w:rsidRDefault="002A0058" w:rsidP="002A0058">
            <w:pPr>
              <w:spacing w:after="0" w:line="240" w:lineRule="auto"/>
              <w:rPr>
                <w:rFonts w:ascii="Times New Roman" w:eastAsia="Times New Roman" w:hAnsi="Times New Roman" w:cs="Times New Roman"/>
                <w:sz w:val="24"/>
                <w:szCs w:val="24"/>
              </w:rPr>
            </w:pPr>
            <w:r w:rsidRPr="002A0058">
              <w:rPr>
                <w:rFonts w:ascii="Courier New" w:eastAsia="Times New Roman" w:hAnsi="Courier New" w:cs="Courier New"/>
                <w:sz w:val="20"/>
                <w:szCs w:val="20"/>
              </w:rPr>
              <w:t>        </w:t>
            </w:r>
            <w:r w:rsidRPr="002A0058">
              <w:rPr>
                <w:rFonts w:ascii="Times New Roman" w:eastAsia="Times New Roman" w:hAnsi="Times New Roman" w:cs="Times New Roman"/>
                <w:sz w:val="24"/>
                <w:szCs w:val="24"/>
              </w:rPr>
              <w:t> </w:t>
            </w:r>
          </w:p>
          <w:p w:rsidR="002A0058" w:rsidRPr="002A0058" w:rsidRDefault="002A0058" w:rsidP="002A0058">
            <w:pPr>
              <w:spacing w:after="0" w:line="240" w:lineRule="auto"/>
              <w:rPr>
                <w:rFonts w:ascii="Times New Roman" w:eastAsia="Times New Roman" w:hAnsi="Times New Roman" w:cs="Times New Roman"/>
                <w:sz w:val="24"/>
                <w:szCs w:val="24"/>
              </w:rPr>
            </w:pPr>
            <w:r w:rsidRPr="002A0058">
              <w:rPr>
                <w:rFonts w:ascii="Courier New" w:eastAsia="Times New Roman" w:hAnsi="Courier New" w:cs="Courier New"/>
                <w:sz w:val="20"/>
                <w:szCs w:val="20"/>
              </w:rPr>
              <w:t>        //close session</w:t>
            </w:r>
          </w:p>
          <w:p w:rsidR="002A0058" w:rsidRPr="002A0058" w:rsidRDefault="002A0058" w:rsidP="002A0058">
            <w:pPr>
              <w:spacing w:after="0" w:line="240" w:lineRule="auto"/>
              <w:rPr>
                <w:rFonts w:ascii="Times New Roman" w:eastAsia="Times New Roman" w:hAnsi="Times New Roman" w:cs="Times New Roman"/>
                <w:sz w:val="24"/>
                <w:szCs w:val="24"/>
              </w:rPr>
            </w:pPr>
            <w:r w:rsidRPr="002A0058">
              <w:rPr>
                <w:rFonts w:ascii="Courier New" w:eastAsia="Times New Roman" w:hAnsi="Courier New" w:cs="Courier New"/>
                <w:sz w:val="20"/>
                <w:szCs w:val="20"/>
              </w:rPr>
              <w:t>        newSession.close();</w:t>
            </w:r>
          </w:p>
          <w:p w:rsidR="002A0058" w:rsidRPr="002A0058" w:rsidRDefault="002A0058" w:rsidP="002A0058">
            <w:pPr>
              <w:spacing w:after="0" w:line="240" w:lineRule="auto"/>
              <w:rPr>
                <w:rFonts w:ascii="Times New Roman" w:eastAsia="Times New Roman" w:hAnsi="Times New Roman" w:cs="Times New Roman"/>
                <w:sz w:val="24"/>
                <w:szCs w:val="24"/>
              </w:rPr>
            </w:pPr>
            <w:r w:rsidRPr="002A0058">
              <w:rPr>
                <w:rFonts w:ascii="Courier New" w:eastAsia="Times New Roman" w:hAnsi="Courier New" w:cs="Courier New"/>
                <w:sz w:val="20"/>
                <w:szCs w:val="20"/>
              </w:rPr>
              <w:t>        </w:t>
            </w:r>
            <w:r w:rsidRPr="002A0058">
              <w:rPr>
                <w:rFonts w:ascii="Times New Roman" w:eastAsia="Times New Roman" w:hAnsi="Times New Roman" w:cs="Times New Roman"/>
                <w:sz w:val="24"/>
                <w:szCs w:val="24"/>
              </w:rPr>
              <w:t> </w:t>
            </w:r>
          </w:p>
          <w:p w:rsidR="002A0058" w:rsidRPr="002A0058" w:rsidRDefault="002A0058" w:rsidP="002A0058">
            <w:pPr>
              <w:spacing w:after="0" w:line="240" w:lineRule="auto"/>
              <w:rPr>
                <w:rFonts w:ascii="Times New Roman" w:eastAsia="Times New Roman" w:hAnsi="Times New Roman" w:cs="Times New Roman"/>
                <w:sz w:val="24"/>
                <w:szCs w:val="24"/>
              </w:rPr>
            </w:pPr>
            <w:r w:rsidRPr="002A0058">
              <w:rPr>
                <w:rFonts w:ascii="Courier New" w:eastAsia="Times New Roman" w:hAnsi="Courier New" w:cs="Courier New"/>
                <w:sz w:val="20"/>
                <w:szCs w:val="20"/>
              </w:rPr>
              <w:t>        //open stateless session</w:t>
            </w:r>
          </w:p>
          <w:p w:rsidR="002A0058" w:rsidRPr="002A0058" w:rsidRDefault="002A0058" w:rsidP="002A0058">
            <w:pPr>
              <w:spacing w:after="0" w:line="240" w:lineRule="auto"/>
              <w:rPr>
                <w:rFonts w:ascii="Times New Roman" w:eastAsia="Times New Roman" w:hAnsi="Times New Roman" w:cs="Times New Roman"/>
                <w:sz w:val="24"/>
                <w:szCs w:val="24"/>
              </w:rPr>
            </w:pPr>
            <w:r w:rsidRPr="002A0058">
              <w:rPr>
                <w:rFonts w:ascii="Courier New" w:eastAsia="Times New Roman" w:hAnsi="Courier New" w:cs="Courier New"/>
                <w:sz w:val="20"/>
                <w:szCs w:val="20"/>
              </w:rPr>
              <w:t>        StatelessSession statelessSession = sessionFactory.openStatelessSession();</w:t>
            </w:r>
          </w:p>
          <w:p w:rsidR="002A0058" w:rsidRPr="002A0058" w:rsidRDefault="002A0058" w:rsidP="002A0058">
            <w:pPr>
              <w:spacing w:after="0" w:line="240" w:lineRule="auto"/>
              <w:rPr>
                <w:rFonts w:ascii="Times New Roman" w:eastAsia="Times New Roman" w:hAnsi="Times New Roman" w:cs="Times New Roman"/>
                <w:sz w:val="24"/>
                <w:szCs w:val="24"/>
              </w:rPr>
            </w:pPr>
            <w:r w:rsidRPr="002A0058">
              <w:rPr>
                <w:rFonts w:ascii="Courier New" w:eastAsia="Times New Roman" w:hAnsi="Courier New" w:cs="Courier New"/>
                <w:sz w:val="20"/>
                <w:szCs w:val="20"/>
              </w:rPr>
              <w:t>        //perform stateless db operations</w:t>
            </w:r>
          </w:p>
          <w:p w:rsidR="002A0058" w:rsidRPr="002A0058" w:rsidRDefault="002A0058" w:rsidP="002A0058">
            <w:pPr>
              <w:spacing w:after="0" w:line="240" w:lineRule="auto"/>
              <w:rPr>
                <w:rFonts w:ascii="Times New Roman" w:eastAsia="Times New Roman" w:hAnsi="Times New Roman" w:cs="Times New Roman"/>
                <w:sz w:val="24"/>
                <w:szCs w:val="24"/>
              </w:rPr>
            </w:pPr>
            <w:r w:rsidRPr="002A0058">
              <w:rPr>
                <w:rFonts w:ascii="Courier New" w:eastAsia="Times New Roman" w:hAnsi="Courier New" w:cs="Courier New"/>
                <w:sz w:val="20"/>
                <w:szCs w:val="20"/>
              </w:rPr>
              <w:t>        </w:t>
            </w:r>
            <w:r w:rsidRPr="002A0058">
              <w:rPr>
                <w:rFonts w:ascii="Times New Roman" w:eastAsia="Times New Roman" w:hAnsi="Times New Roman" w:cs="Times New Roman"/>
                <w:sz w:val="24"/>
                <w:szCs w:val="24"/>
              </w:rPr>
              <w:t> </w:t>
            </w:r>
          </w:p>
          <w:p w:rsidR="002A0058" w:rsidRPr="002A0058" w:rsidRDefault="002A0058" w:rsidP="002A0058">
            <w:pPr>
              <w:spacing w:after="0" w:line="240" w:lineRule="auto"/>
              <w:rPr>
                <w:rFonts w:ascii="Times New Roman" w:eastAsia="Times New Roman" w:hAnsi="Times New Roman" w:cs="Times New Roman"/>
                <w:sz w:val="24"/>
                <w:szCs w:val="24"/>
              </w:rPr>
            </w:pPr>
            <w:r w:rsidRPr="002A0058">
              <w:rPr>
                <w:rFonts w:ascii="Courier New" w:eastAsia="Times New Roman" w:hAnsi="Courier New" w:cs="Courier New"/>
                <w:sz w:val="20"/>
                <w:szCs w:val="20"/>
              </w:rPr>
              <w:t>        //close session</w:t>
            </w:r>
          </w:p>
          <w:p w:rsidR="002A0058" w:rsidRPr="002A0058" w:rsidRDefault="002A0058" w:rsidP="002A0058">
            <w:pPr>
              <w:spacing w:after="0" w:line="240" w:lineRule="auto"/>
              <w:rPr>
                <w:rFonts w:ascii="Times New Roman" w:eastAsia="Times New Roman" w:hAnsi="Times New Roman" w:cs="Times New Roman"/>
                <w:sz w:val="24"/>
                <w:szCs w:val="24"/>
              </w:rPr>
            </w:pPr>
            <w:r w:rsidRPr="002A0058">
              <w:rPr>
                <w:rFonts w:ascii="Courier New" w:eastAsia="Times New Roman" w:hAnsi="Courier New" w:cs="Courier New"/>
                <w:sz w:val="20"/>
                <w:szCs w:val="20"/>
              </w:rPr>
              <w:t>        statelessSession.close();</w:t>
            </w:r>
          </w:p>
          <w:p w:rsidR="002A0058" w:rsidRPr="002A0058" w:rsidRDefault="002A0058" w:rsidP="002A0058">
            <w:pPr>
              <w:spacing w:after="0" w:line="240" w:lineRule="auto"/>
              <w:rPr>
                <w:rFonts w:ascii="Times New Roman" w:eastAsia="Times New Roman" w:hAnsi="Times New Roman" w:cs="Times New Roman"/>
                <w:sz w:val="24"/>
                <w:szCs w:val="24"/>
              </w:rPr>
            </w:pPr>
            <w:r w:rsidRPr="002A0058">
              <w:rPr>
                <w:rFonts w:ascii="Courier New" w:eastAsia="Times New Roman" w:hAnsi="Courier New" w:cs="Courier New"/>
                <w:sz w:val="20"/>
                <w:szCs w:val="20"/>
              </w:rPr>
              <w:t>        </w:t>
            </w:r>
            <w:r w:rsidRPr="002A0058">
              <w:rPr>
                <w:rFonts w:ascii="Times New Roman" w:eastAsia="Times New Roman" w:hAnsi="Times New Roman" w:cs="Times New Roman"/>
                <w:sz w:val="24"/>
                <w:szCs w:val="24"/>
              </w:rPr>
              <w:t> </w:t>
            </w:r>
          </w:p>
          <w:p w:rsidR="002A0058" w:rsidRPr="002A0058" w:rsidRDefault="002A0058" w:rsidP="002A0058">
            <w:pPr>
              <w:spacing w:after="0" w:line="240" w:lineRule="auto"/>
              <w:rPr>
                <w:rFonts w:ascii="Times New Roman" w:eastAsia="Times New Roman" w:hAnsi="Times New Roman" w:cs="Times New Roman"/>
                <w:sz w:val="24"/>
                <w:szCs w:val="24"/>
              </w:rPr>
            </w:pPr>
            <w:r w:rsidRPr="002A0058">
              <w:rPr>
                <w:rFonts w:ascii="Courier New" w:eastAsia="Times New Roman" w:hAnsi="Courier New" w:cs="Courier New"/>
                <w:sz w:val="20"/>
                <w:szCs w:val="20"/>
              </w:rPr>
              <w:t>        //close session factory</w:t>
            </w:r>
          </w:p>
          <w:p w:rsidR="002A0058" w:rsidRPr="002A0058" w:rsidRDefault="002A0058" w:rsidP="002A0058">
            <w:pPr>
              <w:spacing w:after="0" w:line="240" w:lineRule="auto"/>
              <w:rPr>
                <w:rFonts w:ascii="Times New Roman" w:eastAsia="Times New Roman" w:hAnsi="Times New Roman" w:cs="Times New Roman"/>
                <w:sz w:val="24"/>
                <w:szCs w:val="24"/>
              </w:rPr>
            </w:pPr>
            <w:r w:rsidRPr="002A0058">
              <w:rPr>
                <w:rFonts w:ascii="Courier New" w:eastAsia="Times New Roman" w:hAnsi="Courier New" w:cs="Courier New"/>
                <w:sz w:val="20"/>
                <w:szCs w:val="20"/>
              </w:rPr>
              <w:t>        sessionFactory.close();</w:t>
            </w:r>
          </w:p>
          <w:p w:rsidR="002A0058" w:rsidRPr="002A0058" w:rsidRDefault="002A0058" w:rsidP="002A0058">
            <w:pPr>
              <w:spacing w:after="0" w:line="240" w:lineRule="auto"/>
              <w:rPr>
                <w:rFonts w:ascii="Times New Roman" w:eastAsia="Times New Roman" w:hAnsi="Times New Roman" w:cs="Times New Roman"/>
                <w:sz w:val="24"/>
                <w:szCs w:val="24"/>
              </w:rPr>
            </w:pPr>
            <w:r w:rsidRPr="002A0058">
              <w:rPr>
                <w:rFonts w:ascii="Courier New" w:eastAsia="Times New Roman" w:hAnsi="Courier New" w:cs="Courier New"/>
                <w:sz w:val="20"/>
                <w:szCs w:val="20"/>
              </w:rPr>
              <w:t>        </w:t>
            </w:r>
            <w:r w:rsidRPr="002A0058">
              <w:rPr>
                <w:rFonts w:ascii="Times New Roman" w:eastAsia="Times New Roman" w:hAnsi="Times New Roman" w:cs="Times New Roman"/>
                <w:sz w:val="24"/>
                <w:szCs w:val="24"/>
              </w:rPr>
              <w:t> </w:t>
            </w:r>
          </w:p>
          <w:p w:rsidR="002A0058" w:rsidRPr="002A0058" w:rsidRDefault="002A0058" w:rsidP="002A0058">
            <w:pPr>
              <w:spacing w:after="0" w:line="240" w:lineRule="auto"/>
              <w:rPr>
                <w:rFonts w:ascii="Times New Roman" w:eastAsia="Times New Roman" w:hAnsi="Times New Roman" w:cs="Times New Roman"/>
                <w:sz w:val="24"/>
                <w:szCs w:val="24"/>
              </w:rPr>
            </w:pPr>
            <w:r w:rsidRPr="002A0058">
              <w:rPr>
                <w:rFonts w:ascii="Courier New" w:eastAsia="Times New Roman" w:hAnsi="Courier New" w:cs="Courier New"/>
                <w:sz w:val="20"/>
                <w:szCs w:val="20"/>
              </w:rPr>
              <w:t>    }</w:t>
            </w:r>
          </w:p>
          <w:p w:rsidR="002A0058" w:rsidRPr="002A0058" w:rsidRDefault="002A0058" w:rsidP="002A0058">
            <w:pPr>
              <w:spacing w:after="0" w:line="240" w:lineRule="auto"/>
              <w:rPr>
                <w:rFonts w:ascii="Times New Roman" w:eastAsia="Times New Roman" w:hAnsi="Times New Roman" w:cs="Times New Roman"/>
                <w:sz w:val="24"/>
                <w:szCs w:val="24"/>
              </w:rPr>
            </w:pPr>
            <w:r w:rsidRPr="002A0058">
              <w:rPr>
                <w:rFonts w:ascii="Times New Roman" w:eastAsia="Times New Roman" w:hAnsi="Times New Roman" w:cs="Times New Roman"/>
                <w:sz w:val="24"/>
                <w:szCs w:val="24"/>
              </w:rPr>
              <w:t> </w:t>
            </w:r>
          </w:p>
          <w:p w:rsidR="002A0058" w:rsidRPr="002A0058" w:rsidRDefault="002A0058" w:rsidP="002A0058">
            <w:pPr>
              <w:spacing w:after="0" w:line="240" w:lineRule="auto"/>
              <w:rPr>
                <w:rFonts w:ascii="Times New Roman" w:eastAsia="Times New Roman" w:hAnsi="Times New Roman" w:cs="Times New Roman"/>
                <w:sz w:val="24"/>
                <w:szCs w:val="24"/>
              </w:rPr>
            </w:pPr>
            <w:r w:rsidRPr="002A0058">
              <w:rPr>
                <w:rFonts w:ascii="Courier New" w:eastAsia="Times New Roman" w:hAnsi="Courier New" w:cs="Courier New"/>
                <w:sz w:val="20"/>
                <w:szCs w:val="20"/>
              </w:rPr>
              <w:t>}</w:t>
            </w:r>
          </w:p>
        </w:tc>
      </w:tr>
    </w:tbl>
    <w:p w:rsidR="002A0058" w:rsidRDefault="002A0058" w:rsidP="004F5092">
      <w:pPr>
        <w:rPr>
          <w:rFonts w:ascii="Verdana" w:hAnsi="Verdana"/>
          <w:sz w:val="18"/>
          <w:szCs w:val="18"/>
        </w:rPr>
      </w:pPr>
    </w:p>
    <w:p w:rsidR="004F5092" w:rsidRDefault="004F5092" w:rsidP="004F5092">
      <w:pPr>
        <w:rPr>
          <w:rFonts w:ascii="Courier New" w:hAnsi="Courier New" w:cs="Courier New"/>
          <w:color w:val="008080"/>
          <w:sz w:val="20"/>
          <w:lang w:bidi="hi-IN"/>
        </w:rPr>
      </w:pPr>
    </w:p>
    <w:p w:rsidR="004F5092" w:rsidRDefault="004F5092" w:rsidP="008F0F18">
      <w:pPr>
        <w:shd w:val="clear" w:color="auto" w:fill="FFFFFF"/>
        <w:autoSpaceDN w:val="0"/>
        <w:spacing w:before="100" w:beforeAutospacing="1" w:after="100" w:afterAutospacing="1" w:line="360" w:lineRule="atLeast"/>
        <w:outlineLvl w:val="1"/>
        <w:rPr>
          <w:rFonts w:ascii="Arial" w:eastAsia="Times New Roman" w:hAnsi="Arial" w:cs="Arial"/>
          <w:b/>
          <w:bCs/>
          <w:sz w:val="36"/>
          <w:szCs w:val="36"/>
          <w:lang w:eastAsia="en-GB" w:bidi="hi-IN"/>
        </w:rPr>
      </w:pPr>
      <w:r>
        <w:rPr>
          <w:rFonts w:ascii="Arial" w:eastAsia="Times New Roman" w:hAnsi="Arial" w:cs="Arial"/>
          <w:b/>
          <w:bCs/>
          <w:sz w:val="36"/>
          <w:szCs w:val="36"/>
          <w:lang w:eastAsia="en-GB" w:bidi="hi-IN"/>
        </w:rPr>
        <w:t>Hibernate Merge</w:t>
      </w:r>
    </w:p>
    <w:p w:rsidR="004F5092" w:rsidRDefault="004F5092" w:rsidP="004F5092">
      <w:pPr>
        <w:shd w:val="clear" w:color="auto" w:fill="FFFFFF"/>
        <w:spacing w:before="100" w:beforeAutospacing="1" w:after="100" w:afterAutospacing="1" w:line="360" w:lineRule="atLeast"/>
        <w:rPr>
          <w:rFonts w:ascii="Arial" w:eastAsia="Times New Roman" w:hAnsi="Arial" w:cs="Arial"/>
          <w:sz w:val="20"/>
          <w:szCs w:val="20"/>
          <w:lang w:eastAsia="en-GB" w:bidi="hi-IN"/>
        </w:rPr>
      </w:pPr>
      <w:r>
        <w:rPr>
          <w:rFonts w:ascii="Arial" w:eastAsia="Times New Roman" w:hAnsi="Arial" w:cs="Arial"/>
          <w:sz w:val="20"/>
          <w:lang w:eastAsia="en-GB" w:bidi="hi-IN"/>
        </w:rPr>
        <w:t xml:space="preserve">In this section, you will learn about </w:t>
      </w:r>
      <w:r>
        <w:rPr>
          <w:rFonts w:ascii="Arial" w:eastAsia="Times New Roman" w:hAnsi="Arial" w:cs="Arial"/>
          <w:i/>
          <w:iCs/>
          <w:sz w:val="20"/>
          <w:lang w:eastAsia="en-GB" w:bidi="hi-IN"/>
        </w:rPr>
        <w:t xml:space="preserve">merge( ) </w:t>
      </w:r>
      <w:r>
        <w:rPr>
          <w:rFonts w:ascii="Arial" w:eastAsia="Times New Roman" w:hAnsi="Arial" w:cs="Arial"/>
          <w:sz w:val="20"/>
          <w:lang w:eastAsia="en-GB" w:bidi="hi-IN"/>
        </w:rPr>
        <w:t xml:space="preserve">method of Hibernate. Also the Difference between </w:t>
      </w:r>
      <w:r>
        <w:rPr>
          <w:rFonts w:ascii="Arial" w:eastAsia="Times New Roman" w:hAnsi="Arial" w:cs="Arial"/>
          <w:i/>
          <w:iCs/>
          <w:sz w:val="20"/>
          <w:lang w:eastAsia="en-GB" w:bidi="hi-IN"/>
        </w:rPr>
        <w:t xml:space="preserve">merge( ) </w:t>
      </w:r>
      <w:r>
        <w:rPr>
          <w:rFonts w:ascii="Arial" w:eastAsia="Times New Roman" w:hAnsi="Arial" w:cs="Arial"/>
          <w:sz w:val="20"/>
          <w:lang w:eastAsia="en-GB" w:bidi="hi-IN"/>
        </w:rPr>
        <w:t xml:space="preserve">and </w:t>
      </w:r>
      <w:r>
        <w:rPr>
          <w:rFonts w:ascii="Arial" w:eastAsia="Times New Roman" w:hAnsi="Arial" w:cs="Arial"/>
          <w:i/>
          <w:iCs/>
          <w:sz w:val="20"/>
          <w:lang w:eastAsia="en-GB" w:bidi="hi-IN"/>
        </w:rPr>
        <w:t xml:space="preserve">update( ) </w:t>
      </w:r>
      <w:r>
        <w:rPr>
          <w:rFonts w:ascii="Arial" w:eastAsia="Times New Roman" w:hAnsi="Arial" w:cs="Arial"/>
          <w:sz w:val="20"/>
          <w:lang w:eastAsia="en-GB" w:bidi="hi-IN"/>
        </w:rPr>
        <w:t>methods.</w:t>
      </w:r>
    </w:p>
    <w:p w:rsidR="004F5092" w:rsidRDefault="004F5092" w:rsidP="004F5092">
      <w:pPr>
        <w:shd w:val="clear" w:color="auto" w:fill="FFFFFF"/>
        <w:spacing w:before="100" w:beforeAutospacing="1" w:after="100" w:afterAutospacing="1" w:line="360" w:lineRule="atLeast"/>
        <w:rPr>
          <w:rFonts w:ascii="Arial" w:eastAsia="Times New Roman" w:hAnsi="Arial" w:cs="Arial"/>
          <w:sz w:val="20"/>
          <w:lang w:eastAsia="en-GB" w:bidi="hi-IN"/>
        </w:rPr>
      </w:pPr>
      <w:r>
        <w:rPr>
          <w:rFonts w:ascii="Arial" w:eastAsia="Times New Roman" w:hAnsi="Arial" w:cs="Arial"/>
          <w:sz w:val="20"/>
          <w:lang w:eastAsia="en-GB" w:bidi="hi-IN"/>
        </w:rPr>
        <w:t xml:space="preserve">In Hibernate, a session can not hold two duplicate Persistence Object , means (in a session) two persistence object of same class can not represent the same row. It also assures that two detached object can not represent the same row. </w:t>
      </w:r>
    </w:p>
    <w:p w:rsidR="004F5092" w:rsidRDefault="004F5092" w:rsidP="004F5092">
      <w:pPr>
        <w:shd w:val="clear" w:color="auto" w:fill="FFFFFF"/>
        <w:spacing w:before="100" w:beforeAutospacing="1" w:after="100" w:afterAutospacing="1" w:line="360" w:lineRule="atLeast"/>
        <w:rPr>
          <w:rFonts w:ascii="Arial" w:eastAsia="Times New Roman" w:hAnsi="Arial" w:cs="Arial"/>
          <w:sz w:val="20"/>
          <w:lang w:eastAsia="en-GB" w:bidi="hi-IN"/>
        </w:rPr>
      </w:pPr>
      <w:r>
        <w:rPr>
          <w:rFonts w:ascii="Arial" w:eastAsia="Times New Roman" w:hAnsi="Arial" w:cs="Arial"/>
          <w:b/>
          <w:bCs/>
          <w:sz w:val="20"/>
          <w:lang w:eastAsia="en-GB" w:bidi="hi-IN"/>
        </w:rPr>
        <w:t>What is detached object ?</w:t>
      </w:r>
    </w:p>
    <w:p w:rsidR="004F5092" w:rsidRDefault="004F5092" w:rsidP="004F5092">
      <w:pPr>
        <w:shd w:val="clear" w:color="auto" w:fill="FFFFFF"/>
        <w:spacing w:before="100" w:beforeAutospacing="1" w:after="100" w:afterAutospacing="1" w:line="360" w:lineRule="atLeast"/>
        <w:rPr>
          <w:rFonts w:ascii="Arial" w:eastAsia="Times New Roman" w:hAnsi="Arial" w:cs="Arial"/>
          <w:sz w:val="20"/>
          <w:lang w:eastAsia="en-GB" w:bidi="hi-IN"/>
        </w:rPr>
      </w:pPr>
      <w:r>
        <w:rPr>
          <w:rFonts w:ascii="Arial" w:eastAsia="Times New Roman" w:hAnsi="Arial" w:cs="Arial"/>
          <w:sz w:val="20"/>
          <w:lang w:eastAsia="en-GB" w:bidi="hi-IN"/>
        </w:rPr>
        <w:t xml:space="preserve">A new </w:t>
      </w:r>
      <w:r>
        <w:rPr>
          <w:rFonts w:ascii="Arial" w:eastAsia="Times New Roman" w:hAnsi="Arial" w:cs="Arial"/>
          <w:i/>
          <w:iCs/>
          <w:sz w:val="20"/>
          <w:lang w:eastAsia="en-GB" w:bidi="hi-IN"/>
        </w:rPr>
        <w:t>persistence class</w:t>
      </w:r>
      <w:r>
        <w:rPr>
          <w:rFonts w:ascii="Arial" w:eastAsia="Times New Roman" w:hAnsi="Arial" w:cs="Arial"/>
          <w:sz w:val="20"/>
          <w:lang w:eastAsia="en-GB" w:bidi="hi-IN"/>
        </w:rPr>
        <w:t xml:space="preserve"> instance, which is not related to a </w:t>
      </w:r>
      <w:r>
        <w:rPr>
          <w:rFonts w:ascii="Arial" w:eastAsia="Times New Roman" w:hAnsi="Arial" w:cs="Arial"/>
          <w:i/>
          <w:iCs/>
          <w:sz w:val="20"/>
          <w:lang w:eastAsia="en-GB" w:bidi="hi-IN"/>
        </w:rPr>
        <w:t>Session</w:t>
      </w:r>
      <w:r>
        <w:rPr>
          <w:rFonts w:ascii="Arial" w:eastAsia="Times New Roman" w:hAnsi="Arial" w:cs="Arial"/>
          <w:sz w:val="20"/>
          <w:lang w:eastAsia="en-GB" w:bidi="hi-IN"/>
        </w:rPr>
        <w:t xml:space="preserve"> and has not contained any value representing row of a database table and also have not contained any identifier value, is considered as </w:t>
      </w:r>
      <w:r>
        <w:rPr>
          <w:rFonts w:ascii="Arial" w:eastAsia="Times New Roman" w:hAnsi="Arial" w:cs="Arial"/>
          <w:b/>
          <w:bCs/>
          <w:sz w:val="20"/>
          <w:lang w:eastAsia="en-GB" w:bidi="hi-IN"/>
        </w:rPr>
        <w:t>transient</w:t>
      </w:r>
      <w:r>
        <w:rPr>
          <w:rFonts w:ascii="Arial" w:eastAsia="Times New Roman" w:hAnsi="Arial" w:cs="Arial"/>
          <w:sz w:val="20"/>
          <w:lang w:eastAsia="en-GB" w:bidi="hi-IN"/>
        </w:rPr>
        <w:t xml:space="preserve"> by </w:t>
      </w:r>
      <w:r>
        <w:rPr>
          <w:rFonts w:ascii="Arial" w:eastAsia="Times New Roman" w:hAnsi="Arial" w:cs="Arial"/>
          <w:i/>
          <w:iCs/>
          <w:sz w:val="20"/>
          <w:lang w:eastAsia="en-GB" w:bidi="hi-IN"/>
        </w:rPr>
        <w:t>Hibernate</w:t>
      </w:r>
      <w:r>
        <w:rPr>
          <w:rFonts w:ascii="Arial" w:eastAsia="Times New Roman" w:hAnsi="Arial" w:cs="Arial"/>
          <w:sz w:val="20"/>
          <w:lang w:eastAsia="en-GB" w:bidi="hi-IN"/>
        </w:rPr>
        <w:t>.</w:t>
      </w:r>
    </w:p>
    <w:p w:rsidR="004F5092" w:rsidRDefault="004F5092" w:rsidP="004F5092">
      <w:pPr>
        <w:pBdr>
          <w:top w:val="single" w:sz="6" w:space="0" w:color="888888"/>
          <w:left w:val="single" w:sz="6" w:space="0" w:color="888888"/>
          <w:bottom w:val="single" w:sz="6" w:space="0" w:color="888888"/>
          <w:right w:val="single" w:sz="6" w:space="0" w:color="88888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urier New" w:eastAsia="Times New Roman" w:hAnsi="Courier New" w:cs="Courier New"/>
          <w:sz w:val="20"/>
          <w:lang w:eastAsia="en-GB" w:bidi="hi-IN"/>
        </w:rPr>
      </w:pPr>
      <w:r>
        <w:rPr>
          <w:rFonts w:ascii="Courier New" w:eastAsia="Times New Roman" w:hAnsi="Courier New" w:cs="Courier New"/>
          <w:sz w:val="20"/>
          <w:lang w:eastAsia="en-GB" w:bidi="hi-IN"/>
        </w:rPr>
        <w:t>Student student=new Student();</w:t>
      </w:r>
    </w:p>
    <w:p w:rsidR="004F5092" w:rsidRDefault="004F5092" w:rsidP="004F5092">
      <w:pPr>
        <w:pBdr>
          <w:top w:val="single" w:sz="6" w:space="0" w:color="888888"/>
          <w:left w:val="single" w:sz="6" w:space="0" w:color="888888"/>
          <w:bottom w:val="single" w:sz="6" w:space="0" w:color="888888"/>
          <w:right w:val="single" w:sz="6" w:space="0" w:color="88888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urier New" w:eastAsia="Times New Roman" w:hAnsi="Courier New" w:cs="Courier New"/>
          <w:sz w:val="20"/>
          <w:lang w:eastAsia="en-GB" w:bidi="hi-IN"/>
        </w:rPr>
      </w:pPr>
      <w:r>
        <w:rPr>
          <w:rFonts w:ascii="Courier New" w:eastAsia="Times New Roman" w:hAnsi="Courier New" w:cs="Courier New"/>
          <w:sz w:val="20"/>
          <w:lang w:eastAsia="en-GB" w:bidi="hi-IN"/>
        </w:rPr>
        <w:t>student.setName("Rajesh"); // student is in transient state</w:t>
      </w:r>
    </w:p>
    <w:p w:rsidR="004F5092" w:rsidRDefault="004F5092" w:rsidP="004F5092">
      <w:pPr>
        <w:shd w:val="clear" w:color="auto" w:fill="FFFFFF"/>
        <w:spacing w:before="100" w:beforeAutospacing="1" w:after="100" w:afterAutospacing="1" w:line="360" w:lineRule="atLeast"/>
        <w:rPr>
          <w:rFonts w:ascii="Arial" w:eastAsia="Times New Roman" w:hAnsi="Arial" w:cs="Arial"/>
          <w:sz w:val="20"/>
          <w:lang w:eastAsia="en-GB" w:bidi="hi-IN"/>
        </w:rPr>
      </w:pPr>
      <w:r>
        <w:rPr>
          <w:rFonts w:ascii="Arial" w:eastAsia="Times New Roman" w:hAnsi="Arial" w:cs="Arial"/>
          <w:sz w:val="20"/>
          <w:lang w:eastAsia="en-GB" w:bidi="hi-IN"/>
        </w:rPr>
        <w:lastRenderedPageBreak/>
        <w:t xml:space="preserve">While a </w:t>
      </w:r>
      <w:r>
        <w:rPr>
          <w:rFonts w:ascii="Arial" w:eastAsia="Times New Roman" w:hAnsi="Arial" w:cs="Arial"/>
          <w:b/>
          <w:bCs/>
          <w:sz w:val="20"/>
          <w:lang w:eastAsia="en-GB" w:bidi="hi-IN"/>
        </w:rPr>
        <w:t>persistence instance</w:t>
      </w:r>
      <w:r>
        <w:rPr>
          <w:rFonts w:ascii="Arial" w:eastAsia="Times New Roman" w:hAnsi="Arial" w:cs="Arial"/>
          <w:sz w:val="20"/>
          <w:lang w:eastAsia="en-GB" w:bidi="hi-IN"/>
        </w:rPr>
        <w:t xml:space="preserve"> , represents a row / rows in the database table and contains an identifier value. Also it is associated with </w:t>
      </w:r>
      <w:r>
        <w:rPr>
          <w:rFonts w:ascii="Arial" w:eastAsia="Times New Roman" w:hAnsi="Arial" w:cs="Arial"/>
          <w:i/>
          <w:iCs/>
          <w:sz w:val="20"/>
          <w:lang w:eastAsia="en-GB" w:bidi="hi-IN"/>
        </w:rPr>
        <w:t>Session.</w:t>
      </w:r>
    </w:p>
    <w:p w:rsidR="004F5092" w:rsidRDefault="004F5092" w:rsidP="004F5092">
      <w:pPr>
        <w:pBdr>
          <w:top w:val="single" w:sz="6" w:space="0" w:color="888888"/>
          <w:left w:val="single" w:sz="6" w:space="0" w:color="888888"/>
          <w:bottom w:val="single" w:sz="6" w:space="0" w:color="888888"/>
          <w:right w:val="single" w:sz="6" w:space="0" w:color="88888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urier New" w:eastAsia="Times New Roman" w:hAnsi="Courier New" w:cs="Courier New"/>
          <w:sz w:val="20"/>
          <w:lang w:eastAsia="en-GB" w:bidi="hi-IN"/>
        </w:rPr>
      </w:pPr>
      <w:r>
        <w:rPr>
          <w:rFonts w:ascii="Courier New" w:eastAsia="Times New Roman" w:hAnsi="Courier New" w:cs="Courier New"/>
          <w:sz w:val="20"/>
          <w:lang w:eastAsia="en-GB" w:bidi="hi-IN"/>
        </w:rPr>
        <w:t>Long id = (Long) session.save(student);</w:t>
      </w:r>
    </w:p>
    <w:p w:rsidR="004F5092" w:rsidRDefault="004F5092" w:rsidP="004F5092">
      <w:pPr>
        <w:pBdr>
          <w:top w:val="single" w:sz="6" w:space="0" w:color="888888"/>
          <w:left w:val="single" w:sz="6" w:space="0" w:color="888888"/>
          <w:bottom w:val="single" w:sz="6" w:space="0" w:color="888888"/>
          <w:right w:val="single" w:sz="6" w:space="0" w:color="88888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urier New" w:eastAsia="Times New Roman" w:hAnsi="Courier New" w:cs="Courier New"/>
          <w:sz w:val="20"/>
          <w:lang w:eastAsia="en-GB" w:bidi="hi-IN"/>
        </w:rPr>
      </w:pPr>
      <w:r>
        <w:rPr>
          <w:rFonts w:ascii="Courier New" w:eastAsia="Times New Roman" w:hAnsi="Courier New" w:cs="Courier New"/>
          <w:sz w:val="20"/>
          <w:lang w:eastAsia="en-GB" w:bidi="hi-IN"/>
        </w:rPr>
        <w:t>// person is now in a persistent state</w:t>
      </w:r>
    </w:p>
    <w:p w:rsidR="004F5092" w:rsidRDefault="004F5092" w:rsidP="004F5092">
      <w:pPr>
        <w:shd w:val="clear" w:color="auto" w:fill="FFFFFF"/>
        <w:spacing w:before="100" w:beforeAutospacing="1" w:after="100" w:afterAutospacing="1" w:line="360" w:lineRule="atLeast"/>
        <w:rPr>
          <w:rFonts w:ascii="Arial" w:eastAsia="Times New Roman" w:hAnsi="Arial" w:cs="Arial"/>
          <w:sz w:val="20"/>
          <w:lang w:eastAsia="en-GB" w:bidi="hi-IN"/>
        </w:rPr>
      </w:pPr>
      <w:r>
        <w:rPr>
          <w:rFonts w:ascii="Arial" w:eastAsia="Times New Roman" w:hAnsi="Arial" w:cs="Arial"/>
          <w:sz w:val="20"/>
          <w:lang w:eastAsia="en-GB" w:bidi="hi-IN"/>
        </w:rPr>
        <w:t xml:space="preserve">You can convert  </w:t>
      </w:r>
      <w:r>
        <w:rPr>
          <w:rFonts w:ascii="Arial" w:eastAsia="Times New Roman" w:hAnsi="Arial" w:cs="Arial"/>
          <w:i/>
          <w:iCs/>
          <w:sz w:val="20"/>
          <w:lang w:eastAsia="en-GB" w:bidi="hi-IN"/>
        </w:rPr>
        <w:t>transient</w:t>
      </w:r>
      <w:r>
        <w:rPr>
          <w:rFonts w:ascii="Arial" w:eastAsia="Times New Roman" w:hAnsi="Arial" w:cs="Arial"/>
          <w:sz w:val="20"/>
          <w:lang w:eastAsia="en-GB" w:bidi="hi-IN"/>
        </w:rPr>
        <w:t xml:space="preserve"> instance into </w:t>
      </w:r>
      <w:r>
        <w:rPr>
          <w:rFonts w:ascii="Arial" w:eastAsia="Times New Roman" w:hAnsi="Arial" w:cs="Arial"/>
          <w:i/>
          <w:iCs/>
          <w:sz w:val="20"/>
          <w:lang w:eastAsia="en-GB" w:bidi="hi-IN"/>
        </w:rPr>
        <w:t>persistence</w:t>
      </w:r>
      <w:r>
        <w:rPr>
          <w:rFonts w:ascii="Arial" w:eastAsia="Times New Roman" w:hAnsi="Arial" w:cs="Arial"/>
          <w:sz w:val="20"/>
          <w:lang w:eastAsia="en-GB" w:bidi="hi-IN"/>
        </w:rPr>
        <w:t xml:space="preserve"> by associating it with a </w:t>
      </w:r>
      <w:r>
        <w:rPr>
          <w:rFonts w:ascii="Arial" w:eastAsia="Times New Roman" w:hAnsi="Arial" w:cs="Arial"/>
          <w:i/>
          <w:iCs/>
          <w:sz w:val="20"/>
          <w:lang w:eastAsia="en-GB" w:bidi="hi-IN"/>
        </w:rPr>
        <w:t>Session</w:t>
      </w:r>
      <w:r>
        <w:rPr>
          <w:rFonts w:ascii="Arial" w:eastAsia="Times New Roman" w:hAnsi="Arial" w:cs="Arial"/>
          <w:sz w:val="20"/>
          <w:lang w:eastAsia="en-GB" w:bidi="hi-IN"/>
        </w:rPr>
        <w:t>.</w:t>
      </w:r>
    </w:p>
    <w:p w:rsidR="004F5092" w:rsidRDefault="004F5092" w:rsidP="004F5092">
      <w:pPr>
        <w:shd w:val="clear" w:color="auto" w:fill="FFFFFF"/>
        <w:spacing w:before="100" w:beforeAutospacing="1" w:after="100" w:afterAutospacing="1" w:line="360" w:lineRule="atLeast"/>
        <w:rPr>
          <w:rFonts w:ascii="Arial" w:eastAsia="Times New Roman" w:hAnsi="Arial" w:cs="Arial"/>
          <w:sz w:val="20"/>
          <w:lang w:eastAsia="en-GB" w:bidi="hi-IN"/>
        </w:rPr>
      </w:pPr>
      <w:r>
        <w:rPr>
          <w:rFonts w:ascii="Arial" w:eastAsia="Times New Roman" w:hAnsi="Arial" w:cs="Arial"/>
          <w:sz w:val="20"/>
          <w:lang w:eastAsia="en-GB" w:bidi="hi-IN"/>
        </w:rPr>
        <w:t>Now after closing the Hibernate Session, the persistent instance will become a</w:t>
      </w:r>
      <w:r>
        <w:rPr>
          <w:rFonts w:ascii="Arial" w:eastAsia="Times New Roman" w:hAnsi="Arial" w:cs="Arial"/>
          <w:b/>
          <w:bCs/>
          <w:sz w:val="20"/>
          <w:lang w:eastAsia="en-GB" w:bidi="hi-IN"/>
        </w:rPr>
        <w:t xml:space="preserve"> detached instance or object.</w:t>
      </w:r>
    </w:p>
    <w:p w:rsidR="004F5092" w:rsidRDefault="004F5092" w:rsidP="004F5092">
      <w:pPr>
        <w:pBdr>
          <w:top w:val="single" w:sz="6" w:space="0" w:color="888888"/>
          <w:left w:val="single" w:sz="6" w:space="0" w:color="888888"/>
          <w:bottom w:val="single" w:sz="6" w:space="0" w:color="888888"/>
          <w:right w:val="single" w:sz="6" w:space="0" w:color="88888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urier New" w:eastAsia="Times New Roman" w:hAnsi="Courier New" w:cs="Courier New"/>
          <w:sz w:val="20"/>
          <w:lang w:eastAsia="en-GB" w:bidi="hi-IN"/>
        </w:rPr>
      </w:pPr>
      <w:r>
        <w:rPr>
          <w:rFonts w:ascii="Courier New" w:eastAsia="Times New Roman" w:hAnsi="Courier New" w:cs="Courier New"/>
          <w:sz w:val="20"/>
          <w:lang w:eastAsia="en-GB" w:bidi="hi-IN"/>
        </w:rPr>
        <w:t>session.close();</w:t>
      </w:r>
    </w:p>
    <w:p w:rsidR="004F5092" w:rsidRDefault="004F5092" w:rsidP="004F5092">
      <w:pPr>
        <w:pBdr>
          <w:top w:val="single" w:sz="6" w:space="0" w:color="888888"/>
          <w:left w:val="single" w:sz="6" w:space="0" w:color="888888"/>
          <w:bottom w:val="single" w:sz="6" w:space="0" w:color="888888"/>
          <w:right w:val="single" w:sz="6" w:space="0" w:color="88888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urier New" w:eastAsia="Times New Roman" w:hAnsi="Courier New" w:cs="Courier New"/>
          <w:sz w:val="20"/>
          <w:lang w:eastAsia="en-GB" w:bidi="hi-IN"/>
        </w:rPr>
      </w:pPr>
      <w:r>
        <w:rPr>
          <w:rFonts w:ascii="Courier New" w:eastAsia="Times New Roman" w:hAnsi="Courier New" w:cs="Courier New"/>
          <w:sz w:val="20"/>
          <w:lang w:eastAsia="en-GB" w:bidi="hi-IN"/>
        </w:rPr>
        <w:t>//student is now become detached object or instance</w:t>
      </w:r>
    </w:p>
    <w:p w:rsidR="004F5092" w:rsidRDefault="004F5092" w:rsidP="004F5092">
      <w:pPr>
        <w:pStyle w:val="ListParagraph"/>
        <w:numPr>
          <w:ilvl w:val="0"/>
          <w:numId w:val="28"/>
        </w:numPr>
        <w:shd w:val="clear" w:color="auto" w:fill="FFFFFF"/>
        <w:autoSpaceDN w:val="0"/>
        <w:spacing w:before="100" w:beforeAutospacing="1" w:after="100" w:afterAutospacing="1" w:line="360" w:lineRule="atLeast"/>
        <w:outlineLvl w:val="2"/>
        <w:rPr>
          <w:rFonts w:ascii="Arial" w:eastAsia="Times New Roman" w:hAnsi="Arial" w:cs="Arial"/>
          <w:b/>
          <w:bCs/>
          <w:sz w:val="27"/>
          <w:szCs w:val="27"/>
          <w:lang w:eastAsia="en-GB" w:bidi="hi-IN"/>
        </w:rPr>
      </w:pPr>
      <w:r>
        <w:rPr>
          <w:rFonts w:ascii="Arial" w:eastAsia="Times New Roman" w:hAnsi="Arial" w:cs="Arial"/>
          <w:b/>
          <w:bCs/>
          <w:sz w:val="27"/>
          <w:szCs w:val="27"/>
          <w:lang w:eastAsia="en-GB" w:bidi="hi-IN"/>
        </w:rPr>
        <w:t>merge( ) method</w:t>
      </w:r>
    </w:p>
    <w:p w:rsidR="004F5092" w:rsidRDefault="004F5092" w:rsidP="004F5092">
      <w:pPr>
        <w:shd w:val="clear" w:color="auto" w:fill="FFFFFF"/>
        <w:spacing w:before="100" w:beforeAutospacing="1" w:after="100" w:afterAutospacing="1" w:line="360" w:lineRule="atLeast"/>
        <w:rPr>
          <w:rFonts w:ascii="Arial" w:eastAsia="Times New Roman" w:hAnsi="Arial" w:cs="Arial"/>
          <w:sz w:val="20"/>
          <w:szCs w:val="20"/>
          <w:lang w:eastAsia="en-GB" w:bidi="hi-IN"/>
        </w:rPr>
      </w:pPr>
      <w:r>
        <w:rPr>
          <w:rFonts w:ascii="Arial" w:eastAsia="Times New Roman" w:hAnsi="Arial" w:cs="Arial"/>
          <w:sz w:val="20"/>
          <w:lang w:eastAsia="en-GB" w:bidi="hi-IN"/>
        </w:rPr>
        <w:t xml:space="preserve">As stated above, a session in Hibernate can not hold two duplicate Persistence Object , means means (in a session) two persistence object of same class can not represent the same row. It also assures that two detached object can not represent the same row. </w:t>
      </w:r>
    </w:p>
    <w:p w:rsidR="004F5092" w:rsidRDefault="004F5092" w:rsidP="004F5092">
      <w:pPr>
        <w:shd w:val="clear" w:color="auto" w:fill="FFFFFF"/>
        <w:spacing w:before="100" w:beforeAutospacing="1" w:after="100" w:afterAutospacing="1" w:line="360" w:lineRule="atLeast"/>
        <w:rPr>
          <w:rFonts w:ascii="Arial" w:eastAsia="Times New Roman" w:hAnsi="Arial" w:cs="Arial"/>
          <w:sz w:val="20"/>
          <w:lang w:eastAsia="en-GB" w:bidi="hi-IN"/>
        </w:rPr>
      </w:pPr>
      <w:r>
        <w:rPr>
          <w:rFonts w:ascii="Arial" w:eastAsia="Times New Roman" w:hAnsi="Arial" w:cs="Arial"/>
          <w:sz w:val="20"/>
          <w:lang w:eastAsia="en-GB" w:bidi="hi-IN"/>
        </w:rPr>
        <w:t>Consider the below code :</w:t>
      </w:r>
    </w:p>
    <w:p w:rsidR="004F5092" w:rsidRDefault="004F5092" w:rsidP="004F5092">
      <w:pPr>
        <w:pBdr>
          <w:top w:val="single" w:sz="6" w:space="0" w:color="888888"/>
          <w:left w:val="single" w:sz="6" w:space="0" w:color="888888"/>
          <w:bottom w:val="single" w:sz="6" w:space="0" w:color="888888"/>
          <w:right w:val="single" w:sz="6" w:space="0" w:color="88888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urier New" w:eastAsia="Times New Roman" w:hAnsi="Courier New" w:cs="Courier New"/>
          <w:sz w:val="20"/>
          <w:lang w:eastAsia="en-GB" w:bidi="hi-IN"/>
        </w:rPr>
      </w:pPr>
      <w:r>
        <w:rPr>
          <w:rFonts w:ascii="Courier New" w:eastAsia="Times New Roman" w:hAnsi="Courier New" w:cs="Courier New"/>
          <w:sz w:val="20"/>
          <w:lang w:eastAsia="en-GB" w:bidi="hi-IN"/>
        </w:rPr>
        <w:t>Session session = sessionFactory.openSession();</w:t>
      </w:r>
    </w:p>
    <w:p w:rsidR="004F5092" w:rsidRDefault="004F5092" w:rsidP="004F5092">
      <w:pPr>
        <w:pBdr>
          <w:top w:val="single" w:sz="6" w:space="0" w:color="888888"/>
          <w:left w:val="single" w:sz="6" w:space="0" w:color="888888"/>
          <w:bottom w:val="single" w:sz="6" w:space="0" w:color="888888"/>
          <w:right w:val="single" w:sz="6" w:space="0" w:color="88888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urier New" w:eastAsia="Times New Roman" w:hAnsi="Courier New" w:cs="Courier New"/>
          <w:sz w:val="20"/>
          <w:lang w:eastAsia="en-GB" w:bidi="hi-IN"/>
        </w:rPr>
      </w:pPr>
      <w:r>
        <w:rPr>
          <w:rFonts w:ascii="Courier New" w:eastAsia="Times New Roman" w:hAnsi="Courier New" w:cs="Courier New"/>
          <w:sz w:val="20"/>
          <w:lang w:eastAsia="en-GB" w:bidi="hi-IN"/>
        </w:rPr>
        <w:t>Transaction transaction = session.beginTransaction();</w:t>
      </w:r>
    </w:p>
    <w:p w:rsidR="004F5092" w:rsidRDefault="004F5092" w:rsidP="004F5092">
      <w:pPr>
        <w:pBdr>
          <w:top w:val="single" w:sz="6" w:space="0" w:color="888888"/>
          <w:left w:val="single" w:sz="6" w:space="0" w:color="888888"/>
          <w:bottom w:val="single" w:sz="6" w:space="0" w:color="888888"/>
          <w:right w:val="single" w:sz="6" w:space="0" w:color="88888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urier New" w:eastAsia="Times New Roman" w:hAnsi="Courier New" w:cs="Courier New"/>
          <w:sz w:val="20"/>
          <w:lang w:eastAsia="en-GB" w:bidi="hi-IN"/>
        </w:rPr>
      </w:pPr>
      <w:r>
        <w:rPr>
          <w:rFonts w:ascii="Courier New" w:eastAsia="Times New Roman" w:hAnsi="Courier New" w:cs="Courier New"/>
          <w:sz w:val="20"/>
          <w:lang w:eastAsia="en-GB" w:bidi="hi-IN"/>
        </w:rPr>
        <w:t>Student s1 = (Student)session.get(Student .class, 1);</w:t>
      </w:r>
    </w:p>
    <w:p w:rsidR="004F5092" w:rsidRDefault="004F5092" w:rsidP="004F5092">
      <w:pPr>
        <w:pBdr>
          <w:top w:val="single" w:sz="6" w:space="0" w:color="888888"/>
          <w:left w:val="single" w:sz="6" w:space="0" w:color="888888"/>
          <w:bottom w:val="single" w:sz="6" w:space="0" w:color="888888"/>
          <w:right w:val="single" w:sz="6" w:space="0" w:color="88888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urier New" w:eastAsia="Times New Roman" w:hAnsi="Courier New" w:cs="Courier New"/>
          <w:sz w:val="20"/>
          <w:lang w:eastAsia="en-GB" w:bidi="hi-IN"/>
        </w:rPr>
      </w:pPr>
      <w:r>
        <w:rPr>
          <w:rFonts w:ascii="Courier New" w:eastAsia="Times New Roman" w:hAnsi="Courier New" w:cs="Courier New"/>
          <w:sz w:val="20"/>
          <w:lang w:eastAsia="en-GB" w:bidi="hi-IN"/>
        </w:rPr>
        <w:t>transaction.commit();</w:t>
      </w:r>
    </w:p>
    <w:p w:rsidR="004F5092" w:rsidRDefault="004F5092" w:rsidP="004F5092">
      <w:pPr>
        <w:pBdr>
          <w:top w:val="single" w:sz="6" w:space="0" w:color="888888"/>
          <w:left w:val="single" w:sz="6" w:space="0" w:color="888888"/>
          <w:bottom w:val="single" w:sz="6" w:space="0" w:color="888888"/>
          <w:right w:val="single" w:sz="6" w:space="0" w:color="88888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urier New" w:eastAsia="Times New Roman" w:hAnsi="Courier New" w:cs="Courier New"/>
          <w:sz w:val="20"/>
          <w:lang w:eastAsia="en-GB" w:bidi="hi-IN"/>
        </w:rPr>
      </w:pPr>
      <w:r>
        <w:rPr>
          <w:rFonts w:ascii="Courier New" w:eastAsia="Times New Roman" w:hAnsi="Courier New" w:cs="Courier New"/>
          <w:sz w:val="20"/>
          <w:lang w:eastAsia="en-GB" w:bidi="hi-IN"/>
        </w:rPr>
        <w:t>session.close();</w:t>
      </w:r>
    </w:p>
    <w:p w:rsidR="004F5092" w:rsidRDefault="004F5092" w:rsidP="004F5092">
      <w:pPr>
        <w:pBdr>
          <w:top w:val="single" w:sz="6" w:space="0" w:color="888888"/>
          <w:left w:val="single" w:sz="6" w:space="0" w:color="888888"/>
          <w:bottom w:val="single" w:sz="6" w:space="0" w:color="888888"/>
          <w:right w:val="single" w:sz="6" w:space="0" w:color="88888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urier New" w:eastAsia="Times New Roman" w:hAnsi="Courier New" w:cs="Courier New"/>
          <w:sz w:val="20"/>
          <w:lang w:eastAsia="en-GB" w:bidi="hi-IN"/>
        </w:rPr>
      </w:pPr>
      <w:r>
        <w:rPr>
          <w:rFonts w:ascii="Courier New" w:eastAsia="Times New Roman" w:hAnsi="Courier New" w:cs="Courier New"/>
          <w:sz w:val="20"/>
          <w:lang w:eastAsia="en-GB" w:bidi="hi-IN"/>
        </w:rPr>
        <w:t>//s1 is now detached instance.</w:t>
      </w:r>
    </w:p>
    <w:p w:rsidR="004F5092" w:rsidRDefault="004F5092" w:rsidP="004F5092">
      <w:pPr>
        <w:pBdr>
          <w:top w:val="single" w:sz="6" w:space="0" w:color="888888"/>
          <w:left w:val="single" w:sz="6" w:space="0" w:color="888888"/>
          <w:bottom w:val="single" w:sz="6" w:space="0" w:color="888888"/>
          <w:right w:val="single" w:sz="6" w:space="0" w:color="88888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urier New" w:eastAsia="Times New Roman" w:hAnsi="Courier New" w:cs="Courier New"/>
          <w:sz w:val="20"/>
          <w:lang w:eastAsia="en-GB" w:bidi="hi-IN"/>
        </w:rPr>
      </w:pPr>
    </w:p>
    <w:p w:rsidR="004F5092" w:rsidRDefault="004F5092" w:rsidP="004F5092">
      <w:pPr>
        <w:pBdr>
          <w:top w:val="single" w:sz="6" w:space="0" w:color="888888"/>
          <w:left w:val="single" w:sz="6" w:space="0" w:color="888888"/>
          <w:bottom w:val="single" w:sz="6" w:space="0" w:color="888888"/>
          <w:right w:val="single" w:sz="6" w:space="0" w:color="88888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urier New" w:eastAsia="Times New Roman" w:hAnsi="Courier New" w:cs="Courier New"/>
          <w:sz w:val="20"/>
          <w:lang w:eastAsia="en-GB" w:bidi="hi-IN"/>
        </w:rPr>
      </w:pPr>
      <w:r>
        <w:rPr>
          <w:rFonts w:ascii="Courier New" w:eastAsia="Times New Roman" w:hAnsi="Courier New" w:cs="Courier New"/>
          <w:sz w:val="20"/>
          <w:lang w:eastAsia="en-GB" w:bidi="hi-IN"/>
        </w:rPr>
        <w:t>session = sessionFactory.openSession();</w:t>
      </w:r>
    </w:p>
    <w:p w:rsidR="004F5092" w:rsidRDefault="004F5092" w:rsidP="004F5092">
      <w:pPr>
        <w:pBdr>
          <w:top w:val="single" w:sz="6" w:space="0" w:color="888888"/>
          <w:left w:val="single" w:sz="6" w:space="0" w:color="888888"/>
          <w:bottom w:val="single" w:sz="6" w:space="0" w:color="888888"/>
          <w:right w:val="single" w:sz="6" w:space="0" w:color="88888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urier New" w:eastAsia="Times New Roman" w:hAnsi="Courier New" w:cs="Courier New"/>
          <w:sz w:val="20"/>
          <w:lang w:eastAsia="en-GB" w:bidi="hi-IN"/>
        </w:rPr>
      </w:pPr>
      <w:r>
        <w:rPr>
          <w:rFonts w:ascii="Courier New" w:eastAsia="Times New Roman" w:hAnsi="Courier New" w:cs="Courier New"/>
          <w:sz w:val="20"/>
          <w:lang w:eastAsia="en-GB" w:bidi="hi-IN"/>
        </w:rPr>
        <w:t>transaction = session.beginTransaction();</w:t>
      </w:r>
    </w:p>
    <w:p w:rsidR="004F5092" w:rsidRDefault="004F5092" w:rsidP="004F5092">
      <w:pPr>
        <w:pBdr>
          <w:top w:val="single" w:sz="6" w:space="0" w:color="888888"/>
          <w:left w:val="single" w:sz="6" w:space="0" w:color="888888"/>
          <w:bottom w:val="single" w:sz="6" w:space="0" w:color="888888"/>
          <w:right w:val="single" w:sz="6" w:space="0" w:color="88888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urier New" w:eastAsia="Times New Roman" w:hAnsi="Courier New" w:cs="Courier New"/>
          <w:sz w:val="20"/>
          <w:lang w:eastAsia="en-GB" w:bidi="hi-IN"/>
        </w:rPr>
      </w:pPr>
      <w:r>
        <w:rPr>
          <w:rFonts w:ascii="Courier New" w:eastAsia="Times New Roman" w:hAnsi="Courier New" w:cs="Courier New"/>
          <w:sz w:val="20"/>
          <w:lang w:eastAsia="en-GB" w:bidi="hi-IN"/>
        </w:rPr>
        <w:lastRenderedPageBreak/>
        <w:t>Student s2 = (Student )session.get(Student .class, 1);</w:t>
      </w:r>
    </w:p>
    <w:p w:rsidR="004F5092" w:rsidRDefault="004F5092" w:rsidP="004F5092">
      <w:pPr>
        <w:pBdr>
          <w:top w:val="single" w:sz="6" w:space="0" w:color="888888"/>
          <w:left w:val="single" w:sz="6" w:space="0" w:color="888888"/>
          <w:bottom w:val="single" w:sz="6" w:space="0" w:color="888888"/>
          <w:right w:val="single" w:sz="6" w:space="0" w:color="88888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urier New" w:eastAsia="Times New Roman" w:hAnsi="Courier New" w:cs="Courier New"/>
          <w:sz w:val="20"/>
          <w:lang w:eastAsia="en-GB" w:bidi="hi-IN"/>
        </w:rPr>
      </w:pPr>
    </w:p>
    <w:p w:rsidR="004F5092" w:rsidRDefault="004F5092" w:rsidP="004F5092">
      <w:pPr>
        <w:pBdr>
          <w:top w:val="single" w:sz="6" w:space="0" w:color="888888"/>
          <w:left w:val="single" w:sz="6" w:space="0" w:color="888888"/>
          <w:bottom w:val="single" w:sz="6" w:space="0" w:color="888888"/>
          <w:right w:val="single" w:sz="6" w:space="0" w:color="88888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urier New" w:eastAsia="Times New Roman" w:hAnsi="Courier New" w:cs="Courier New"/>
          <w:sz w:val="20"/>
          <w:lang w:eastAsia="en-GB" w:bidi="hi-IN"/>
        </w:rPr>
      </w:pPr>
      <w:r>
        <w:rPr>
          <w:rFonts w:ascii="Courier New" w:eastAsia="Times New Roman" w:hAnsi="Courier New" w:cs="Courier New"/>
          <w:sz w:val="20"/>
          <w:lang w:eastAsia="en-GB" w:bidi="hi-IN"/>
        </w:rPr>
        <w:t>//As you can see above, s2 represents the same persistent row as s1.</w:t>
      </w:r>
    </w:p>
    <w:p w:rsidR="004F5092" w:rsidRDefault="004F5092" w:rsidP="004F5092">
      <w:pPr>
        <w:pBdr>
          <w:top w:val="single" w:sz="6" w:space="0" w:color="888888"/>
          <w:left w:val="single" w:sz="6" w:space="0" w:color="888888"/>
          <w:bottom w:val="single" w:sz="6" w:space="0" w:color="888888"/>
          <w:right w:val="single" w:sz="6" w:space="0" w:color="88888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urier New" w:eastAsia="Times New Roman" w:hAnsi="Courier New" w:cs="Courier New"/>
          <w:sz w:val="20"/>
          <w:lang w:eastAsia="en-GB" w:bidi="hi-IN"/>
        </w:rPr>
      </w:pPr>
      <w:r>
        <w:rPr>
          <w:rFonts w:ascii="Courier New" w:eastAsia="Times New Roman" w:hAnsi="Courier New" w:cs="Courier New"/>
          <w:sz w:val="20"/>
          <w:lang w:eastAsia="en-GB" w:bidi="hi-IN"/>
        </w:rPr>
        <w:t>//When we try to reattach s1, an exception is thrown</w:t>
      </w:r>
    </w:p>
    <w:p w:rsidR="004F5092" w:rsidRDefault="004F5092" w:rsidP="004F5092">
      <w:pPr>
        <w:pBdr>
          <w:top w:val="single" w:sz="6" w:space="0" w:color="888888"/>
          <w:left w:val="single" w:sz="6" w:space="0" w:color="888888"/>
          <w:bottom w:val="single" w:sz="6" w:space="0" w:color="888888"/>
          <w:right w:val="single" w:sz="6" w:space="0" w:color="88888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urier New" w:eastAsia="Times New Roman" w:hAnsi="Courier New" w:cs="Courier New"/>
          <w:sz w:val="20"/>
          <w:lang w:eastAsia="en-GB" w:bidi="hi-IN"/>
        </w:rPr>
      </w:pPr>
      <w:r>
        <w:rPr>
          <w:rFonts w:ascii="Courier New" w:eastAsia="Times New Roman" w:hAnsi="Courier New" w:cs="Courier New"/>
          <w:sz w:val="20"/>
          <w:lang w:eastAsia="en-GB" w:bidi="hi-IN"/>
        </w:rPr>
        <w:t>session.update(s1);</w:t>
      </w:r>
    </w:p>
    <w:p w:rsidR="004F5092" w:rsidRDefault="004F5092" w:rsidP="004F5092">
      <w:pPr>
        <w:pBdr>
          <w:top w:val="single" w:sz="6" w:space="0" w:color="888888"/>
          <w:left w:val="single" w:sz="6" w:space="0" w:color="888888"/>
          <w:bottom w:val="single" w:sz="6" w:space="0" w:color="888888"/>
          <w:right w:val="single" w:sz="6" w:space="0" w:color="88888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urier New" w:eastAsia="Times New Roman" w:hAnsi="Courier New" w:cs="Courier New"/>
          <w:sz w:val="20"/>
          <w:lang w:eastAsia="en-GB" w:bidi="hi-IN"/>
        </w:rPr>
      </w:pPr>
      <w:r>
        <w:rPr>
          <w:rFonts w:ascii="Courier New" w:eastAsia="Times New Roman" w:hAnsi="Courier New" w:cs="Courier New"/>
          <w:sz w:val="20"/>
          <w:lang w:eastAsia="en-GB" w:bidi="hi-IN"/>
        </w:rPr>
        <w:t>transaction.commit();</w:t>
      </w:r>
    </w:p>
    <w:p w:rsidR="004F5092" w:rsidRDefault="004F5092" w:rsidP="004F5092">
      <w:pPr>
        <w:pBdr>
          <w:top w:val="single" w:sz="6" w:space="0" w:color="888888"/>
          <w:left w:val="single" w:sz="6" w:space="0" w:color="888888"/>
          <w:bottom w:val="single" w:sz="6" w:space="0" w:color="888888"/>
          <w:right w:val="single" w:sz="6" w:space="0" w:color="88888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urier New" w:eastAsia="Times New Roman" w:hAnsi="Courier New" w:cs="Courier New"/>
          <w:sz w:val="20"/>
          <w:lang w:eastAsia="en-GB" w:bidi="hi-IN"/>
        </w:rPr>
      </w:pPr>
      <w:r>
        <w:rPr>
          <w:rFonts w:ascii="Courier New" w:eastAsia="Times New Roman" w:hAnsi="Courier New" w:cs="Courier New"/>
          <w:sz w:val="20"/>
          <w:lang w:eastAsia="en-GB" w:bidi="hi-IN"/>
        </w:rPr>
        <w:t>session.close();</w:t>
      </w:r>
    </w:p>
    <w:p w:rsidR="004F5092" w:rsidRDefault="004F5092" w:rsidP="004F5092">
      <w:pPr>
        <w:shd w:val="clear" w:color="auto" w:fill="FFFFFF"/>
        <w:spacing w:before="100" w:beforeAutospacing="1" w:after="100" w:afterAutospacing="1" w:line="360" w:lineRule="atLeast"/>
        <w:rPr>
          <w:rFonts w:ascii="Arial" w:eastAsia="Times New Roman" w:hAnsi="Arial" w:cs="Arial"/>
          <w:sz w:val="20"/>
          <w:lang w:eastAsia="en-GB" w:bidi="hi-IN"/>
        </w:rPr>
      </w:pPr>
      <w:r>
        <w:rPr>
          <w:rFonts w:ascii="Arial" w:eastAsia="Times New Roman" w:hAnsi="Arial" w:cs="Arial"/>
          <w:sz w:val="20"/>
          <w:lang w:eastAsia="en-GB" w:bidi="hi-IN"/>
        </w:rPr>
        <w:t>When you try to execute the above code which attempt to reattach s1 , the following exception occurs :</w:t>
      </w:r>
    </w:p>
    <w:p w:rsidR="004F5092" w:rsidRDefault="004F5092" w:rsidP="004F5092">
      <w:pPr>
        <w:pBdr>
          <w:top w:val="single" w:sz="6" w:space="0" w:color="888888"/>
          <w:left w:val="single" w:sz="6" w:space="0" w:color="888888"/>
          <w:bottom w:val="single" w:sz="6" w:space="0" w:color="888888"/>
          <w:right w:val="single" w:sz="6" w:space="0" w:color="88888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urier New" w:eastAsia="Times New Roman" w:hAnsi="Courier New" w:cs="Courier New"/>
          <w:sz w:val="20"/>
          <w:lang w:eastAsia="en-GB" w:bidi="hi-IN"/>
        </w:rPr>
      </w:pPr>
      <w:r>
        <w:rPr>
          <w:rFonts w:ascii="Courier New" w:eastAsia="Times New Roman" w:hAnsi="Courier New" w:cs="Courier New"/>
          <w:sz w:val="20"/>
          <w:lang w:eastAsia="en-GB" w:bidi="hi-IN"/>
        </w:rPr>
        <w:t xml:space="preserve">Exception in thread "main" org.hibernate.NonUniqueObjectException: a </w:t>
      </w:r>
    </w:p>
    <w:p w:rsidR="004F5092" w:rsidRDefault="004F5092" w:rsidP="004F5092">
      <w:pPr>
        <w:pBdr>
          <w:top w:val="single" w:sz="6" w:space="0" w:color="888888"/>
          <w:left w:val="single" w:sz="6" w:space="0" w:color="888888"/>
          <w:bottom w:val="single" w:sz="6" w:space="0" w:color="888888"/>
          <w:right w:val="single" w:sz="6" w:space="0" w:color="88888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urier New" w:eastAsia="Times New Roman" w:hAnsi="Courier New" w:cs="Courier New"/>
          <w:sz w:val="20"/>
          <w:lang w:eastAsia="en-GB" w:bidi="hi-IN"/>
        </w:rPr>
      </w:pPr>
      <w:r>
        <w:rPr>
          <w:rFonts w:ascii="Courier New" w:eastAsia="Times New Roman" w:hAnsi="Courier New" w:cs="Courier New"/>
          <w:sz w:val="20"/>
          <w:lang w:eastAsia="en-GB" w:bidi="hi-IN"/>
        </w:rPr>
        <w:t>different object with the same identifier value was already associated</w:t>
      </w:r>
    </w:p>
    <w:p w:rsidR="004F5092" w:rsidRDefault="004F5092" w:rsidP="004F5092">
      <w:pPr>
        <w:pBdr>
          <w:top w:val="single" w:sz="6" w:space="0" w:color="888888"/>
          <w:left w:val="single" w:sz="6" w:space="0" w:color="888888"/>
          <w:bottom w:val="single" w:sz="6" w:space="0" w:color="888888"/>
          <w:right w:val="single" w:sz="6" w:space="0" w:color="88888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urier New" w:eastAsia="Times New Roman" w:hAnsi="Courier New" w:cs="Courier New"/>
          <w:sz w:val="20"/>
          <w:lang w:eastAsia="en-GB" w:bidi="hi-IN"/>
        </w:rPr>
      </w:pPr>
      <w:r>
        <w:rPr>
          <w:rFonts w:ascii="Courier New" w:eastAsia="Times New Roman" w:hAnsi="Courier New" w:cs="Courier New"/>
          <w:sz w:val="20"/>
          <w:lang w:eastAsia="en-GB" w:bidi="hi-IN"/>
        </w:rPr>
        <w:t>with the session: [com.intertech.domain.Student#1]</w:t>
      </w:r>
    </w:p>
    <w:p w:rsidR="004F5092" w:rsidRDefault="004F5092" w:rsidP="004F5092">
      <w:pPr>
        <w:pBdr>
          <w:top w:val="single" w:sz="6" w:space="0" w:color="888888"/>
          <w:left w:val="single" w:sz="6" w:space="0" w:color="888888"/>
          <w:bottom w:val="single" w:sz="6" w:space="0" w:color="888888"/>
          <w:right w:val="single" w:sz="6" w:space="0" w:color="88888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urier New" w:eastAsia="Times New Roman" w:hAnsi="Courier New" w:cs="Courier New"/>
          <w:sz w:val="20"/>
          <w:lang w:eastAsia="en-GB" w:bidi="hi-IN"/>
        </w:rPr>
      </w:pPr>
      <w:r>
        <w:rPr>
          <w:rFonts w:ascii="Courier New" w:eastAsia="Times New Roman" w:hAnsi="Courier New" w:cs="Courier New"/>
          <w:sz w:val="20"/>
          <w:lang w:eastAsia="en-GB" w:bidi="hi-IN"/>
        </w:rPr>
        <w:t>at</w:t>
      </w:r>
    </w:p>
    <w:p w:rsidR="004F5092" w:rsidRDefault="004F5092" w:rsidP="004F5092">
      <w:pPr>
        <w:pBdr>
          <w:top w:val="single" w:sz="6" w:space="0" w:color="888888"/>
          <w:left w:val="single" w:sz="6" w:space="0" w:color="888888"/>
          <w:bottom w:val="single" w:sz="6" w:space="0" w:color="888888"/>
          <w:right w:val="single" w:sz="6" w:space="0" w:color="88888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urier New" w:eastAsia="Times New Roman" w:hAnsi="Courier New" w:cs="Courier New"/>
          <w:sz w:val="20"/>
          <w:lang w:eastAsia="en-GB" w:bidi="hi-IN"/>
        </w:rPr>
      </w:pPr>
      <w:r>
        <w:rPr>
          <w:rFonts w:ascii="Courier New" w:eastAsia="Times New Roman" w:hAnsi="Courier New" w:cs="Courier New"/>
          <w:sz w:val="20"/>
          <w:lang w:eastAsia="en-GB" w:bidi="hi-IN"/>
        </w:rPr>
        <w:t>org.hibernate.engine.StatefulPersistenceContext.checkUniqueness</w:t>
      </w:r>
    </w:p>
    <w:p w:rsidR="004F5092" w:rsidRDefault="004F5092" w:rsidP="004F5092">
      <w:pPr>
        <w:pBdr>
          <w:top w:val="single" w:sz="6" w:space="0" w:color="888888"/>
          <w:left w:val="single" w:sz="6" w:space="0" w:color="888888"/>
          <w:bottom w:val="single" w:sz="6" w:space="0" w:color="888888"/>
          <w:right w:val="single" w:sz="6" w:space="0" w:color="88888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urier New" w:eastAsia="Times New Roman" w:hAnsi="Courier New" w:cs="Courier New"/>
          <w:sz w:val="20"/>
          <w:lang w:eastAsia="en-GB" w:bidi="hi-IN"/>
        </w:rPr>
      </w:pPr>
      <w:r>
        <w:rPr>
          <w:rFonts w:ascii="Courier New" w:eastAsia="Times New Roman" w:hAnsi="Courier New" w:cs="Courier New"/>
          <w:sz w:val="20"/>
          <w:lang w:eastAsia="en-GB" w:bidi="hi-IN"/>
        </w:rPr>
        <w:t>(StatefulPersistenceContext.java:699)</w:t>
      </w:r>
    </w:p>
    <w:p w:rsidR="004F5092" w:rsidRDefault="004F5092" w:rsidP="004F5092">
      <w:pPr>
        <w:shd w:val="clear" w:color="auto" w:fill="FFFFFF"/>
        <w:spacing w:before="100" w:beforeAutospacing="1" w:after="100" w:afterAutospacing="1" w:line="360" w:lineRule="atLeast"/>
        <w:rPr>
          <w:rFonts w:ascii="Arial" w:eastAsia="Times New Roman" w:hAnsi="Arial" w:cs="Arial"/>
          <w:sz w:val="20"/>
          <w:lang w:eastAsia="en-GB" w:bidi="hi-IN"/>
        </w:rPr>
      </w:pPr>
      <w:r>
        <w:rPr>
          <w:rFonts w:ascii="Arial" w:eastAsia="Times New Roman" w:hAnsi="Arial" w:cs="Arial"/>
          <w:sz w:val="20"/>
          <w:lang w:eastAsia="en-GB" w:bidi="hi-IN"/>
        </w:rPr>
        <w:t xml:space="preserve">The </w:t>
      </w:r>
      <w:r>
        <w:rPr>
          <w:rFonts w:ascii="Arial" w:eastAsia="Times New Roman" w:hAnsi="Arial" w:cs="Arial"/>
          <w:i/>
          <w:iCs/>
          <w:sz w:val="20"/>
          <w:lang w:eastAsia="en-GB" w:bidi="hi-IN"/>
        </w:rPr>
        <w:t>merge( )</w:t>
      </w:r>
      <w:r>
        <w:rPr>
          <w:rFonts w:ascii="Arial" w:eastAsia="Times New Roman" w:hAnsi="Arial" w:cs="Arial"/>
          <w:sz w:val="20"/>
          <w:lang w:eastAsia="en-GB" w:bidi="hi-IN"/>
        </w:rPr>
        <w:t xml:space="preserve"> method is used to deal with situation. After executing below code :</w:t>
      </w:r>
    </w:p>
    <w:p w:rsidR="004F5092" w:rsidRDefault="004F5092" w:rsidP="004F5092">
      <w:pPr>
        <w:pBdr>
          <w:top w:val="single" w:sz="6" w:space="0" w:color="888888"/>
          <w:left w:val="single" w:sz="6" w:space="0" w:color="888888"/>
          <w:bottom w:val="single" w:sz="6" w:space="0" w:color="888888"/>
          <w:right w:val="single" w:sz="6" w:space="0" w:color="88888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urier New" w:eastAsia="Times New Roman" w:hAnsi="Courier New" w:cs="Courier New"/>
          <w:sz w:val="20"/>
          <w:lang w:eastAsia="en-GB" w:bidi="hi-IN"/>
        </w:rPr>
      </w:pPr>
      <w:r>
        <w:rPr>
          <w:rFonts w:ascii="Courier New" w:eastAsia="Times New Roman" w:hAnsi="Courier New" w:cs="Courier New"/>
          <w:sz w:val="20"/>
          <w:lang w:eastAsia="en-GB" w:bidi="hi-IN"/>
        </w:rPr>
        <w:t>Session session = sessionFactory.openSession();</w:t>
      </w:r>
    </w:p>
    <w:p w:rsidR="004F5092" w:rsidRDefault="004F5092" w:rsidP="004F5092">
      <w:pPr>
        <w:pBdr>
          <w:top w:val="single" w:sz="6" w:space="0" w:color="888888"/>
          <w:left w:val="single" w:sz="6" w:space="0" w:color="888888"/>
          <w:bottom w:val="single" w:sz="6" w:space="0" w:color="888888"/>
          <w:right w:val="single" w:sz="6" w:space="0" w:color="88888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urier New" w:eastAsia="Times New Roman" w:hAnsi="Courier New" w:cs="Courier New"/>
          <w:sz w:val="20"/>
          <w:lang w:eastAsia="en-GB" w:bidi="hi-IN"/>
        </w:rPr>
      </w:pPr>
      <w:r>
        <w:rPr>
          <w:rFonts w:ascii="Courier New" w:eastAsia="Times New Roman" w:hAnsi="Courier New" w:cs="Courier New"/>
          <w:sz w:val="20"/>
          <w:lang w:eastAsia="en-GB" w:bidi="hi-IN"/>
        </w:rPr>
        <w:t>Transaction transaction = session.beginTransaction();</w:t>
      </w:r>
    </w:p>
    <w:p w:rsidR="004F5092" w:rsidRDefault="004F5092" w:rsidP="004F5092">
      <w:pPr>
        <w:pBdr>
          <w:top w:val="single" w:sz="6" w:space="0" w:color="888888"/>
          <w:left w:val="single" w:sz="6" w:space="0" w:color="888888"/>
          <w:bottom w:val="single" w:sz="6" w:space="0" w:color="888888"/>
          <w:right w:val="single" w:sz="6" w:space="0" w:color="88888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urier New" w:eastAsia="Times New Roman" w:hAnsi="Courier New" w:cs="Courier New"/>
          <w:sz w:val="20"/>
          <w:lang w:eastAsia="en-GB" w:bidi="hi-IN"/>
        </w:rPr>
      </w:pPr>
      <w:r>
        <w:rPr>
          <w:rFonts w:ascii="Courier New" w:eastAsia="Times New Roman" w:hAnsi="Courier New" w:cs="Courier New"/>
          <w:sz w:val="20"/>
          <w:lang w:eastAsia="en-GB" w:bidi="hi-IN"/>
        </w:rPr>
        <w:t>Student s1 = (Student )session.get(Student .class, 1);</w:t>
      </w:r>
    </w:p>
    <w:p w:rsidR="004F5092" w:rsidRDefault="004F5092" w:rsidP="004F5092">
      <w:pPr>
        <w:pBdr>
          <w:top w:val="single" w:sz="6" w:space="0" w:color="888888"/>
          <w:left w:val="single" w:sz="6" w:space="0" w:color="888888"/>
          <w:bottom w:val="single" w:sz="6" w:space="0" w:color="888888"/>
          <w:right w:val="single" w:sz="6" w:space="0" w:color="88888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urier New" w:eastAsia="Times New Roman" w:hAnsi="Courier New" w:cs="Courier New"/>
          <w:sz w:val="20"/>
          <w:lang w:eastAsia="en-GB" w:bidi="hi-IN"/>
        </w:rPr>
      </w:pPr>
      <w:r>
        <w:rPr>
          <w:rFonts w:ascii="Courier New" w:eastAsia="Times New Roman" w:hAnsi="Courier New" w:cs="Courier New"/>
          <w:sz w:val="20"/>
          <w:lang w:eastAsia="en-GB" w:bidi="hi-IN"/>
        </w:rPr>
        <w:t>transaction.commit();</w:t>
      </w:r>
    </w:p>
    <w:p w:rsidR="004F5092" w:rsidRDefault="004F5092" w:rsidP="004F5092">
      <w:pPr>
        <w:pBdr>
          <w:top w:val="single" w:sz="6" w:space="0" w:color="888888"/>
          <w:left w:val="single" w:sz="6" w:space="0" w:color="888888"/>
          <w:bottom w:val="single" w:sz="6" w:space="0" w:color="888888"/>
          <w:right w:val="single" w:sz="6" w:space="0" w:color="88888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urier New" w:eastAsia="Times New Roman" w:hAnsi="Courier New" w:cs="Courier New"/>
          <w:sz w:val="20"/>
          <w:lang w:eastAsia="en-GB" w:bidi="hi-IN"/>
        </w:rPr>
      </w:pPr>
      <w:r>
        <w:rPr>
          <w:rFonts w:ascii="Courier New" w:eastAsia="Times New Roman" w:hAnsi="Courier New" w:cs="Courier New"/>
          <w:sz w:val="20"/>
          <w:lang w:eastAsia="en-GB" w:bidi="hi-IN"/>
        </w:rPr>
        <w:t>session.close();</w:t>
      </w:r>
    </w:p>
    <w:p w:rsidR="004F5092" w:rsidRDefault="004F5092" w:rsidP="004F5092">
      <w:pPr>
        <w:pBdr>
          <w:top w:val="single" w:sz="6" w:space="0" w:color="888888"/>
          <w:left w:val="single" w:sz="6" w:space="0" w:color="888888"/>
          <w:bottom w:val="single" w:sz="6" w:space="0" w:color="888888"/>
          <w:right w:val="single" w:sz="6" w:space="0" w:color="88888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urier New" w:eastAsia="Times New Roman" w:hAnsi="Courier New" w:cs="Courier New"/>
          <w:sz w:val="20"/>
          <w:lang w:eastAsia="en-GB" w:bidi="hi-IN"/>
        </w:rPr>
      </w:pPr>
    </w:p>
    <w:p w:rsidR="004F5092" w:rsidRDefault="004F5092" w:rsidP="004F5092">
      <w:pPr>
        <w:pBdr>
          <w:top w:val="single" w:sz="6" w:space="0" w:color="888888"/>
          <w:left w:val="single" w:sz="6" w:space="0" w:color="888888"/>
          <w:bottom w:val="single" w:sz="6" w:space="0" w:color="888888"/>
          <w:right w:val="single" w:sz="6" w:space="0" w:color="88888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urier New" w:eastAsia="Times New Roman" w:hAnsi="Courier New" w:cs="Courier New"/>
          <w:sz w:val="20"/>
          <w:lang w:eastAsia="en-GB" w:bidi="hi-IN"/>
        </w:rPr>
      </w:pPr>
      <w:r>
        <w:rPr>
          <w:rFonts w:ascii="Courier New" w:eastAsia="Times New Roman" w:hAnsi="Courier New" w:cs="Courier New"/>
          <w:sz w:val="20"/>
          <w:lang w:eastAsia="en-GB" w:bidi="hi-IN"/>
        </w:rPr>
        <w:t>//s1 is now detached.</w:t>
      </w:r>
    </w:p>
    <w:p w:rsidR="004F5092" w:rsidRDefault="004F5092" w:rsidP="004F5092">
      <w:pPr>
        <w:pBdr>
          <w:top w:val="single" w:sz="6" w:space="0" w:color="888888"/>
          <w:left w:val="single" w:sz="6" w:space="0" w:color="888888"/>
          <w:bottom w:val="single" w:sz="6" w:space="0" w:color="888888"/>
          <w:right w:val="single" w:sz="6" w:space="0" w:color="88888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urier New" w:eastAsia="Times New Roman" w:hAnsi="Courier New" w:cs="Courier New"/>
          <w:sz w:val="20"/>
          <w:lang w:eastAsia="en-GB" w:bidi="hi-IN"/>
        </w:rPr>
      </w:pPr>
      <w:r>
        <w:rPr>
          <w:rFonts w:ascii="Courier New" w:eastAsia="Times New Roman" w:hAnsi="Courier New" w:cs="Courier New"/>
          <w:sz w:val="20"/>
          <w:lang w:eastAsia="en-GB" w:bidi="hi-IN"/>
        </w:rPr>
        <w:lastRenderedPageBreak/>
        <w:t>session = sessionFactory.openSession();</w:t>
      </w:r>
    </w:p>
    <w:p w:rsidR="004F5092" w:rsidRDefault="004F5092" w:rsidP="004F5092">
      <w:pPr>
        <w:pBdr>
          <w:top w:val="single" w:sz="6" w:space="0" w:color="888888"/>
          <w:left w:val="single" w:sz="6" w:space="0" w:color="888888"/>
          <w:bottom w:val="single" w:sz="6" w:space="0" w:color="888888"/>
          <w:right w:val="single" w:sz="6" w:space="0" w:color="88888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urier New" w:eastAsia="Times New Roman" w:hAnsi="Courier New" w:cs="Courier New"/>
          <w:sz w:val="20"/>
          <w:lang w:eastAsia="en-GB" w:bidi="hi-IN"/>
        </w:rPr>
      </w:pPr>
      <w:r>
        <w:rPr>
          <w:rFonts w:ascii="Courier New" w:eastAsia="Times New Roman" w:hAnsi="Courier New" w:cs="Courier New"/>
          <w:sz w:val="20"/>
          <w:lang w:eastAsia="en-GB" w:bidi="hi-IN"/>
        </w:rPr>
        <w:t>transaction = session.beginTransaction();</w:t>
      </w:r>
    </w:p>
    <w:p w:rsidR="004F5092" w:rsidRDefault="004F5092" w:rsidP="004F5092">
      <w:pPr>
        <w:pBdr>
          <w:top w:val="single" w:sz="6" w:space="0" w:color="888888"/>
          <w:left w:val="single" w:sz="6" w:space="0" w:color="888888"/>
          <w:bottom w:val="single" w:sz="6" w:space="0" w:color="888888"/>
          <w:right w:val="single" w:sz="6" w:space="0" w:color="88888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urier New" w:eastAsia="Times New Roman" w:hAnsi="Courier New" w:cs="Courier New"/>
          <w:sz w:val="20"/>
          <w:lang w:eastAsia="en-GB" w:bidi="hi-IN"/>
        </w:rPr>
      </w:pPr>
      <w:r>
        <w:rPr>
          <w:rFonts w:ascii="Courier New" w:eastAsia="Times New Roman" w:hAnsi="Courier New" w:cs="Courier New"/>
          <w:sz w:val="20"/>
          <w:lang w:eastAsia="en-GB" w:bidi="hi-IN"/>
        </w:rPr>
        <w:t>Student s2 = (Student )session.get(Student .class, 1);</w:t>
      </w:r>
    </w:p>
    <w:p w:rsidR="004F5092" w:rsidRDefault="004F5092" w:rsidP="004F5092">
      <w:pPr>
        <w:pBdr>
          <w:top w:val="single" w:sz="6" w:space="0" w:color="888888"/>
          <w:left w:val="single" w:sz="6" w:space="0" w:color="888888"/>
          <w:bottom w:val="single" w:sz="6" w:space="0" w:color="888888"/>
          <w:right w:val="single" w:sz="6" w:space="0" w:color="88888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urier New" w:eastAsia="Times New Roman" w:hAnsi="Courier New" w:cs="Courier New"/>
          <w:sz w:val="20"/>
          <w:lang w:eastAsia="en-GB" w:bidi="hi-IN"/>
        </w:rPr>
      </w:pPr>
      <w:r>
        <w:rPr>
          <w:rFonts w:ascii="Courier New" w:eastAsia="Times New Roman" w:hAnsi="Courier New" w:cs="Courier New"/>
          <w:sz w:val="20"/>
          <w:lang w:eastAsia="en-GB" w:bidi="hi-IN"/>
        </w:rPr>
        <w:t>Student s3 = (Student )session.merge(s1);</w:t>
      </w:r>
    </w:p>
    <w:p w:rsidR="004F5092" w:rsidRDefault="004F5092" w:rsidP="004F5092">
      <w:pPr>
        <w:pBdr>
          <w:top w:val="single" w:sz="6" w:space="0" w:color="888888"/>
          <w:left w:val="single" w:sz="6" w:space="0" w:color="888888"/>
          <w:bottom w:val="single" w:sz="6" w:space="0" w:color="888888"/>
          <w:right w:val="single" w:sz="6" w:space="0" w:color="88888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urier New" w:eastAsia="Times New Roman" w:hAnsi="Courier New" w:cs="Courier New"/>
          <w:sz w:val="20"/>
          <w:lang w:eastAsia="en-GB" w:bidi="hi-IN"/>
        </w:rPr>
      </w:pPr>
      <w:r>
        <w:rPr>
          <w:rFonts w:ascii="Courier New" w:eastAsia="Times New Roman" w:hAnsi="Courier New" w:cs="Courier New"/>
          <w:sz w:val="20"/>
          <w:lang w:eastAsia="en-GB" w:bidi="hi-IN"/>
        </w:rPr>
        <w:t>if (s2 == s3) {</w:t>
      </w:r>
    </w:p>
    <w:p w:rsidR="004F5092" w:rsidRDefault="004F5092" w:rsidP="004F5092">
      <w:pPr>
        <w:pBdr>
          <w:top w:val="single" w:sz="6" w:space="0" w:color="888888"/>
          <w:left w:val="single" w:sz="6" w:space="0" w:color="888888"/>
          <w:bottom w:val="single" w:sz="6" w:space="0" w:color="888888"/>
          <w:right w:val="single" w:sz="6" w:space="0" w:color="88888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urier New" w:eastAsia="Times New Roman" w:hAnsi="Courier New" w:cs="Courier New"/>
          <w:sz w:val="20"/>
          <w:lang w:eastAsia="en-GB" w:bidi="hi-IN"/>
        </w:rPr>
      </w:pPr>
      <w:r>
        <w:rPr>
          <w:rFonts w:ascii="Courier New" w:eastAsia="Times New Roman" w:hAnsi="Courier New" w:cs="Courier New"/>
          <w:sz w:val="20"/>
          <w:lang w:eastAsia="en-GB" w:bidi="hi-IN"/>
        </w:rPr>
        <w:t>System.out.println("s2 and s3 are equal");</w:t>
      </w:r>
    </w:p>
    <w:p w:rsidR="004F5092" w:rsidRDefault="004F5092" w:rsidP="004F5092">
      <w:pPr>
        <w:pBdr>
          <w:top w:val="single" w:sz="6" w:space="0" w:color="888888"/>
          <w:left w:val="single" w:sz="6" w:space="0" w:color="888888"/>
          <w:bottom w:val="single" w:sz="6" w:space="0" w:color="888888"/>
          <w:right w:val="single" w:sz="6" w:space="0" w:color="88888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urier New" w:eastAsia="Times New Roman" w:hAnsi="Courier New" w:cs="Courier New"/>
          <w:sz w:val="20"/>
          <w:lang w:eastAsia="en-GB" w:bidi="hi-IN"/>
        </w:rPr>
      </w:pPr>
      <w:r>
        <w:rPr>
          <w:rFonts w:ascii="Courier New" w:eastAsia="Times New Roman" w:hAnsi="Courier New" w:cs="Courier New"/>
          <w:sz w:val="20"/>
          <w:lang w:eastAsia="en-GB" w:bidi="hi-IN"/>
        </w:rPr>
        <w:t>}</w:t>
      </w:r>
    </w:p>
    <w:p w:rsidR="004F5092" w:rsidRDefault="004F5092" w:rsidP="004F5092">
      <w:pPr>
        <w:pBdr>
          <w:top w:val="single" w:sz="6" w:space="0" w:color="888888"/>
          <w:left w:val="single" w:sz="6" w:space="0" w:color="888888"/>
          <w:bottom w:val="single" w:sz="6" w:space="0" w:color="888888"/>
          <w:right w:val="single" w:sz="6" w:space="0" w:color="88888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urier New" w:eastAsia="Times New Roman" w:hAnsi="Courier New" w:cs="Courier New"/>
          <w:sz w:val="20"/>
          <w:lang w:eastAsia="en-GB" w:bidi="hi-IN"/>
        </w:rPr>
      </w:pPr>
      <w:r>
        <w:rPr>
          <w:rFonts w:ascii="Courier New" w:eastAsia="Times New Roman" w:hAnsi="Courier New" w:cs="Courier New"/>
          <w:sz w:val="20"/>
          <w:lang w:eastAsia="en-GB" w:bidi="hi-IN"/>
        </w:rPr>
        <w:t>transaction.commit();</w:t>
      </w:r>
    </w:p>
    <w:p w:rsidR="004F5092" w:rsidRDefault="004F5092" w:rsidP="004F5092">
      <w:pPr>
        <w:pBdr>
          <w:top w:val="single" w:sz="6" w:space="0" w:color="888888"/>
          <w:left w:val="single" w:sz="6" w:space="0" w:color="888888"/>
          <w:bottom w:val="single" w:sz="6" w:space="0" w:color="888888"/>
          <w:right w:val="single" w:sz="6" w:space="0" w:color="88888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urier New" w:eastAsia="Times New Roman" w:hAnsi="Courier New" w:cs="Courier New"/>
          <w:sz w:val="20"/>
          <w:lang w:eastAsia="en-GB" w:bidi="hi-IN"/>
        </w:rPr>
      </w:pPr>
      <w:r>
        <w:rPr>
          <w:rFonts w:ascii="Courier New" w:eastAsia="Times New Roman" w:hAnsi="Courier New" w:cs="Courier New"/>
          <w:sz w:val="20"/>
          <w:lang w:eastAsia="en-GB" w:bidi="hi-IN"/>
        </w:rPr>
        <w:t>session.close();</w:t>
      </w:r>
    </w:p>
    <w:p w:rsidR="004F5092" w:rsidRDefault="004F5092" w:rsidP="004F5092">
      <w:pPr>
        <w:shd w:val="clear" w:color="auto" w:fill="FFFFFF"/>
        <w:spacing w:before="100" w:beforeAutospacing="1" w:after="100" w:afterAutospacing="1" w:line="360" w:lineRule="atLeast"/>
        <w:rPr>
          <w:rFonts w:ascii="Arial" w:eastAsia="Times New Roman" w:hAnsi="Arial" w:cs="Arial"/>
          <w:sz w:val="20"/>
          <w:lang w:eastAsia="en-GB" w:bidi="hi-IN"/>
        </w:rPr>
      </w:pPr>
      <w:r>
        <w:rPr>
          <w:rFonts w:ascii="Arial" w:eastAsia="Times New Roman" w:hAnsi="Arial" w:cs="Arial"/>
          <w:sz w:val="20"/>
          <w:lang w:eastAsia="en-GB" w:bidi="hi-IN"/>
        </w:rPr>
        <w:t>you will get the following output :</w:t>
      </w:r>
    </w:p>
    <w:p w:rsidR="004F5092" w:rsidRDefault="004F5092" w:rsidP="004F5092">
      <w:pPr>
        <w:pBdr>
          <w:top w:val="single" w:sz="6" w:space="0" w:color="888888"/>
          <w:left w:val="single" w:sz="6" w:space="0" w:color="888888"/>
          <w:bottom w:val="single" w:sz="6" w:space="0" w:color="888888"/>
          <w:right w:val="single" w:sz="6" w:space="0" w:color="88888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urier New" w:eastAsia="Times New Roman" w:hAnsi="Courier New" w:cs="Courier New"/>
          <w:sz w:val="20"/>
          <w:lang w:eastAsia="en-GB" w:bidi="hi-IN"/>
        </w:rPr>
      </w:pPr>
    </w:p>
    <w:p w:rsidR="004F5092" w:rsidRDefault="004F5092" w:rsidP="004F5092">
      <w:pPr>
        <w:pBdr>
          <w:top w:val="single" w:sz="6" w:space="0" w:color="888888"/>
          <w:left w:val="single" w:sz="6" w:space="0" w:color="888888"/>
          <w:bottom w:val="single" w:sz="6" w:space="0" w:color="888888"/>
          <w:right w:val="single" w:sz="6" w:space="0" w:color="88888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urier New" w:eastAsia="Times New Roman" w:hAnsi="Courier New" w:cs="Courier New"/>
          <w:sz w:val="20"/>
          <w:lang w:eastAsia="en-GB" w:bidi="hi-IN"/>
        </w:rPr>
      </w:pPr>
      <w:r>
        <w:rPr>
          <w:rFonts w:ascii="Courier New" w:eastAsia="Times New Roman" w:hAnsi="Courier New" w:cs="Courier New"/>
          <w:sz w:val="20"/>
          <w:lang w:eastAsia="en-GB" w:bidi="hi-IN"/>
        </w:rPr>
        <w:t>s2 and s3 are equal</w:t>
      </w:r>
    </w:p>
    <w:p w:rsidR="004F5092" w:rsidRDefault="004F5092" w:rsidP="004F5092">
      <w:pPr>
        <w:pBdr>
          <w:top w:val="single" w:sz="6" w:space="0" w:color="888888"/>
          <w:left w:val="single" w:sz="6" w:space="0" w:color="888888"/>
          <w:bottom w:val="single" w:sz="6" w:space="0" w:color="888888"/>
          <w:right w:val="single" w:sz="6" w:space="0" w:color="88888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urier New" w:eastAsia="Times New Roman" w:hAnsi="Courier New" w:cs="Courier New"/>
          <w:sz w:val="20"/>
          <w:lang w:eastAsia="en-GB" w:bidi="hi-IN"/>
        </w:rPr>
      </w:pPr>
    </w:p>
    <w:p w:rsidR="004F5092" w:rsidRDefault="004F5092" w:rsidP="004F5092">
      <w:pPr>
        <w:shd w:val="clear" w:color="auto" w:fill="FFFFFF"/>
        <w:spacing w:before="100" w:beforeAutospacing="1" w:after="100" w:afterAutospacing="1" w:line="360" w:lineRule="atLeast"/>
        <w:rPr>
          <w:rFonts w:ascii="Arial" w:eastAsia="Times New Roman" w:hAnsi="Arial" w:cs="Arial"/>
          <w:sz w:val="20"/>
          <w:lang w:eastAsia="en-GB" w:bidi="hi-IN"/>
        </w:rPr>
      </w:pPr>
      <w:r>
        <w:rPr>
          <w:rFonts w:ascii="Arial" w:eastAsia="Times New Roman" w:hAnsi="Arial" w:cs="Arial"/>
          <w:sz w:val="20"/>
          <w:lang w:eastAsia="en-GB" w:bidi="hi-IN"/>
        </w:rPr>
        <w:t xml:space="preserve">Means if we use </w:t>
      </w:r>
      <w:r>
        <w:rPr>
          <w:rFonts w:ascii="Arial" w:eastAsia="Times New Roman" w:hAnsi="Arial" w:cs="Arial"/>
          <w:i/>
          <w:iCs/>
          <w:sz w:val="20"/>
          <w:lang w:eastAsia="en-GB" w:bidi="hi-IN"/>
        </w:rPr>
        <w:t>merge( )</w:t>
      </w:r>
      <w:r>
        <w:rPr>
          <w:rFonts w:ascii="Arial" w:eastAsia="Times New Roman" w:hAnsi="Arial" w:cs="Arial"/>
          <w:sz w:val="20"/>
          <w:lang w:eastAsia="en-GB" w:bidi="hi-IN"/>
        </w:rPr>
        <w:t xml:space="preserve"> method, Hibernate will first check whether a Persistent instance of that type already exists in the persistent</w:t>
      </w:r>
      <w:r>
        <w:rPr>
          <w:rFonts w:ascii="Arial" w:eastAsia="Times New Roman" w:hAnsi="Arial" w:cs="Arial"/>
          <w:sz w:val="20"/>
          <w:lang w:eastAsia="en-GB" w:bidi="hi-IN"/>
        </w:rPr>
        <w:br/>
        <w:t>context. It uses the object identifiers to check on this existence. If another instance exists, it copies the state</w:t>
      </w:r>
      <w:r>
        <w:rPr>
          <w:rFonts w:ascii="Arial" w:eastAsia="Times New Roman" w:hAnsi="Arial" w:cs="Arial"/>
          <w:sz w:val="20"/>
          <w:lang w:eastAsia="en-GB" w:bidi="hi-IN"/>
        </w:rPr>
        <w:br/>
        <w:t>of the Detached object (s1 above) into the existing Persistence object (s2 above). If no other instance exists,</w:t>
      </w:r>
      <w:r>
        <w:rPr>
          <w:rFonts w:ascii="Arial" w:eastAsia="Times New Roman" w:hAnsi="Arial" w:cs="Arial"/>
          <w:sz w:val="20"/>
          <w:lang w:eastAsia="en-GB" w:bidi="hi-IN"/>
        </w:rPr>
        <w:br/>
        <w:t>Hibernate just reattaches the Detached object.</w:t>
      </w:r>
    </w:p>
    <w:p w:rsidR="004F5092" w:rsidRDefault="004F5092" w:rsidP="004F5092">
      <w:pPr>
        <w:pStyle w:val="NormalWeb"/>
        <w:shd w:val="clear" w:color="auto" w:fill="F1F1F1"/>
        <w:rPr>
          <w:rFonts w:ascii="Arial" w:hAnsi="Arial" w:cs="Arial"/>
          <w:sz w:val="18"/>
          <w:szCs w:val="18"/>
          <w:lang w:eastAsia="en-GB" w:bidi="hi-IN"/>
        </w:rPr>
      </w:pPr>
      <w:r>
        <w:rPr>
          <w:rFonts w:ascii="Arial" w:hAnsi="Arial" w:cs="Arial"/>
          <w:sz w:val="18"/>
          <w:szCs w:val="18"/>
        </w:rPr>
        <w:t>-------------------------------------------------------------------------------------------------</w:t>
      </w:r>
    </w:p>
    <w:p w:rsidR="004F5092" w:rsidRDefault="004F5092" w:rsidP="004F5092">
      <w:pPr>
        <w:pStyle w:val="NormalWeb"/>
        <w:shd w:val="clear" w:color="auto" w:fill="F1F1F1"/>
        <w:rPr>
          <w:rFonts w:ascii="Arial" w:hAnsi="Arial" w:cs="Arial"/>
          <w:sz w:val="18"/>
          <w:szCs w:val="18"/>
        </w:rPr>
      </w:pPr>
      <w:r>
        <w:rPr>
          <w:rFonts w:ascii="Arial" w:hAnsi="Arial" w:cs="Arial"/>
          <w:sz w:val="18"/>
          <w:szCs w:val="18"/>
        </w:rPr>
        <w:t>What is difference between session.save() , session.saveOrUpdate() and session.persist()in Hibernate?</w:t>
      </w:r>
    </w:p>
    <w:p w:rsidR="004F5092" w:rsidRDefault="004F5092" w:rsidP="004F5092">
      <w:pPr>
        <w:pStyle w:val="NormalWeb"/>
        <w:shd w:val="clear" w:color="auto" w:fill="F1F1F1"/>
        <w:rPr>
          <w:rFonts w:ascii="Arial" w:hAnsi="Arial" w:cs="Arial"/>
          <w:sz w:val="18"/>
          <w:szCs w:val="18"/>
        </w:rPr>
      </w:pPr>
      <w:r>
        <w:rPr>
          <w:rFonts w:ascii="Arial" w:hAnsi="Arial" w:cs="Arial"/>
          <w:sz w:val="18"/>
          <w:szCs w:val="18"/>
        </w:rPr>
        <w:t>session.save() : Save does an insert and will fail if the primary key is already persistent.</w:t>
      </w:r>
    </w:p>
    <w:p w:rsidR="004F5092" w:rsidRDefault="004F5092" w:rsidP="004F5092">
      <w:pPr>
        <w:pStyle w:val="NormalWeb"/>
        <w:shd w:val="clear" w:color="auto" w:fill="F1F1F1"/>
        <w:rPr>
          <w:rFonts w:ascii="Arial" w:hAnsi="Arial" w:cs="Arial"/>
          <w:sz w:val="18"/>
          <w:szCs w:val="18"/>
        </w:rPr>
      </w:pPr>
      <w:r>
        <w:rPr>
          <w:rFonts w:ascii="Arial" w:hAnsi="Arial" w:cs="Arial"/>
          <w:sz w:val="18"/>
          <w:szCs w:val="18"/>
        </w:rPr>
        <w:t>session.saveOrUpdate() : saveOrUpdate does a select first to determine if it needs to do an insert or an update. Insert data if primary key not exist otherwise update data.</w:t>
      </w:r>
    </w:p>
    <w:p w:rsidR="004F5092" w:rsidRDefault="004F5092" w:rsidP="004F5092">
      <w:pPr>
        <w:pStyle w:val="NormalWeb"/>
        <w:shd w:val="clear" w:color="auto" w:fill="F1F1F1"/>
        <w:rPr>
          <w:rFonts w:ascii="Arial" w:hAnsi="Arial" w:cs="Arial"/>
          <w:sz w:val="18"/>
          <w:szCs w:val="18"/>
        </w:rPr>
      </w:pPr>
      <w:r>
        <w:rPr>
          <w:rFonts w:ascii="Arial" w:hAnsi="Arial" w:cs="Arial"/>
          <w:sz w:val="18"/>
          <w:szCs w:val="18"/>
        </w:rPr>
        <w:t xml:space="preserve">session.persist() : Does the same like session.save(). But session.save() return Serializable object but session.persist() return void. session.save() returns the generated identifier (Serializable object) and session.persist() </w:t>
      </w:r>
      <w:r>
        <w:rPr>
          <w:rFonts w:ascii="Arial" w:hAnsi="Arial" w:cs="Arial"/>
          <w:sz w:val="18"/>
          <w:szCs w:val="18"/>
        </w:rPr>
        <w:lastRenderedPageBreak/>
        <w:t>doesn't. For Example : if you do :- System.out.println(session.save(question)); This will print the generated primary key. if you do :- System.out.println(session.persist(question)); Compile time error because session.persist() return void.</w:t>
      </w:r>
    </w:p>
    <w:p w:rsidR="004F5092" w:rsidRDefault="004F5092" w:rsidP="004F5092">
      <w:pPr>
        <w:rPr>
          <w:rFonts w:ascii="Courier New" w:hAnsi="Courier New" w:cs="Courier New"/>
          <w:color w:val="008080"/>
          <w:sz w:val="20"/>
          <w:szCs w:val="20"/>
          <w:lang w:bidi="hi-IN"/>
        </w:rPr>
      </w:pPr>
    </w:p>
    <w:p w:rsidR="004F5092" w:rsidRDefault="004F5092" w:rsidP="004F5092">
      <w:pPr>
        <w:rPr>
          <w:rFonts w:ascii="Courier New" w:hAnsi="Courier New" w:cs="Courier New"/>
          <w:color w:val="008080"/>
          <w:sz w:val="20"/>
          <w:lang w:bidi="hi-IN"/>
        </w:rPr>
      </w:pPr>
    </w:p>
    <w:p w:rsidR="004F5092" w:rsidRDefault="004F5092" w:rsidP="004F5092">
      <w:pPr>
        <w:pStyle w:val="NormalWeb"/>
        <w:shd w:val="clear" w:color="auto" w:fill="FFFFFF"/>
        <w:spacing w:line="360" w:lineRule="atLeast"/>
        <w:rPr>
          <w:rFonts w:ascii="Arial" w:hAnsi="Arial" w:cs="Arial"/>
          <w:sz w:val="20"/>
          <w:szCs w:val="20"/>
          <w:lang w:bidi="hi-IN"/>
        </w:rPr>
      </w:pPr>
      <w:r>
        <w:rPr>
          <w:rStyle w:val="Strong"/>
          <w:rFonts w:ascii="Arial" w:eastAsiaTheme="minorEastAsia" w:hAnsi="Arial" w:cs="Arial"/>
          <w:sz w:val="20"/>
        </w:rPr>
        <w:t>Cascade :</w:t>
      </w:r>
      <w:r>
        <w:rPr>
          <w:rFonts w:ascii="Arial" w:hAnsi="Arial" w:cs="Arial"/>
          <w:sz w:val="20"/>
          <w:szCs w:val="20"/>
        </w:rPr>
        <w:t xml:space="preserve"> In Hibernate the cascade option is used for defining the Owner in the relationship between the associated objects. It is an optional attribute that may be used to specify that which operation should be cascaded. Cascade has the various options "all ", " save | update | delete | merge " that may be used with either of the single option or may be used with the multiple options. Cascade decides the same operation done on the parent object is done on the associated object at the same time. A keyword "cascade" is generally used when there is a mapping does for the collection to handle the state of collection automatically.</w:t>
      </w:r>
    </w:p>
    <w:p w:rsidR="004F5092" w:rsidRDefault="009140A8" w:rsidP="004F5092">
      <w:pPr>
        <w:pStyle w:val="NormalWeb"/>
        <w:shd w:val="clear" w:color="auto" w:fill="FFFFFF"/>
        <w:spacing w:line="360" w:lineRule="atLeast"/>
        <w:rPr>
          <w:rFonts w:ascii="Arial" w:hAnsi="Arial" w:cs="Arial"/>
          <w:sz w:val="20"/>
          <w:szCs w:val="20"/>
        </w:rPr>
      </w:pPr>
      <w:r>
        <w:rPr>
          <w:rStyle w:val="Strong"/>
          <w:rFonts w:ascii="Arial" w:eastAsiaTheme="minorEastAsia" w:hAnsi="Arial" w:cs="Arial"/>
          <w:sz w:val="20"/>
        </w:rPr>
        <w:t>NOTE</w:t>
      </w:r>
      <w:r w:rsidR="004F5092">
        <w:rPr>
          <w:rStyle w:val="Strong"/>
          <w:rFonts w:ascii="Arial" w:eastAsiaTheme="minorEastAsia" w:hAnsi="Arial" w:cs="Arial"/>
          <w:sz w:val="20"/>
        </w:rPr>
        <w:t>:</w:t>
      </w:r>
      <w:r w:rsidR="004F5092">
        <w:rPr>
          <w:rFonts w:ascii="Arial" w:hAnsi="Arial" w:cs="Arial"/>
          <w:sz w:val="20"/>
          <w:szCs w:val="20"/>
        </w:rPr>
        <w:t xml:space="preserve"> When you will use the cascade with 'all' option it means the owner class has all the manipulation facility that it can apply on the relationship from the parent object to the associated object.</w:t>
      </w:r>
    </w:p>
    <w:p w:rsidR="004F5092" w:rsidRDefault="00D547EC" w:rsidP="004F5092">
      <w:pPr>
        <w:pStyle w:val="NormalWeb"/>
        <w:shd w:val="clear" w:color="auto" w:fill="FFFFFF"/>
        <w:spacing w:line="360" w:lineRule="atLeast"/>
        <w:rPr>
          <w:rFonts w:ascii="Arial" w:hAnsi="Arial" w:cs="Arial"/>
          <w:sz w:val="20"/>
          <w:szCs w:val="20"/>
        </w:rPr>
      </w:pPr>
      <w:r>
        <w:rPr>
          <w:rStyle w:val="Strong"/>
          <w:rFonts w:ascii="Arial" w:eastAsiaTheme="minorEastAsia" w:hAnsi="Arial" w:cs="Arial"/>
          <w:sz w:val="20"/>
        </w:rPr>
        <w:t>Example of Cascade</w:t>
      </w:r>
      <w:r w:rsidR="004F5092">
        <w:rPr>
          <w:rStyle w:val="Strong"/>
          <w:rFonts w:ascii="Arial" w:eastAsiaTheme="minorEastAsia" w:hAnsi="Arial" w:cs="Arial"/>
          <w:sz w:val="20"/>
        </w:rPr>
        <w:t>:</w:t>
      </w:r>
    </w:p>
    <w:p w:rsidR="004F5092" w:rsidRDefault="004F5092" w:rsidP="004F5092">
      <w:pPr>
        <w:pStyle w:val="NormalWeb"/>
        <w:shd w:val="clear" w:color="auto" w:fill="FFFFFF"/>
        <w:spacing w:line="360" w:lineRule="atLeast"/>
        <w:rPr>
          <w:rFonts w:ascii="Arial" w:hAnsi="Arial" w:cs="Arial"/>
          <w:sz w:val="20"/>
          <w:szCs w:val="20"/>
        </w:rPr>
      </w:pPr>
      <w:r>
        <w:rPr>
          <w:rFonts w:ascii="Arial" w:hAnsi="Arial" w:cs="Arial"/>
          <w:sz w:val="20"/>
          <w:szCs w:val="20"/>
        </w:rPr>
        <w:t>A mapping file that contains the mapping of collection mapping of the cascade attribute will be as follows :</w:t>
      </w:r>
    </w:p>
    <w:p w:rsidR="004F5092" w:rsidRDefault="004F5092" w:rsidP="004F5092">
      <w:pPr>
        <w:pStyle w:val="HTMLPreformatted"/>
        <w:pBdr>
          <w:top w:val="single" w:sz="6" w:space="0" w:color="888888"/>
          <w:left w:val="single" w:sz="6" w:space="0" w:color="888888"/>
          <w:bottom w:val="single" w:sz="6" w:space="0" w:color="888888"/>
          <w:right w:val="single" w:sz="6" w:space="0" w:color="888888"/>
        </w:pBdr>
        <w:shd w:val="clear" w:color="auto" w:fill="FFFFFF"/>
        <w:spacing w:line="360" w:lineRule="atLeast"/>
      </w:pPr>
      <w:r>
        <w:t>&lt;set name="goodsRecords" cascade="all" table="goods_record"&gt;</w:t>
      </w:r>
    </w:p>
    <w:p w:rsidR="004F5092" w:rsidRDefault="004F5092" w:rsidP="004F5092">
      <w:pPr>
        <w:pStyle w:val="HTMLPreformatted"/>
        <w:pBdr>
          <w:top w:val="single" w:sz="6" w:space="0" w:color="888888"/>
          <w:left w:val="single" w:sz="6" w:space="0" w:color="888888"/>
          <w:bottom w:val="single" w:sz="6" w:space="0" w:color="888888"/>
          <w:right w:val="single" w:sz="6" w:space="0" w:color="888888"/>
        </w:pBdr>
        <w:shd w:val="clear" w:color="auto" w:fill="FFFFFF"/>
        <w:spacing w:line="360" w:lineRule="atLeast"/>
        <w:rPr>
          <w:rFonts w:ascii="Consolas" w:hAnsi="Consolas" w:cs="Consolas"/>
          <w:sz w:val="19"/>
          <w:szCs w:val="19"/>
        </w:rPr>
      </w:pPr>
      <w:r>
        <w:t>&lt;key&gt;</w:t>
      </w:r>
    </w:p>
    <w:p w:rsidR="004F5092" w:rsidRDefault="004F5092" w:rsidP="004F5092">
      <w:pPr>
        <w:pStyle w:val="HTMLPreformatted"/>
        <w:pBdr>
          <w:top w:val="single" w:sz="6" w:space="0" w:color="888888"/>
          <w:left w:val="single" w:sz="6" w:space="0" w:color="888888"/>
          <w:bottom w:val="single" w:sz="6" w:space="0" w:color="888888"/>
          <w:right w:val="single" w:sz="6" w:space="0" w:color="888888"/>
        </w:pBdr>
        <w:shd w:val="clear" w:color="auto" w:fill="FFFFFF"/>
        <w:spacing w:line="360" w:lineRule="atLeast"/>
      </w:pPr>
      <w:r>
        <w:t>&lt;column name="goodsId" not-null="true" /&gt;</w:t>
      </w:r>
    </w:p>
    <w:p w:rsidR="004F5092" w:rsidRDefault="004F5092" w:rsidP="004F5092">
      <w:pPr>
        <w:pStyle w:val="HTMLPreformatted"/>
        <w:pBdr>
          <w:top w:val="single" w:sz="6" w:space="0" w:color="888888"/>
          <w:left w:val="single" w:sz="6" w:space="0" w:color="888888"/>
          <w:bottom w:val="single" w:sz="6" w:space="0" w:color="888888"/>
          <w:right w:val="single" w:sz="6" w:space="0" w:color="888888"/>
        </w:pBdr>
        <w:shd w:val="clear" w:color="auto" w:fill="FFFFFF"/>
        <w:spacing w:line="360" w:lineRule="atLeast"/>
      </w:pPr>
      <w:r>
        <w:t>&lt;/key&gt;</w:t>
      </w:r>
    </w:p>
    <w:p w:rsidR="004F5092" w:rsidRDefault="004F5092" w:rsidP="004F5092">
      <w:pPr>
        <w:pStyle w:val="HTMLPreformatted"/>
        <w:pBdr>
          <w:top w:val="single" w:sz="6" w:space="0" w:color="888888"/>
          <w:left w:val="single" w:sz="6" w:space="0" w:color="888888"/>
          <w:bottom w:val="single" w:sz="6" w:space="0" w:color="888888"/>
          <w:right w:val="single" w:sz="6" w:space="0" w:color="888888"/>
        </w:pBdr>
        <w:shd w:val="clear" w:color="auto" w:fill="FFFFFF"/>
        <w:spacing w:line="360" w:lineRule="atLeast"/>
      </w:pPr>
      <w:r>
        <w:t>&lt;one-to-many class="roseindia.GoodsRecord" /&gt;</w:t>
      </w:r>
    </w:p>
    <w:p w:rsidR="004F5092" w:rsidRDefault="004F5092" w:rsidP="004F5092">
      <w:pPr>
        <w:pStyle w:val="HTMLPreformatted"/>
        <w:pBdr>
          <w:top w:val="single" w:sz="6" w:space="0" w:color="888888"/>
          <w:left w:val="single" w:sz="6" w:space="0" w:color="888888"/>
          <w:bottom w:val="single" w:sz="6" w:space="0" w:color="888888"/>
          <w:right w:val="single" w:sz="6" w:space="0" w:color="888888"/>
        </w:pBdr>
        <w:shd w:val="clear" w:color="auto" w:fill="FFFFFF"/>
        <w:spacing w:line="360" w:lineRule="atLeast"/>
      </w:pPr>
      <w:r>
        <w:t>&lt;/set&gt;</w:t>
      </w:r>
    </w:p>
    <w:p w:rsidR="004F5092" w:rsidRDefault="004F5092" w:rsidP="004F5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8080"/>
          <w:sz w:val="20"/>
          <w:lang w:bidi="hi-IN"/>
        </w:rPr>
      </w:pPr>
    </w:p>
    <w:p w:rsidR="004F5092" w:rsidRDefault="004F5092" w:rsidP="004F5092">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Arial" w:hAnsi="Arial" w:cs="Arial"/>
          <w:sz w:val="20"/>
          <w:szCs w:val="20"/>
          <w:lang w:bidi="hi-IN"/>
        </w:rPr>
      </w:pPr>
      <w:r>
        <w:rPr>
          <w:rStyle w:val="Strong"/>
          <w:rFonts w:ascii="Arial" w:eastAsiaTheme="minorEastAsia" w:hAnsi="Arial" w:cs="Arial"/>
          <w:sz w:val="20"/>
        </w:rPr>
        <w:t>Inverse :</w:t>
      </w:r>
      <w:r>
        <w:rPr>
          <w:rFonts w:ascii="Arial" w:hAnsi="Arial" w:cs="Arial"/>
          <w:sz w:val="20"/>
          <w:szCs w:val="20"/>
        </w:rPr>
        <w:t xml:space="preserve"> In Hibernate an inverse keyword is used in the hibernate mapping file for maintaining the relationship of the parent and the associated child object. This keyword is responsible for managing the insert / update of the foreign key column. An inverse keyword has the boolean value "true/false". Default value of this keyword is 'false' it means the parent class is responsible for saving/updating the child and it's relationship. And when the keyword inverse is set to the 'true' it means an associated subclass is responsible for saving/updating itself.</w:t>
      </w:r>
    </w:p>
    <w:p w:rsidR="004F5092" w:rsidRDefault="004F5092" w:rsidP="004F5092">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Arial" w:hAnsi="Arial" w:cs="Arial"/>
          <w:sz w:val="20"/>
          <w:szCs w:val="20"/>
        </w:rPr>
      </w:pPr>
      <w:r>
        <w:rPr>
          <w:rFonts w:ascii="Arial" w:hAnsi="Arial" w:cs="Arial"/>
          <w:sz w:val="20"/>
          <w:szCs w:val="20"/>
        </w:rPr>
        <w:t>NOTE : An inverse keyword is always used with the one-to-many and many-to-many. It doesn't work with many-to-one relationship.</w:t>
      </w:r>
    </w:p>
    <w:p w:rsidR="004F5092" w:rsidRDefault="004F5092" w:rsidP="004F5092">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Arial" w:hAnsi="Arial" w:cs="Arial"/>
          <w:sz w:val="20"/>
          <w:szCs w:val="20"/>
        </w:rPr>
      </w:pPr>
      <w:r>
        <w:rPr>
          <w:rStyle w:val="Strong"/>
          <w:rFonts w:ascii="Arial" w:eastAsiaTheme="minorEastAsia" w:hAnsi="Arial" w:cs="Arial"/>
          <w:sz w:val="20"/>
        </w:rPr>
        <w:lastRenderedPageBreak/>
        <w:t>Example :</w:t>
      </w:r>
    </w:p>
    <w:p w:rsidR="004F5092" w:rsidRDefault="004F5092" w:rsidP="004F5092">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Arial" w:hAnsi="Arial" w:cs="Arial"/>
          <w:sz w:val="20"/>
          <w:szCs w:val="20"/>
        </w:rPr>
      </w:pPr>
      <w:r>
        <w:rPr>
          <w:rFonts w:ascii="Arial" w:hAnsi="Arial" w:cs="Arial"/>
          <w:sz w:val="20"/>
          <w:szCs w:val="20"/>
        </w:rPr>
        <w:t>A hibernate mapping file into which the inverse keyword is used as :</w:t>
      </w:r>
    </w:p>
    <w:p w:rsidR="004F5092" w:rsidRDefault="004F5092" w:rsidP="004F5092">
      <w:pPr>
        <w:pStyle w:val="HTMLPreformatted"/>
        <w:pBdr>
          <w:top w:val="single" w:sz="6" w:space="0" w:color="888888"/>
          <w:left w:val="single" w:sz="6" w:space="0" w:color="888888"/>
          <w:bottom w:val="single" w:sz="6" w:space="0" w:color="888888"/>
          <w:right w:val="single" w:sz="6" w:space="0" w:color="888888"/>
        </w:pBdr>
        <w:shd w:val="clear" w:color="auto" w:fill="FFFFFF"/>
        <w:spacing w:line="360" w:lineRule="atLeast"/>
      </w:pPr>
      <w:r>
        <w:t>&lt;set name="goodsRecords" inverse="true" table="goods_record"&gt;</w:t>
      </w:r>
    </w:p>
    <w:p w:rsidR="004F5092" w:rsidRDefault="004F5092" w:rsidP="004F5092">
      <w:pPr>
        <w:pStyle w:val="HTMLPreformatted"/>
        <w:pBdr>
          <w:top w:val="single" w:sz="6" w:space="0" w:color="888888"/>
          <w:left w:val="single" w:sz="6" w:space="0" w:color="888888"/>
          <w:bottom w:val="single" w:sz="6" w:space="0" w:color="888888"/>
          <w:right w:val="single" w:sz="6" w:space="0" w:color="888888"/>
        </w:pBdr>
        <w:shd w:val="clear" w:color="auto" w:fill="FFFFFF"/>
        <w:spacing w:line="360" w:lineRule="atLeast"/>
        <w:rPr>
          <w:rFonts w:ascii="Consolas" w:hAnsi="Consolas" w:cs="Consolas"/>
          <w:sz w:val="19"/>
          <w:szCs w:val="19"/>
        </w:rPr>
      </w:pPr>
      <w:r>
        <w:t>&lt;key&gt;</w:t>
      </w:r>
    </w:p>
    <w:p w:rsidR="004F5092" w:rsidRDefault="004F5092" w:rsidP="004F5092">
      <w:pPr>
        <w:pStyle w:val="HTMLPreformatted"/>
        <w:pBdr>
          <w:top w:val="single" w:sz="6" w:space="0" w:color="888888"/>
          <w:left w:val="single" w:sz="6" w:space="0" w:color="888888"/>
          <w:bottom w:val="single" w:sz="6" w:space="0" w:color="888888"/>
          <w:right w:val="single" w:sz="6" w:space="0" w:color="888888"/>
        </w:pBdr>
        <w:shd w:val="clear" w:color="auto" w:fill="FFFFFF"/>
        <w:spacing w:line="360" w:lineRule="atLeast"/>
      </w:pPr>
      <w:r>
        <w:t>&lt;column name="goodsId" not-null="true" /&gt;</w:t>
      </w:r>
    </w:p>
    <w:p w:rsidR="004F5092" w:rsidRDefault="004F5092" w:rsidP="004F5092">
      <w:pPr>
        <w:pStyle w:val="HTMLPreformatted"/>
        <w:pBdr>
          <w:top w:val="single" w:sz="6" w:space="0" w:color="888888"/>
          <w:left w:val="single" w:sz="6" w:space="0" w:color="888888"/>
          <w:bottom w:val="single" w:sz="6" w:space="0" w:color="888888"/>
          <w:right w:val="single" w:sz="6" w:space="0" w:color="888888"/>
        </w:pBdr>
        <w:shd w:val="clear" w:color="auto" w:fill="FFFFFF"/>
        <w:spacing w:line="360" w:lineRule="atLeast"/>
      </w:pPr>
      <w:r>
        <w:t>&lt;/key&gt;</w:t>
      </w:r>
    </w:p>
    <w:p w:rsidR="004F5092" w:rsidRDefault="004F5092" w:rsidP="004F5092">
      <w:pPr>
        <w:pStyle w:val="HTMLPreformatted"/>
        <w:pBdr>
          <w:top w:val="single" w:sz="6" w:space="0" w:color="888888"/>
          <w:left w:val="single" w:sz="6" w:space="0" w:color="888888"/>
          <w:bottom w:val="single" w:sz="6" w:space="0" w:color="888888"/>
          <w:right w:val="single" w:sz="6" w:space="0" w:color="888888"/>
        </w:pBdr>
        <w:shd w:val="clear" w:color="auto" w:fill="FFFFFF"/>
        <w:spacing w:line="360" w:lineRule="atLeast"/>
      </w:pPr>
      <w:r>
        <w:t>&lt;one-to-many class="roseindia.GoodsRecord" /&gt;</w:t>
      </w:r>
    </w:p>
    <w:p w:rsidR="004F5092" w:rsidRDefault="004F5092" w:rsidP="004F5092">
      <w:pPr>
        <w:pStyle w:val="HTMLPreformatted"/>
        <w:pBdr>
          <w:top w:val="single" w:sz="6" w:space="0" w:color="888888"/>
          <w:left w:val="single" w:sz="6" w:space="0" w:color="888888"/>
          <w:bottom w:val="single" w:sz="6" w:space="0" w:color="888888"/>
          <w:right w:val="single" w:sz="6" w:space="0" w:color="888888"/>
        </w:pBdr>
        <w:shd w:val="clear" w:color="auto" w:fill="FFFFFF"/>
        <w:spacing w:line="360" w:lineRule="atLeast"/>
      </w:pPr>
      <w:r>
        <w:t>&lt;/set&gt;</w:t>
      </w:r>
    </w:p>
    <w:p w:rsidR="004F5092" w:rsidRDefault="004F5092" w:rsidP="004F5092">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Arial" w:hAnsi="Arial" w:cs="Arial"/>
          <w:sz w:val="20"/>
          <w:szCs w:val="20"/>
        </w:rPr>
      </w:pPr>
      <w:r>
        <w:rPr>
          <w:rFonts w:ascii="Arial" w:hAnsi="Arial" w:cs="Arial"/>
          <w:sz w:val="20"/>
          <w:szCs w:val="20"/>
        </w:rPr>
        <w:t>The relationship will be converted in owner to owned or vice-versa when you will use the inverse keyword with the following booleanvalue :</w:t>
      </w:r>
    </w:p>
    <w:p w:rsidR="004F5092" w:rsidRDefault="004F5092" w:rsidP="004F5092">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Arial" w:hAnsi="Arial" w:cs="Arial"/>
          <w:sz w:val="20"/>
          <w:szCs w:val="20"/>
        </w:rPr>
      </w:pPr>
      <w:r>
        <w:rPr>
          <w:rFonts w:ascii="Arial" w:hAnsi="Arial" w:cs="Arial"/>
          <w:sz w:val="20"/>
          <w:szCs w:val="20"/>
        </w:rPr>
        <w:t>if inverse = "true" : In such case according to the above given example goods_record will be acted as owner and the goods2 will not be updated.</w:t>
      </w:r>
    </w:p>
    <w:p w:rsidR="004F5092" w:rsidRDefault="004F5092" w:rsidP="004F5092">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Arial" w:hAnsi="Arial" w:cs="Arial"/>
          <w:sz w:val="20"/>
          <w:szCs w:val="20"/>
        </w:rPr>
      </w:pPr>
      <w:r>
        <w:rPr>
          <w:rFonts w:ascii="Arial" w:hAnsi="Arial" w:cs="Arial"/>
          <w:sz w:val="20"/>
          <w:szCs w:val="20"/>
        </w:rPr>
        <w:t>if inverse = "false" : In Hibernate the default value of inverse attribute is set to 'flase' in such case according to the above given example goods2 is the owner and it will update the relationship.</w:t>
      </w:r>
    </w:p>
    <w:p w:rsidR="004F5092" w:rsidRDefault="004F5092" w:rsidP="004F5092">
      <w:pPr>
        <w:pStyle w:val="NormalWeb"/>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18"/>
          <w:szCs w:val="18"/>
        </w:rPr>
      </w:pPr>
      <w:r>
        <w:rPr>
          <w:rStyle w:val="Strong"/>
          <w:rFonts w:ascii="Arial" w:eastAsiaTheme="minorEastAsia" w:hAnsi="Arial" w:cs="Arial"/>
          <w:sz w:val="18"/>
          <w:szCs w:val="18"/>
        </w:rPr>
        <w:t>sorted collection:</w:t>
      </w:r>
    </w:p>
    <w:p w:rsidR="004F5092" w:rsidRDefault="004F5092" w:rsidP="004F5092">
      <w:pPr>
        <w:pStyle w:val="NormalWeb"/>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18"/>
          <w:szCs w:val="18"/>
        </w:rPr>
      </w:pPr>
      <w:r>
        <w:rPr>
          <w:rFonts w:ascii="Arial" w:hAnsi="Arial" w:cs="Arial"/>
          <w:sz w:val="18"/>
          <w:szCs w:val="18"/>
        </w:rPr>
        <w:t>A sorted collection is sorting a collection by utilizing the sorting features provided by the Java collections framework. The sorting occurs in the memory of JVM which running Hibernate, after the data being read from database using java comparator. If your collection is not large, it will be more efficient way to sort it.</w:t>
      </w:r>
    </w:p>
    <w:p w:rsidR="004F5092" w:rsidRDefault="004F5092" w:rsidP="004F5092">
      <w:pPr>
        <w:pStyle w:val="NormalWeb"/>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18"/>
          <w:szCs w:val="18"/>
        </w:rPr>
      </w:pPr>
      <w:r>
        <w:rPr>
          <w:rStyle w:val="Strong"/>
          <w:rFonts w:ascii="Arial" w:eastAsiaTheme="minorEastAsia" w:hAnsi="Arial" w:cs="Arial"/>
          <w:sz w:val="18"/>
          <w:szCs w:val="18"/>
        </w:rPr>
        <w:t>order collection :</w:t>
      </w:r>
    </w:p>
    <w:p w:rsidR="004F5092" w:rsidRDefault="004F5092" w:rsidP="004F5092">
      <w:pPr>
        <w:pStyle w:val="NormalWeb"/>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18"/>
          <w:szCs w:val="18"/>
        </w:rPr>
      </w:pPr>
      <w:r>
        <w:rPr>
          <w:rFonts w:ascii="Arial" w:hAnsi="Arial" w:cs="Arial"/>
          <w:sz w:val="18"/>
          <w:szCs w:val="18"/>
        </w:rPr>
        <w:t>Order collection is sorting a collection by specifying the order-by clause for sorting this collection when retrieval. If your collection is very large, it will be more efficient way to sort it .</w:t>
      </w:r>
    </w:p>
    <w:p w:rsidR="004F5092" w:rsidRDefault="004F5092" w:rsidP="004F5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8080"/>
          <w:sz w:val="20"/>
          <w:szCs w:val="20"/>
          <w:lang w:bidi="hi-IN"/>
        </w:rPr>
      </w:pPr>
    </w:p>
    <w:p w:rsidR="004F5092" w:rsidRPr="00C83EDF" w:rsidRDefault="004F5092" w:rsidP="00C83E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ns w:id="0" w:author="Unknown"/>
          <w:rFonts w:ascii="inherit" w:eastAsia="Times New Roman" w:hAnsi="inherit"/>
          <w:b/>
          <w:bCs/>
          <w:color w:val="252525"/>
          <w:spacing w:val="-15"/>
          <w:kern w:val="36"/>
          <w:sz w:val="42"/>
          <w:szCs w:val="42"/>
          <w:lang w:eastAsia="en-GB" w:bidi="hi-IN"/>
        </w:rPr>
      </w:pPr>
      <w:r>
        <w:rPr>
          <w:rFonts w:ascii="inherit" w:eastAsia="Times New Roman" w:hAnsi="inherit"/>
          <w:b/>
          <w:bCs/>
          <w:color w:val="252525"/>
          <w:spacing w:val="-15"/>
          <w:kern w:val="36"/>
          <w:sz w:val="42"/>
          <w:szCs w:val="42"/>
          <w:lang w:eastAsia="en-GB" w:bidi="hi-IN"/>
        </w:rPr>
        <w:t xml:space="preserve">How to call store procedure in Hibernate </w:t>
      </w:r>
    </w:p>
    <w:p w:rsidR="004F5092" w:rsidRDefault="004F5092" w:rsidP="004F5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Helvetica" w:eastAsia="Times New Roman" w:hAnsi="Helvetica" w:cs="Helvetica"/>
          <w:color w:val="3C3C3C"/>
          <w:sz w:val="21"/>
          <w:szCs w:val="21"/>
          <w:lang w:eastAsia="en-GB" w:bidi="hi-IN"/>
        </w:rPr>
      </w:pPr>
      <w:r>
        <w:rPr>
          <w:rFonts w:ascii="Helvetica" w:eastAsia="Times New Roman" w:hAnsi="Helvetica" w:cs="Helvetica"/>
          <w:color w:val="3C3C3C"/>
          <w:sz w:val="21"/>
          <w:szCs w:val="21"/>
          <w:lang w:eastAsia="en-GB" w:bidi="hi-IN"/>
        </w:rPr>
        <w:t>In this tutorial, you will learn how to call a store procedure in Hibernate.</w:t>
      </w:r>
    </w:p>
    <w:p w:rsidR="004F5092" w:rsidRDefault="004F5092" w:rsidP="004F5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Helvetica" w:eastAsia="Times New Roman" w:hAnsi="Helvetica" w:cs="Helvetica"/>
          <w:color w:val="3C3C3C"/>
          <w:sz w:val="21"/>
          <w:szCs w:val="21"/>
          <w:lang w:eastAsia="en-GB" w:bidi="hi-IN"/>
        </w:rPr>
      </w:pPr>
      <w:r>
        <w:rPr>
          <w:rFonts w:ascii="inherit" w:eastAsia="Times New Roman" w:hAnsi="inherit"/>
          <w:color w:val="252525"/>
          <w:sz w:val="32"/>
          <w:szCs w:val="32"/>
          <w:lang w:eastAsia="en-GB" w:bidi="hi-IN"/>
        </w:rPr>
        <w:t>MySQL store procedure</w:t>
      </w:r>
    </w:p>
    <w:p w:rsidR="004F5092" w:rsidRDefault="004F5092" w:rsidP="004F5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Helvetica" w:eastAsia="Times New Roman" w:hAnsi="Helvetica" w:cs="Helvetica"/>
          <w:color w:val="3C3C3C"/>
          <w:sz w:val="21"/>
          <w:szCs w:val="21"/>
          <w:lang w:eastAsia="en-GB" w:bidi="hi-IN"/>
        </w:rPr>
      </w:pPr>
      <w:r>
        <w:rPr>
          <w:rFonts w:ascii="Helvetica" w:eastAsia="Times New Roman" w:hAnsi="Helvetica" w:cs="Helvetica"/>
          <w:color w:val="3C3C3C"/>
          <w:sz w:val="21"/>
          <w:szCs w:val="21"/>
          <w:lang w:eastAsia="en-GB" w:bidi="hi-IN"/>
        </w:rPr>
        <w:t>Here’s a MySQL store procedure, which accept a stock code parameter and return the related stock data.</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DELIMITER $$</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lastRenderedPageBreak/>
        <w:t> </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b/>
          <w:bCs/>
          <w:color w:val="993333"/>
          <w:sz w:val="19"/>
          <w:szCs w:val="19"/>
          <w:lang w:eastAsia="en-GB" w:bidi="hi-IN"/>
        </w:rPr>
        <w:t>CREATEPROCEDURE</w:t>
      </w:r>
      <w:r>
        <w:rPr>
          <w:rFonts w:ascii="Courier New" w:eastAsia="Times New Roman" w:hAnsi="Courier New" w:cs="Courier New"/>
          <w:color w:val="FF0000"/>
          <w:sz w:val="19"/>
          <w:szCs w:val="19"/>
          <w:lang w:eastAsia="en-GB" w:bidi="hi-IN"/>
        </w:rPr>
        <w:t>`GetStocks`</w:t>
      </w:r>
      <w:r>
        <w:rPr>
          <w:rFonts w:ascii="Courier New" w:eastAsia="Times New Roman" w:hAnsi="Courier New" w:cs="Courier New"/>
          <w:color w:val="66CC66"/>
          <w:sz w:val="19"/>
          <w:szCs w:val="19"/>
          <w:lang w:eastAsia="en-GB" w:bidi="hi-IN"/>
        </w:rPr>
        <w:t>(</w:t>
      </w:r>
      <w:r>
        <w:rPr>
          <w:rFonts w:ascii="Courier New" w:eastAsia="Times New Roman" w:hAnsi="Courier New" w:cs="Courier New"/>
          <w:color w:val="333333"/>
          <w:sz w:val="19"/>
          <w:szCs w:val="19"/>
          <w:lang w:eastAsia="en-GB" w:bidi="hi-IN"/>
        </w:rPr>
        <w:t>int_stockcode</w:t>
      </w:r>
      <w:r>
        <w:rPr>
          <w:rFonts w:ascii="Courier New" w:eastAsia="Times New Roman" w:hAnsi="Courier New" w:cs="Courier New"/>
          <w:b/>
          <w:bCs/>
          <w:color w:val="993333"/>
          <w:sz w:val="19"/>
          <w:szCs w:val="19"/>
          <w:lang w:eastAsia="en-GB" w:bidi="hi-IN"/>
        </w:rPr>
        <w:t>VARCHAR</w:t>
      </w:r>
      <w:r>
        <w:rPr>
          <w:rFonts w:ascii="Courier New" w:eastAsia="Times New Roman" w:hAnsi="Courier New" w:cs="Courier New"/>
          <w:color w:val="66CC66"/>
          <w:sz w:val="19"/>
          <w:szCs w:val="19"/>
          <w:lang w:eastAsia="en-GB" w:bidi="hi-IN"/>
        </w:rPr>
        <w:t>(</w:t>
      </w:r>
      <w:r>
        <w:rPr>
          <w:rFonts w:ascii="Courier New" w:eastAsia="Times New Roman" w:hAnsi="Courier New" w:cs="Courier New"/>
          <w:color w:val="CC66CC"/>
          <w:sz w:val="19"/>
          <w:szCs w:val="19"/>
          <w:lang w:eastAsia="en-GB" w:bidi="hi-IN"/>
        </w:rPr>
        <w:t>20</w:t>
      </w:r>
      <w:r>
        <w:rPr>
          <w:rFonts w:ascii="Courier New" w:eastAsia="Times New Roman" w:hAnsi="Courier New" w:cs="Courier New"/>
          <w:color w:val="66CC66"/>
          <w:sz w:val="19"/>
          <w:szCs w:val="19"/>
          <w:lang w:eastAsia="en-GB" w:bidi="hi-IN"/>
        </w:rPr>
        <w: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b/>
          <w:bCs/>
          <w:color w:val="993333"/>
          <w:sz w:val="19"/>
          <w:szCs w:val="19"/>
          <w:lang w:eastAsia="en-GB" w:bidi="hi-IN"/>
        </w:rPr>
        <w:t>BEGIN</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b/>
          <w:bCs/>
          <w:color w:val="993333"/>
          <w:sz w:val="19"/>
          <w:szCs w:val="19"/>
          <w:lang w:eastAsia="en-GB" w:bidi="hi-IN"/>
        </w:rPr>
        <w:t>SELECT</w:t>
      </w:r>
      <w:r>
        <w:rPr>
          <w:rFonts w:ascii="Courier New" w:eastAsia="Times New Roman" w:hAnsi="Courier New" w:cs="Courier New"/>
          <w:color w:val="66CC66"/>
          <w:sz w:val="19"/>
          <w:szCs w:val="19"/>
          <w:lang w:eastAsia="en-GB" w:bidi="hi-IN"/>
        </w:rPr>
        <w:t>*</w:t>
      </w:r>
      <w:r>
        <w:rPr>
          <w:rFonts w:ascii="Courier New" w:eastAsia="Times New Roman" w:hAnsi="Courier New" w:cs="Courier New"/>
          <w:b/>
          <w:bCs/>
          <w:color w:val="993333"/>
          <w:sz w:val="19"/>
          <w:szCs w:val="19"/>
          <w:lang w:eastAsia="en-GB" w:bidi="hi-IN"/>
        </w:rPr>
        <w:t>FROM</w:t>
      </w:r>
      <w:r>
        <w:rPr>
          <w:rFonts w:ascii="Courier New" w:eastAsia="Times New Roman" w:hAnsi="Courier New" w:cs="Courier New"/>
          <w:color w:val="333333"/>
          <w:sz w:val="19"/>
          <w:szCs w:val="19"/>
          <w:lang w:eastAsia="en-GB" w:bidi="hi-IN"/>
        </w:rPr>
        <w:t xml:space="preserve"> stock </w:t>
      </w:r>
      <w:r>
        <w:rPr>
          <w:rFonts w:ascii="Courier New" w:eastAsia="Times New Roman" w:hAnsi="Courier New" w:cs="Courier New"/>
          <w:b/>
          <w:bCs/>
          <w:color w:val="993333"/>
          <w:sz w:val="19"/>
          <w:szCs w:val="19"/>
          <w:lang w:eastAsia="en-GB" w:bidi="hi-IN"/>
        </w:rPr>
        <w:t>WHERE</w:t>
      </w:r>
      <w:r>
        <w:rPr>
          <w:rFonts w:ascii="Courier New" w:eastAsia="Times New Roman" w:hAnsi="Courier New" w:cs="Courier New"/>
          <w:color w:val="333333"/>
          <w:sz w:val="19"/>
          <w:szCs w:val="19"/>
          <w:lang w:eastAsia="en-GB" w:bidi="hi-IN"/>
        </w:rPr>
        <w:t>stock_code</w:t>
      </w:r>
      <w:r>
        <w:rPr>
          <w:rFonts w:ascii="Courier New" w:eastAsia="Times New Roman" w:hAnsi="Courier New" w:cs="Courier New"/>
          <w:color w:val="66CC66"/>
          <w:sz w:val="19"/>
          <w:szCs w:val="19"/>
          <w:lang w:eastAsia="en-GB" w:bidi="hi-IN"/>
        </w:rPr>
        <w:t>=</w:t>
      </w:r>
      <w:r>
        <w:rPr>
          <w:rFonts w:ascii="Courier New" w:eastAsia="Times New Roman" w:hAnsi="Courier New" w:cs="Courier New"/>
          <w:color w:val="333333"/>
          <w:sz w:val="19"/>
          <w:szCs w:val="19"/>
          <w:lang w:eastAsia="en-GB" w:bidi="hi-IN"/>
        </w:rPr>
        <w:t>int_stockcode;</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b/>
          <w:bCs/>
          <w:color w:val="993333"/>
          <w:sz w:val="19"/>
          <w:szCs w:val="19"/>
          <w:lang w:eastAsia="en-GB" w:bidi="hi-IN"/>
        </w:rPr>
        <w:t>END</w:t>
      </w:r>
      <w:r>
        <w:rPr>
          <w:rFonts w:ascii="Courier New" w:eastAsia="Times New Roman" w:hAnsi="Courier New" w:cs="Courier New"/>
          <w:color w:val="333333"/>
          <w:sz w:val="19"/>
          <w:szCs w:val="19"/>
          <w:lang w:eastAsia="en-GB" w:bidi="hi-IN"/>
        </w:rPr>
        <w:t xml:space="preserve"> $$</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 </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DELIMITER ;</w:t>
      </w:r>
    </w:p>
    <w:p w:rsidR="004F5092" w:rsidRDefault="004F5092" w:rsidP="004F5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Helvetica" w:eastAsia="Times New Roman" w:hAnsi="Helvetica" w:cs="Helvetica"/>
          <w:color w:val="3C3C3C"/>
          <w:sz w:val="21"/>
          <w:szCs w:val="21"/>
          <w:lang w:eastAsia="en-GB" w:bidi="hi-IN"/>
        </w:rPr>
      </w:pPr>
      <w:r>
        <w:rPr>
          <w:rFonts w:ascii="Helvetica" w:eastAsia="Times New Roman" w:hAnsi="Helvetica" w:cs="Helvetica"/>
          <w:color w:val="3C3C3C"/>
          <w:sz w:val="21"/>
          <w:szCs w:val="21"/>
          <w:lang w:eastAsia="en-GB" w:bidi="hi-IN"/>
        </w:rPr>
        <w:t xml:space="preserve">In MySQL, you can simple call it with a </w:t>
      </w:r>
      <w:r>
        <w:rPr>
          <w:rFonts w:ascii="Helvetica" w:eastAsia="Times New Roman" w:hAnsi="Helvetica" w:cs="Helvetica"/>
          <w:b/>
          <w:bCs/>
          <w:color w:val="3C3C3C"/>
          <w:sz w:val="21"/>
          <w:szCs w:val="21"/>
          <w:lang w:eastAsia="en-GB" w:bidi="hi-IN"/>
        </w:rPr>
        <w:t>call</w:t>
      </w:r>
      <w:r>
        <w:rPr>
          <w:rFonts w:ascii="Helvetica" w:eastAsia="Times New Roman" w:hAnsi="Helvetica" w:cs="Helvetica"/>
          <w:color w:val="3C3C3C"/>
          <w:sz w:val="21"/>
          <w:szCs w:val="21"/>
          <w:lang w:eastAsia="en-GB" w:bidi="hi-IN"/>
        </w:rPr>
        <w:t>keyword :</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b/>
          <w:bCs/>
          <w:color w:val="993333"/>
          <w:sz w:val="19"/>
          <w:szCs w:val="19"/>
          <w:lang w:eastAsia="en-GB" w:bidi="hi-IN"/>
        </w:rPr>
        <w:t>CALL</w:t>
      </w:r>
      <w:r>
        <w:rPr>
          <w:rFonts w:ascii="Courier New" w:eastAsia="Times New Roman" w:hAnsi="Courier New" w:cs="Courier New"/>
          <w:color w:val="333333"/>
          <w:sz w:val="19"/>
          <w:szCs w:val="19"/>
          <w:lang w:eastAsia="en-GB" w:bidi="hi-IN"/>
        </w:rPr>
        <w:t>GetStocks</w:t>
      </w:r>
      <w:r>
        <w:rPr>
          <w:rFonts w:ascii="Courier New" w:eastAsia="Times New Roman" w:hAnsi="Courier New" w:cs="Courier New"/>
          <w:color w:val="66CC66"/>
          <w:sz w:val="19"/>
          <w:szCs w:val="19"/>
          <w:lang w:eastAsia="en-GB" w:bidi="hi-IN"/>
        </w:rPr>
        <w:t>(</w:t>
      </w:r>
      <w:r>
        <w:rPr>
          <w:rFonts w:ascii="Courier New" w:eastAsia="Times New Roman" w:hAnsi="Courier New" w:cs="Courier New"/>
          <w:color w:val="FF0000"/>
          <w:sz w:val="19"/>
          <w:szCs w:val="19"/>
          <w:lang w:eastAsia="en-GB" w:bidi="hi-IN"/>
        </w:rPr>
        <w:t>'7277'</w:t>
      </w:r>
      <w:r>
        <w:rPr>
          <w:rFonts w:ascii="Courier New" w:eastAsia="Times New Roman" w:hAnsi="Courier New" w:cs="Courier New"/>
          <w:color w:val="66CC66"/>
          <w:sz w:val="19"/>
          <w:szCs w:val="19"/>
          <w:lang w:eastAsia="en-GB" w:bidi="hi-IN"/>
        </w:rPr>
        <w:t>)</w:t>
      </w:r>
      <w:r>
        <w:rPr>
          <w:rFonts w:ascii="Courier New" w:eastAsia="Times New Roman" w:hAnsi="Courier New" w:cs="Courier New"/>
          <w:color w:val="333333"/>
          <w:sz w:val="19"/>
          <w:szCs w:val="19"/>
          <w:lang w:eastAsia="en-GB" w:bidi="hi-IN"/>
        </w:rPr>
        <w:t>;</w:t>
      </w:r>
    </w:p>
    <w:p w:rsidR="004F5092" w:rsidRDefault="004F5092" w:rsidP="004F5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150" w:line="288" w:lineRule="atLeast"/>
        <w:outlineLvl w:val="3"/>
        <w:rPr>
          <w:rFonts w:ascii="inherit" w:eastAsia="Times New Roman" w:hAnsi="inherit" w:cs="Times New Roman"/>
          <w:color w:val="252525"/>
          <w:sz w:val="32"/>
          <w:szCs w:val="32"/>
          <w:lang w:eastAsia="en-GB" w:bidi="hi-IN"/>
        </w:rPr>
      </w:pPr>
      <w:r>
        <w:rPr>
          <w:rFonts w:ascii="inherit" w:eastAsia="Times New Roman" w:hAnsi="inherit"/>
          <w:color w:val="252525"/>
          <w:sz w:val="32"/>
          <w:szCs w:val="32"/>
          <w:lang w:eastAsia="en-GB" w:bidi="hi-IN"/>
        </w:rPr>
        <w:t>Hibernate call store procedure</w:t>
      </w:r>
    </w:p>
    <w:p w:rsidR="004F5092" w:rsidRDefault="004F5092" w:rsidP="004F5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Helvetica" w:eastAsia="Times New Roman" w:hAnsi="Helvetica" w:cs="Helvetica"/>
          <w:color w:val="3C3C3C"/>
          <w:sz w:val="21"/>
          <w:szCs w:val="21"/>
          <w:lang w:eastAsia="en-GB" w:bidi="hi-IN"/>
        </w:rPr>
      </w:pPr>
      <w:r>
        <w:rPr>
          <w:rFonts w:ascii="Helvetica" w:eastAsia="Times New Roman" w:hAnsi="Helvetica" w:cs="Helvetica"/>
          <w:color w:val="3C3C3C"/>
          <w:sz w:val="21"/>
          <w:szCs w:val="21"/>
          <w:lang w:eastAsia="en-GB" w:bidi="hi-IN"/>
        </w:rPr>
        <w:t>In Hibernate, there are three approaches to call a database store procedure.</w:t>
      </w:r>
    </w:p>
    <w:p w:rsidR="004F5092" w:rsidRDefault="004F5092" w:rsidP="004F5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150" w:line="288" w:lineRule="atLeast"/>
        <w:outlineLvl w:val="4"/>
        <w:rPr>
          <w:rFonts w:ascii="inherit" w:eastAsia="Times New Roman" w:hAnsi="inherit" w:cs="Times New Roman"/>
          <w:color w:val="252525"/>
          <w:sz w:val="32"/>
          <w:szCs w:val="32"/>
          <w:lang w:eastAsia="en-GB" w:bidi="hi-IN"/>
        </w:rPr>
      </w:pPr>
      <w:r>
        <w:rPr>
          <w:rFonts w:ascii="inherit" w:eastAsia="Times New Roman" w:hAnsi="inherit"/>
          <w:color w:val="252525"/>
          <w:sz w:val="32"/>
          <w:szCs w:val="32"/>
          <w:lang w:eastAsia="en-GB" w:bidi="hi-IN"/>
        </w:rPr>
        <w:t>1. Native SQL – createSQLQuery</w:t>
      </w:r>
    </w:p>
    <w:p w:rsidR="004F5092" w:rsidRDefault="004F5092" w:rsidP="004F5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Helvetica" w:eastAsia="Times New Roman" w:hAnsi="Helvetica" w:cs="Helvetica"/>
          <w:color w:val="3C3C3C"/>
          <w:sz w:val="21"/>
          <w:szCs w:val="21"/>
          <w:lang w:eastAsia="en-GB" w:bidi="hi-IN"/>
        </w:rPr>
      </w:pPr>
      <w:r>
        <w:rPr>
          <w:rFonts w:ascii="Helvetica" w:eastAsia="Times New Roman" w:hAnsi="Helvetica" w:cs="Helvetica"/>
          <w:color w:val="3C3C3C"/>
          <w:sz w:val="21"/>
          <w:szCs w:val="21"/>
          <w:lang w:eastAsia="en-GB" w:bidi="hi-IN"/>
        </w:rPr>
        <w:t xml:space="preserve">You can use </w:t>
      </w:r>
      <w:r>
        <w:rPr>
          <w:rFonts w:ascii="Helvetica" w:eastAsia="Times New Roman" w:hAnsi="Helvetica" w:cs="Helvetica"/>
          <w:b/>
          <w:bCs/>
          <w:color w:val="3C3C3C"/>
          <w:sz w:val="21"/>
          <w:szCs w:val="21"/>
          <w:lang w:eastAsia="en-GB" w:bidi="hi-IN"/>
        </w:rPr>
        <w:t>createSQLQuery()</w:t>
      </w:r>
      <w:r>
        <w:rPr>
          <w:rFonts w:ascii="Helvetica" w:eastAsia="Times New Roman" w:hAnsi="Helvetica" w:cs="Helvetica"/>
          <w:color w:val="3C3C3C"/>
          <w:sz w:val="21"/>
          <w:szCs w:val="21"/>
          <w:lang w:eastAsia="en-GB" w:bidi="hi-IN"/>
        </w:rPr>
        <w:t xml:space="preserve"> to call a store procedure directly.</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Query query</w:t>
      </w:r>
      <w:r>
        <w:rPr>
          <w:rFonts w:ascii="Courier New" w:eastAsia="Times New Roman" w:hAnsi="Courier New" w:cs="Courier New"/>
          <w:color w:val="339933"/>
          <w:sz w:val="19"/>
          <w:szCs w:val="19"/>
          <w:lang w:eastAsia="en-GB" w:bidi="hi-IN"/>
        </w:rPr>
        <w:t>=</w:t>
      </w:r>
      <w:r>
        <w:rPr>
          <w:rFonts w:ascii="Courier New" w:eastAsia="Times New Roman" w:hAnsi="Courier New" w:cs="Courier New"/>
          <w:color w:val="333333"/>
          <w:sz w:val="19"/>
          <w:szCs w:val="19"/>
          <w:lang w:eastAsia="en-GB" w:bidi="hi-IN"/>
        </w:rPr>
        <w:t>session.</w:t>
      </w:r>
      <w:r>
        <w:rPr>
          <w:rFonts w:ascii="Courier New" w:eastAsia="Times New Roman" w:hAnsi="Courier New" w:cs="Courier New"/>
          <w:color w:val="006633"/>
          <w:sz w:val="19"/>
          <w:szCs w:val="19"/>
          <w:lang w:eastAsia="en-GB" w:bidi="hi-IN"/>
        </w:rPr>
        <w:t>createSQLQuery</w:t>
      </w:r>
      <w:r>
        <w:rPr>
          <w:rFonts w:ascii="Courier New" w:eastAsia="Times New Roman" w:hAnsi="Courier New" w:cs="Courier New"/>
          <w:color w:val="009900"/>
          <w:sz w:val="19"/>
          <w:szCs w:val="19"/>
          <w:lang w:eastAsia="en-GB" w:bidi="hi-IN"/>
        </w:rPr>
        <w: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ab/>
      </w:r>
      <w:r>
        <w:rPr>
          <w:rFonts w:ascii="Courier New" w:eastAsia="Times New Roman" w:hAnsi="Courier New" w:cs="Courier New"/>
          <w:color w:val="0000FF"/>
          <w:sz w:val="19"/>
          <w:szCs w:val="19"/>
          <w:lang w:eastAsia="en-GB" w:bidi="hi-IN"/>
        </w:rPr>
        <w:t>"CALL GetStocks(:stockCode)"</w:t>
      </w:r>
      <w:r>
        <w:rPr>
          <w:rFonts w:ascii="Courier New" w:eastAsia="Times New Roman" w:hAnsi="Courier New" w:cs="Courier New"/>
          <w:color w:val="009900"/>
          <w:sz w:val="19"/>
          <w:szCs w:val="19"/>
          <w:lang w:eastAsia="en-GB" w:bidi="hi-IN"/>
        </w:rPr>
        <w: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ab/>
        <w:t>.</w:t>
      </w:r>
      <w:r>
        <w:rPr>
          <w:rFonts w:ascii="Courier New" w:eastAsia="Times New Roman" w:hAnsi="Courier New" w:cs="Courier New"/>
          <w:color w:val="006633"/>
          <w:sz w:val="19"/>
          <w:szCs w:val="19"/>
          <w:lang w:eastAsia="en-GB" w:bidi="hi-IN"/>
        </w:rPr>
        <w:t>addEntity</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3333"/>
          <w:sz w:val="19"/>
          <w:szCs w:val="19"/>
          <w:lang w:eastAsia="en-GB" w:bidi="hi-IN"/>
        </w:rPr>
        <w:t>Stock.</w:t>
      </w:r>
      <w:r>
        <w:rPr>
          <w:rFonts w:ascii="Courier New" w:eastAsia="Times New Roman" w:hAnsi="Courier New" w:cs="Courier New"/>
          <w:b/>
          <w:bCs/>
          <w:color w:val="000000"/>
          <w:sz w:val="19"/>
          <w:szCs w:val="19"/>
          <w:lang w:eastAsia="en-GB" w:bidi="hi-IN"/>
        </w:rPr>
        <w:t>class</w:t>
      </w:r>
      <w:r>
        <w:rPr>
          <w:rFonts w:ascii="Courier New" w:eastAsia="Times New Roman" w:hAnsi="Courier New" w:cs="Courier New"/>
          <w:color w:val="009900"/>
          <w:sz w:val="19"/>
          <w:szCs w:val="19"/>
          <w:lang w:eastAsia="en-GB" w:bidi="hi-IN"/>
        </w:rPr>
        <w: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ab/>
        <w:t>.</w:t>
      </w:r>
      <w:r>
        <w:rPr>
          <w:rFonts w:ascii="Courier New" w:eastAsia="Times New Roman" w:hAnsi="Courier New" w:cs="Courier New"/>
          <w:color w:val="006633"/>
          <w:sz w:val="19"/>
          <w:szCs w:val="19"/>
          <w:lang w:eastAsia="en-GB" w:bidi="hi-IN"/>
        </w:rPr>
        <w:t>setParameter</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0000FF"/>
          <w:sz w:val="19"/>
          <w:szCs w:val="19"/>
          <w:lang w:eastAsia="en-GB" w:bidi="hi-IN"/>
        </w:rPr>
        <w:t>"stockCode"</w:t>
      </w:r>
      <w:r>
        <w:rPr>
          <w:rFonts w:ascii="Courier New" w:eastAsia="Times New Roman" w:hAnsi="Courier New" w:cs="Courier New"/>
          <w:color w:val="333333"/>
          <w:sz w:val="19"/>
          <w:szCs w:val="19"/>
          <w:lang w:eastAsia="en-GB" w:bidi="hi-IN"/>
        </w:rPr>
        <w:t xml:space="preserve">, </w:t>
      </w:r>
      <w:r>
        <w:rPr>
          <w:rFonts w:ascii="Courier New" w:eastAsia="Times New Roman" w:hAnsi="Courier New" w:cs="Courier New"/>
          <w:color w:val="0000FF"/>
          <w:sz w:val="19"/>
          <w:szCs w:val="19"/>
          <w:lang w:eastAsia="en-GB" w:bidi="hi-IN"/>
        </w:rPr>
        <w:t>"7277"</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9933"/>
          <w:sz w:val="19"/>
          <w:szCs w:val="19"/>
          <w:lang w:eastAsia="en-GB" w:bidi="hi-IN"/>
        </w:rPr>
        <w: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 </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003399"/>
          <w:sz w:val="19"/>
          <w:szCs w:val="19"/>
          <w:lang w:eastAsia="en-GB" w:bidi="hi-IN"/>
        </w:rPr>
        <w:t>List</w:t>
      </w:r>
      <w:r>
        <w:rPr>
          <w:rFonts w:ascii="Courier New" w:eastAsia="Times New Roman" w:hAnsi="Courier New" w:cs="Courier New"/>
          <w:color w:val="333333"/>
          <w:sz w:val="19"/>
          <w:szCs w:val="19"/>
          <w:lang w:eastAsia="en-GB" w:bidi="hi-IN"/>
        </w:rPr>
        <w:t xml:space="preserve"> result </w:t>
      </w:r>
      <w:r>
        <w:rPr>
          <w:rFonts w:ascii="Courier New" w:eastAsia="Times New Roman" w:hAnsi="Courier New" w:cs="Courier New"/>
          <w:color w:val="339933"/>
          <w:sz w:val="19"/>
          <w:szCs w:val="19"/>
          <w:lang w:eastAsia="en-GB" w:bidi="hi-IN"/>
        </w:rPr>
        <w:t>=</w:t>
      </w:r>
      <w:r>
        <w:rPr>
          <w:rFonts w:ascii="Courier New" w:eastAsia="Times New Roman" w:hAnsi="Courier New" w:cs="Courier New"/>
          <w:color w:val="333333"/>
          <w:sz w:val="19"/>
          <w:szCs w:val="19"/>
          <w:lang w:eastAsia="en-GB" w:bidi="hi-IN"/>
        </w:rPr>
        <w:t>query.</w:t>
      </w:r>
      <w:r>
        <w:rPr>
          <w:rFonts w:ascii="Courier New" w:eastAsia="Times New Roman" w:hAnsi="Courier New" w:cs="Courier New"/>
          <w:color w:val="006633"/>
          <w:sz w:val="19"/>
          <w:szCs w:val="19"/>
          <w:lang w:eastAsia="en-GB" w:bidi="hi-IN"/>
        </w:rPr>
        <w:t>list</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9933"/>
          <w:sz w:val="19"/>
          <w:szCs w:val="19"/>
          <w:lang w:eastAsia="en-GB" w:bidi="hi-IN"/>
        </w:rPr>
        <w: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b/>
          <w:bCs/>
          <w:color w:val="000000"/>
          <w:sz w:val="19"/>
          <w:szCs w:val="19"/>
          <w:lang w:eastAsia="en-GB" w:bidi="hi-IN"/>
        </w:rPr>
        <w:t>for</w:t>
      </w:r>
      <w:r>
        <w:rPr>
          <w:rFonts w:ascii="Courier New" w:eastAsia="Times New Roman" w:hAnsi="Courier New" w:cs="Courier New"/>
          <w:color w:val="009900"/>
          <w:sz w:val="19"/>
          <w:szCs w:val="19"/>
          <w:lang w:eastAsia="en-GB" w:bidi="hi-IN"/>
        </w:rPr>
        <w:t>(</w:t>
      </w:r>
      <w:r>
        <w:rPr>
          <w:rFonts w:ascii="Courier New" w:eastAsia="Times New Roman" w:hAnsi="Courier New" w:cs="Courier New"/>
          <w:b/>
          <w:bCs/>
          <w:color w:val="000066"/>
          <w:sz w:val="19"/>
          <w:szCs w:val="19"/>
          <w:lang w:eastAsia="en-GB" w:bidi="hi-IN"/>
        </w:rPr>
        <w:t>int</w:t>
      </w:r>
      <w:r>
        <w:rPr>
          <w:rFonts w:ascii="Courier New" w:eastAsia="Times New Roman" w:hAnsi="Courier New" w:cs="Courier New"/>
          <w:color w:val="333333"/>
          <w:sz w:val="19"/>
          <w:szCs w:val="19"/>
          <w:lang w:eastAsia="en-GB" w:bidi="hi-IN"/>
        </w:rPr>
        <w:t xml:space="preserve"> i</w:t>
      </w:r>
      <w:r>
        <w:rPr>
          <w:rFonts w:ascii="Courier New" w:eastAsia="Times New Roman" w:hAnsi="Courier New" w:cs="Courier New"/>
          <w:color w:val="339933"/>
          <w:sz w:val="19"/>
          <w:szCs w:val="19"/>
          <w:lang w:eastAsia="en-GB" w:bidi="hi-IN"/>
        </w:rPr>
        <w:t>=</w:t>
      </w:r>
      <w:r>
        <w:rPr>
          <w:rFonts w:ascii="Courier New" w:eastAsia="Times New Roman" w:hAnsi="Courier New" w:cs="Courier New"/>
          <w:color w:val="CC66CC"/>
          <w:sz w:val="19"/>
          <w:szCs w:val="19"/>
          <w:lang w:eastAsia="en-GB" w:bidi="hi-IN"/>
        </w:rPr>
        <w:t>0</w:t>
      </w:r>
      <w:r>
        <w:rPr>
          <w:rFonts w:ascii="Courier New" w:eastAsia="Times New Roman" w:hAnsi="Courier New" w:cs="Courier New"/>
          <w:color w:val="339933"/>
          <w:sz w:val="19"/>
          <w:szCs w:val="19"/>
          <w:lang w:eastAsia="en-GB" w:bidi="hi-IN"/>
        </w:rPr>
        <w:t>;</w:t>
      </w:r>
      <w:r>
        <w:rPr>
          <w:rFonts w:ascii="Courier New" w:eastAsia="Times New Roman" w:hAnsi="Courier New" w:cs="Courier New"/>
          <w:color w:val="333333"/>
          <w:sz w:val="19"/>
          <w:szCs w:val="19"/>
          <w:lang w:eastAsia="en-GB" w:bidi="hi-IN"/>
        </w:rPr>
        <w:t xml:space="preserve"> i</w:t>
      </w:r>
      <w:r>
        <w:rPr>
          <w:rFonts w:ascii="Courier New" w:eastAsia="Times New Roman" w:hAnsi="Courier New" w:cs="Courier New"/>
          <w:color w:val="339933"/>
          <w:sz w:val="19"/>
          <w:szCs w:val="19"/>
          <w:lang w:eastAsia="en-GB" w:bidi="hi-IN"/>
        </w:rPr>
        <w:t>&lt;</w:t>
      </w:r>
      <w:r>
        <w:rPr>
          <w:rFonts w:ascii="Courier New" w:eastAsia="Times New Roman" w:hAnsi="Courier New" w:cs="Courier New"/>
          <w:color w:val="333333"/>
          <w:sz w:val="19"/>
          <w:szCs w:val="19"/>
          <w:lang w:eastAsia="en-GB" w:bidi="hi-IN"/>
        </w:rPr>
        <w:t>result.</w:t>
      </w:r>
      <w:r>
        <w:rPr>
          <w:rFonts w:ascii="Courier New" w:eastAsia="Times New Roman" w:hAnsi="Courier New" w:cs="Courier New"/>
          <w:color w:val="006633"/>
          <w:sz w:val="19"/>
          <w:szCs w:val="19"/>
          <w:lang w:eastAsia="en-GB" w:bidi="hi-IN"/>
        </w:rPr>
        <w:t>size</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9933"/>
          <w:sz w:val="19"/>
          <w:szCs w:val="19"/>
          <w:lang w:eastAsia="en-GB" w:bidi="hi-IN"/>
        </w:rPr>
        <w:t>;</w:t>
      </w:r>
      <w:r>
        <w:rPr>
          <w:rFonts w:ascii="Courier New" w:eastAsia="Times New Roman" w:hAnsi="Courier New" w:cs="Courier New"/>
          <w:color w:val="333333"/>
          <w:sz w:val="19"/>
          <w:szCs w:val="19"/>
          <w:lang w:eastAsia="en-GB" w:bidi="hi-IN"/>
        </w:rPr>
        <w:t xml:space="preserve"> i</w:t>
      </w:r>
      <w:r>
        <w:rPr>
          <w:rFonts w:ascii="Courier New" w:eastAsia="Times New Roman" w:hAnsi="Courier New" w:cs="Courier New"/>
          <w:color w:val="339933"/>
          <w:sz w:val="19"/>
          <w:szCs w:val="19"/>
          <w:lang w:eastAsia="en-GB" w:bidi="hi-IN"/>
        </w:rPr>
        <w:t>++</w:t>
      </w:r>
      <w:r>
        <w:rPr>
          <w:rFonts w:ascii="Courier New" w:eastAsia="Times New Roman" w:hAnsi="Courier New" w:cs="Courier New"/>
          <w:color w:val="009900"/>
          <w:sz w:val="19"/>
          <w:szCs w:val="19"/>
          <w:lang w:eastAsia="en-GB" w:bidi="hi-IN"/>
        </w:rPr>
        <w: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ab/>
        <w:t>Stock stock</w:t>
      </w:r>
      <w:r>
        <w:rPr>
          <w:rFonts w:ascii="Courier New" w:eastAsia="Times New Roman" w:hAnsi="Courier New" w:cs="Courier New"/>
          <w:color w:val="339933"/>
          <w:sz w:val="19"/>
          <w:szCs w:val="19"/>
          <w:lang w:eastAsia="en-GB" w:bidi="hi-IN"/>
        </w:rPr>
        <w:t>=</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3333"/>
          <w:sz w:val="19"/>
          <w:szCs w:val="19"/>
          <w:lang w:eastAsia="en-GB" w:bidi="hi-IN"/>
        </w:rPr>
        <w:t>Stock</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3333"/>
          <w:sz w:val="19"/>
          <w:szCs w:val="19"/>
          <w:lang w:eastAsia="en-GB" w:bidi="hi-IN"/>
        </w:rPr>
        <w:t>result.</w:t>
      </w:r>
      <w:r>
        <w:rPr>
          <w:rFonts w:ascii="Courier New" w:eastAsia="Times New Roman" w:hAnsi="Courier New" w:cs="Courier New"/>
          <w:color w:val="006633"/>
          <w:sz w:val="19"/>
          <w:szCs w:val="19"/>
          <w:lang w:eastAsia="en-GB" w:bidi="hi-IN"/>
        </w:rPr>
        <w:t>get</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3333"/>
          <w:sz w:val="19"/>
          <w:szCs w:val="19"/>
          <w:lang w:eastAsia="en-GB" w:bidi="hi-IN"/>
        </w:rPr>
        <w:t>i</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9933"/>
          <w:sz w:val="19"/>
          <w:szCs w:val="19"/>
          <w:lang w:eastAsia="en-GB" w:bidi="hi-IN"/>
        </w:rPr>
        <w: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ab/>
      </w:r>
      <w:r>
        <w:rPr>
          <w:rFonts w:ascii="Courier New" w:eastAsia="Times New Roman" w:hAnsi="Courier New" w:cs="Courier New"/>
          <w:color w:val="003399"/>
          <w:sz w:val="19"/>
          <w:szCs w:val="19"/>
          <w:lang w:eastAsia="en-GB" w:bidi="hi-IN"/>
        </w:rPr>
        <w:t>System</w:t>
      </w:r>
      <w:r>
        <w:rPr>
          <w:rFonts w:ascii="Courier New" w:eastAsia="Times New Roman" w:hAnsi="Courier New" w:cs="Courier New"/>
          <w:color w:val="333333"/>
          <w:sz w:val="19"/>
          <w:szCs w:val="19"/>
          <w:lang w:eastAsia="en-GB" w:bidi="hi-IN"/>
        </w:rPr>
        <w:t>.</w:t>
      </w:r>
      <w:r>
        <w:rPr>
          <w:rFonts w:ascii="Courier New" w:eastAsia="Times New Roman" w:hAnsi="Courier New" w:cs="Courier New"/>
          <w:color w:val="006633"/>
          <w:sz w:val="19"/>
          <w:szCs w:val="19"/>
          <w:lang w:eastAsia="en-GB" w:bidi="hi-IN"/>
        </w:rPr>
        <w:t>out</w:t>
      </w:r>
      <w:r>
        <w:rPr>
          <w:rFonts w:ascii="Courier New" w:eastAsia="Times New Roman" w:hAnsi="Courier New" w:cs="Courier New"/>
          <w:color w:val="333333"/>
          <w:sz w:val="19"/>
          <w:szCs w:val="19"/>
          <w:lang w:eastAsia="en-GB" w:bidi="hi-IN"/>
        </w:rPr>
        <w:t>.</w:t>
      </w:r>
      <w:r>
        <w:rPr>
          <w:rFonts w:ascii="Courier New" w:eastAsia="Times New Roman" w:hAnsi="Courier New" w:cs="Courier New"/>
          <w:color w:val="006633"/>
          <w:sz w:val="19"/>
          <w:szCs w:val="19"/>
          <w:lang w:eastAsia="en-GB" w:bidi="hi-IN"/>
        </w:rPr>
        <w:t>println</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3333"/>
          <w:sz w:val="19"/>
          <w:szCs w:val="19"/>
          <w:lang w:eastAsia="en-GB" w:bidi="hi-IN"/>
        </w:rPr>
        <w:t>stock.</w:t>
      </w:r>
      <w:r>
        <w:rPr>
          <w:rFonts w:ascii="Courier New" w:eastAsia="Times New Roman" w:hAnsi="Courier New" w:cs="Courier New"/>
          <w:color w:val="006633"/>
          <w:sz w:val="19"/>
          <w:szCs w:val="19"/>
          <w:lang w:eastAsia="en-GB" w:bidi="hi-IN"/>
        </w:rPr>
        <w:t>getStockCode</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9933"/>
          <w:sz w:val="19"/>
          <w:szCs w:val="19"/>
          <w:lang w:eastAsia="en-GB" w:bidi="hi-IN"/>
        </w:rPr>
        <w: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009900"/>
          <w:sz w:val="19"/>
          <w:szCs w:val="19"/>
          <w:lang w:eastAsia="en-GB" w:bidi="hi-IN"/>
        </w:rPr>
        <w:t>}</w:t>
      </w:r>
    </w:p>
    <w:p w:rsidR="004F5092" w:rsidRDefault="004F5092" w:rsidP="004F5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150" w:line="288" w:lineRule="atLeast"/>
        <w:outlineLvl w:val="4"/>
        <w:rPr>
          <w:rFonts w:ascii="inherit" w:eastAsia="Times New Roman" w:hAnsi="inherit" w:cs="Times New Roman"/>
          <w:color w:val="252525"/>
          <w:sz w:val="32"/>
          <w:szCs w:val="32"/>
          <w:lang w:eastAsia="en-GB" w:bidi="hi-IN"/>
        </w:rPr>
      </w:pPr>
      <w:r>
        <w:rPr>
          <w:rFonts w:ascii="inherit" w:eastAsia="Times New Roman" w:hAnsi="inherit"/>
          <w:color w:val="252525"/>
          <w:sz w:val="32"/>
          <w:szCs w:val="32"/>
          <w:lang w:eastAsia="en-GB" w:bidi="hi-IN"/>
        </w:rPr>
        <w:t>2. NamedNativeQuery in annotation</w:t>
      </w:r>
    </w:p>
    <w:p w:rsidR="004F5092" w:rsidRDefault="004F5092" w:rsidP="004F5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Helvetica" w:eastAsia="Times New Roman" w:hAnsi="Helvetica" w:cs="Helvetica"/>
          <w:color w:val="3C3C3C"/>
          <w:sz w:val="21"/>
          <w:szCs w:val="21"/>
          <w:lang w:eastAsia="en-GB" w:bidi="hi-IN"/>
        </w:rPr>
      </w:pPr>
      <w:r>
        <w:rPr>
          <w:rFonts w:ascii="Helvetica" w:eastAsia="Times New Roman" w:hAnsi="Helvetica" w:cs="Helvetica"/>
          <w:color w:val="3C3C3C"/>
          <w:sz w:val="21"/>
          <w:szCs w:val="21"/>
          <w:lang w:eastAsia="en-GB" w:bidi="hi-IN"/>
        </w:rPr>
        <w:t xml:space="preserve">Declare your store procedure inside the </w:t>
      </w:r>
      <w:r>
        <w:rPr>
          <w:rFonts w:ascii="Helvetica" w:eastAsia="Times New Roman" w:hAnsi="Helvetica" w:cs="Helvetica"/>
          <w:b/>
          <w:bCs/>
          <w:color w:val="3C3C3C"/>
          <w:sz w:val="21"/>
          <w:szCs w:val="21"/>
          <w:lang w:eastAsia="en-GB" w:bidi="hi-IN"/>
        </w:rPr>
        <w:t>@NamedNativeQueries</w:t>
      </w:r>
      <w:r>
        <w:rPr>
          <w:rFonts w:ascii="Helvetica" w:eastAsia="Times New Roman" w:hAnsi="Helvetica" w:cs="Helvetica"/>
          <w:color w:val="3C3C3C"/>
          <w:sz w:val="21"/>
          <w:szCs w:val="21"/>
          <w:lang w:eastAsia="en-GB" w:bidi="hi-IN"/>
        </w:rPr>
        <w:t xml:space="preserve"> annotation.</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i/>
          <w:iCs/>
          <w:color w:val="666666"/>
          <w:sz w:val="19"/>
          <w:szCs w:val="19"/>
          <w:lang w:eastAsia="en-GB" w:bidi="hi-IN"/>
        </w:rPr>
        <w:t>//Stock.java</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@NamedNativeQueries</w:t>
      </w:r>
      <w:r>
        <w:rPr>
          <w:rFonts w:ascii="Courier New" w:eastAsia="Times New Roman" w:hAnsi="Courier New" w:cs="Courier New"/>
          <w:color w:val="009900"/>
          <w:sz w:val="19"/>
          <w:szCs w:val="19"/>
          <w:lang w:eastAsia="en-GB" w:bidi="hi-IN"/>
        </w:rPr>
        <w: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ab/>
        <w:t>@NamedNativeQuery</w:t>
      </w:r>
      <w:r>
        <w:rPr>
          <w:rFonts w:ascii="Courier New" w:eastAsia="Times New Roman" w:hAnsi="Courier New" w:cs="Courier New"/>
          <w:color w:val="009900"/>
          <w:sz w:val="19"/>
          <w:szCs w:val="19"/>
          <w:lang w:eastAsia="en-GB" w:bidi="hi-IN"/>
        </w:rPr>
        <w: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ab/>
        <w:t>name</w:t>
      </w:r>
      <w:r>
        <w:rPr>
          <w:rFonts w:ascii="Courier New" w:eastAsia="Times New Roman" w:hAnsi="Courier New" w:cs="Courier New"/>
          <w:color w:val="339933"/>
          <w:sz w:val="19"/>
          <w:szCs w:val="19"/>
          <w:lang w:eastAsia="en-GB" w:bidi="hi-IN"/>
        </w:rPr>
        <w:t>=</w:t>
      </w:r>
      <w:r>
        <w:rPr>
          <w:rFonts w:ascii="Courier New" w:eastAsia="Times New Roman" w:hAnsi="Courier New" w:cs="Courier New"/>
          <w:color w:val="0000FF"/>
          <w:sz w:val="19"/>
          <w:szCs w:val="19"/>
          <w:lang w:eastAsia="en-GB" w:bidi="hi-IN"/>
        </w:rPr>
        <w:t>"callStockStoreProcedure"</w:t>
      </w:r>
      <w:r>
        <w:rPr>
          <w:rFonts w:ascii="Courier New" w:eastAsia="Times New Roman" w:hAnsi="Courier New" w:cs="Courier New"/>
          <w:color w:val="333333"/>
          <w:sz w:val="19"/>
          <w:szCs w:val="19"/>
          <w:lang w:eastAsia="en-GB" w:bidi="hi-IN"/>
        </w:rPr>
        <w: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ab/>
        <w:t>query</w:t>
      </w:r>
      <w:r>
        <w:rPr>
          <w:rFonts w:ascii="Courier New" w:eastAsia="Times New Roman" w:hAnsi="Courier New" w:cs="Courier New"/>
          <w:color w:val="339933"/>
          <w:sz w:val="19"/>
          <w:szCs w:val="19"/>
          <w:lang w:eastAsia="en-GB" w:bidi="hi-IN"/>
        </w:rPr>
        <w:t>=</w:t>
      </w:r>
      <w:r>
        <w:rPr>
          <w:rFonts w:ascii="Courier New" w:eastAsia="Times New Roman" w:hAnsi="Courier New" w:cs="Courier New"/>
          <w:color w:val="0000FF"/>
          <w:sz w:val="19"/>
          <w:szCs w:val="19"/>
          <w:lang w:eastAsia="en-GB" w:bidi="hi-IN"/>
        </w:rPr>
        <w:t>"CALL GetStocks(:stockCode)"</w:t>
      </w:r>
      <w:r>
        <w:rPr>
          <w:rFonts w:ascii="Courier New" w:eastAsia="Times New Roman" w:hAnsi="Courier New" w:cs="Courier New"/>
          <w:color w:val="333333"/>
          <w:sz w:val="19"/>
          <w:szCs w:val="19"/>
          <w:lang w:eastAsia="en-GB" w:bidi="hi-IN"/>
        </w:rPr>
        <w: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ab/>
        <w:t>resultClass</w:t>
      </w:r>
      <w:r>
        <w:rPr>
          <w:rFonts w:ascii="Courier New" w:eastAsia="Times New Roman" w:hAnsi="Courier New" w:cs="Courier New"/>
          <w:color w:val="339933"/>
          <w:sz w:val="19"/>
          <w:szCs w:val="19"/>
          <w:lang w:eastAsia="en-GB" w:bidi="hi-IN"/>
        </w:rPr>
        <w:t>=</w:t>
      </w:r>
      <w:r>
        <w:rPr>
          <w:rFonts w:ascii="Courier New" w:eastAsia="Times New Roman" w:hAnsi="Courier New" w:cs="Courier New"/>
          <w:color w:val="333333"/>
          <w:sz w:val="19"/>
          <w:szCs w:val="19"/>
          <w:lang w:eastAsia="en-GB" w:bidi="hi-IN"/>
        </w:rPr>
        <w:t>Stock.</w:t>
      </w:r>
      <w:r>
        <w:rPr>
          <w:rFonts w:ascii="Courier New" w:eastAsia="Times New Roman" w:hAnsi="Courier New" w:cs="Courier New"/>
          <w:b/>
          <w:bCs/>
          <w:color w:val="000000"/>
          <w:sz w:val="19"/>
          <w:szCs w:val="19"/>
          <w:lang w:eastAsia="en-GB" w:bidi="hi-IN"/>
        </w:rPr>
        <w:t>class</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ab/>
      </w:r>
      <w:r>
        <w:rPr>
          <w:rFonts w:ascii="Courier New" w:eastAsia="Times New Roman" w:hAnsi="Courier New" w:cs="Courier New"/>
          <w:color w:val="009900"/>
          <w:sz w:val="19"/>
          <w:szCs w:val="19"/>
          <w:lang w:eastAsia="en-GB" w:bidi="hi-IN"/>
        </w:rPr>
        <w: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009900"/>
          <w:sz w:val="19"/>
          <w:szCs w:val="19"/>
          <w:lang w:eastAsia="en-GB" w:bidi="hi-IN"/>
        </w:rPr>
        <w: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w:t>
      </w:r>
      <w:r>
        <w:rPr>
          <w:rFonts w:ascii="Courier New" w:eastAsia="Times New Roman" w:hAnsi="Courier New" w:cs="Courier New"/>
          <w:color w:val="003399"/>
          <w:sz w:val="19"/>
          <w:szCs w:val="19"/>
          <w:lang w:eastAsia="en-GB" w:bidi="hi-IN"/>
        </w:rPr>
        <w:t>Entity</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@Table</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3333"/>
          <w:sz w:val="19"/>
          <w:szCs w:val="19"/>
          <w:lang w:eastAsia="en-GB" w:bidi="hi-IN"/>
        </w:rPr>
        <w:t xml:space="preserve">name </w:t>
      </w:r>
      <w:r>
        <w:rPr>
          <w:rFonts w:ascii="Courier New" w:eastAsia="Times New Roman" w:hAnsi="Courier New" w:cs="Courier New"/>
          <w:color w:val="339933"/>
          <w:sz w:val="19"/>
          <w:szCs w:val="19"/>
          <w:lang w:eastAsia="en-GB" w:bidi="hi-IN"/>
        </w:rPr>
        <w:t>=</w:t>
      </w:r>
      <w:r>
        <w:rPr>
          <w:rFonts w:ascii="Courier New" w:eastAsia="Times New Roman" w:hAnsi="Courier New" w:cs="Courier New"/>
          <w:color w:val="0000FF"/>
          <w:sz w:val="19"/>
          <w:szCs w:val="19"/>
          <w:lang w:eastAsia="en-GB" w:bidi="hi-IN"/>
        </w:rPr>
        <w:t>"stock"</w:t>
      </w:r>
      <w:r>
        <w:rPr>
          <w:rFonts w:ascii="Courier New" w:eastAsia="Times New Roman" w:hAnsi="Courier New" w:cs="Courier New"/>
          <w:color w:val="009900"/>
          <w:sz w:val="19"/>
          <w:szCs w:val="19"/>
          <w:lang w:eastAsia="en-GB" w:bidi="hi-IN"/>
        </w:rPr>
        <w: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b/>
          <w:bCs/>
          <w:color w:val="000000"/>
          <w:sz w:val="19"/>
          <w:szCs w:val="19"/>
          <w:lang w:eastAsia="en-GB" w:bidi="hi-IN"/>
        </w:rPr>
        <w:lastRenderedPageBreak/>
        <w:t>publicclass</w:t>
      </w:r>
      <w:r>
        <w:rPr>
          <w:rFonts w:ascii="Courier New" w:eastAsia="Times New Roman" w:hAnsi="Courier New" w:cs="Courier New"/>
          <w:color w:val="333333"/>
          <w:sz w:val="19"/>
          <w:szCs w:val="19"/>
          <w:lang w:eastAsia="en-GB" w:bidi="hi-IN"/>
        </w:rPr>
        <w:t xml:space="preserve"> Stock </w:t>
      </w:r>
      <w:r>
        <w:rPr>
          <w:rFonts w:ascii="Courier New" w:eastAsia="Times New Roman" w:hAnsi="Courier New" w:cs="Courier New"/>
          <w:b/>
          <w:bCs/>
          <w:color w:val="000000"/>
          <w:sz w:val="19"/>
          <w:szCs w:val="19"/>
          <w:lang w:eastAsia="en-GB" w:bidi="hi-IN"/>
        </w:rPr>
        <w:t>implements</w:t>
      </w:r>
      <w:r>
        <w:rPr>
          <w:rFonts w:ascii="Courier New" w:eastAsia="Times New Roman" w:hAnsi="Courier New" w:cs="Courier New"/>
          <w:color w:val="333333"/>
          <w:sz w:val="19"/>
          <w:szCs w:val="19"/>
          <w:lang w:eastAsia="en-GB" w:bidi="hi-IN"/>
        </w:rPr>
        <w:t>java.</w:t>
      </w:r>
      <w:r>
        <w:rPr>
          <w:rFonts w:ascii="Courier New" w:eastAsia="Times New Roman" w:hAnsi="Courier New" w:cs="Courier New"/>
          <w:color w:val="006633"/>
          <w:sz w:val="19"/>
          <w:szCs w:val="19"/>
          <w:lang w:eastAsia="en-GB" w:bidi="hi-IN"/>
        </w:rPr>
        <w:t>io</w:t>
      </w:r>
      <w:r>
        <w:rPr>
          <w:rFonts w:ascii="Courier New" w:eastAsia="Times New Roman" w:hAnsi="Courier New" w:cs="Courier New"/>
          <w:color w:val="333333"/>
          <w:sz w:val="19"/>
          <w:szCs w:val="19"/>
          <w:lang w:eastAsia="en-GB" w:bidi="hi-IN"/>
        </w:rPr>
        <w:t>.</w:t>
      </w:r>
      <w:r>
        <w:rPr>
          <w:rFonts w:ascii="Courier New" w:eastAsia="Times New Roman" w:hAnsi="Courier New" w:cs="Courier New"/>
          <w:color w:val="003399"/>
          <w:sz w:val="19"/>
          <w:szCs w:val="19"/>
          <w:lang w:eastAsia="en-GB" w:bidi="hi-IN"/>
        </w:rPr>
        <w:t>Serializable</w:t>
      </w:r>
      <w:r>
        <w:rPr>
          <w:rFonts w:ascii="Courier New" w:eastAsia="Times New Roman" w:hAnsi="Courier New" w:cs="Courier New"/>
          <w:color w:val="009900"/>
          <w:sz w:val="19"/>
          <w:szCs w:val="19"/>
          <w:lang w:eastAsia="en-GB" w:bidi="hi-IN"/>
        </w:rPr>
        <w: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w:t>
      </w:r>
    </w:p>
    <w:p w:rsidR="004F5092" w:rsidRDefault="004F5092" w:rsidP="004F5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Helvetica" w:eastAsia="Times New Roman" w:hAnsi="Helvetica" w:cs="Helvetica"/>
          <w:color w:val="3C3C3C"/>
          <w:sz w:val="21"/>
          <w:szCs w:val="21"/>
          <w:lang w:eastAsia="en-GB" w:bidi="hi-IN"/>
        </w:rPr>
      </w:pPr>
      <w:r>
        <w:rPr>
          <w:rFonts w:ascii="Helvetica" w:eastAsia="Times New Roman" w:hAnsi="Helvetica" w:cs="Helvetica"/>
          <w:color w:val="3C3C3C"/>
          <w:sz w:val="21"/>
          <w:szCs w:val="21"/>
          <w:lang w:eastAsia="en-GB" w:bidi="hi-IN"/>
        </w:rPr>
        <w:t xml:space="preserve">Call it with </w:t>
      </w:r>
      <w:r>
        <w:rPr>
          <w:rFonts w:ascii="Helvetica" w:eastAsia="Times New Roman" w:hAnsi="Helvetica" w:cs="Helvetica"/>
          <w:b/>
          <w:bCs/>
          <w:color w:val="3C3C3C"/>
          <w:sz w:val="21"/>
          <w:szCs w:val="21"/>
          <w:lang w:eastAsia="en-GB" w:bidi="hi-IN"/>
        </w:rPr>
        <w:t>getNamedQuery()</w:t>
      </w:r>
      <w:r>
        <w:rPr>
          <w:rFonts w:ascii="Helvetica" w:eastAsia="Times New Roman" w:hAnsi="Helvetica" w:cs="Helvetica"/>
          <w:color w:val="3C3C3C"/>
          <w:sz w:val="21"/>
          <w:szCs w:val="21"/>
          <w:lang w:eastAsia="en-GB" w:bidi="hi-IN"/>
        </w:rPr>
        <w: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Query query</w:t>
      </w:r>
      <w:r>
        <w:rPr>
          <w:rFonts w:ascii="Courier New" w:eastAsia="Times New Roman" w:hAnsi="Courier New" w:cs="Courier New"/>
          <w:color w:val="339933"/>
          <w:sz w:val="19"/>
          <w:szCs w:val="19"/>
          <w:lang w:eastAsia="en-GB" w:bidi="hi-IN"/>
        </w:rPr>
        <w:t>=</w:t>
      </w:r>
      <w:r>
        <w:rPr>
          <w:rFonts w:ascii="Courier New" w:eastAsia="Times New Roman" w:hAnsi="Courier New" w:cs="Courier New"/>
          <w:color w:val="333333"/>
          <w:sz w:val="19"/>
          <w:szCs w:val="19"/>
          <w:lang w:eastAsia="en-GB" w:bidi="hi-IN"/>
        </w:rPr>
        <w:t>session.</w:t>
      </w:r>
      <w:r>
        <w:rPr>
          <w:rFonts w:ascii="Courier New" w:eastAsia="Times New Roman" w:hAnsi="Courier New" w:cs="Courier New"/>
          <w:color w:val="006633"/>
          <w:sz w:val="19"/>
          <w:szCs w:val="19"/>
          <w:lang w:eastAsia="en-GB" w:bidi="hi-IN"/>
        </w:rPr>
        <w:t>getNamedQuery</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0000FF"/>
          <w:sz w:val="19"/>
          <w:szCs w:val="19"/>
          <w:lang w:eastAsia="en-GB" w:bidi="hi-IN"/>
        </w:rPr>
        <w:t>"callStockStoreProcedure"</w:t>
      </w:r>
      <w:r>
        <w:rPr>
          <w:rFonts w:ascii="Courier New" w:eastAsia="Times New Roman" w:hAnsi="Courier New" w:cs="Courier New"/>
          <w:color w:val="009900"/>
          <w:sz w:val="19"/>
          <w:szCs w:val="19"/>
          <w:lang w:eastAsia="en-GB" w:bidi="hi-IN"/>
        </w:rPr>
        <w: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ab/>
        <w:t>.</w:t>
      </w:r>
      <w:r>
        <w:rPr>
          <w:rFonts w:ascii="Courier New" w:eastAsia="Times New Roman" w:hAnsi="Courier New" w:cs="Courier New"/>
          <w:color w:val="006633"/>
          <w:sz w:val="19"/>
          <w:szCs w:val="19"/>
          <w:lang w:eastAsia="en-GB" w:bidi="hi-IN"/>
        </w:rPr>
        <w:t>setParameter</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0000FF"/>
          <w:sz w:val="19"/>
          <w:szCs w:val="19"/>
          <w:lang w:eastAsia="en-GB" w:bidi="hi-IN"/>
        </w:rPr>
        <w:t>"stockCode"</w:t>
      </w:r>
      <w:r>
        <w:rPr>
          <w:rFonts w:ascii="Courier New" w:eastAsia="Times New Roman" w:hAnsi="Courier New" w:cs="Courier New"/>
          <w:color w:val="333333"/>
          <w:sz w:val="19"/>
          <w:szCs w:val="19"/>
          <w:lang w:eastAsia="en-GB" w:bidi="hi-IN"/>
        </w:rPr>
        <w:t xml:space="preserve">, </w:t>
      </w:r>
      <w:r>
        <w:rPr>
          <w:rFonts w:ascii="Courier New" w:eastAsia="Times New Roman" w:hAnsi="Courier New" w:cs="Courier New"/>
          <w:color w:val="0000FF"/>
          <w:sz w:val="19"/>
          <w:szCs w:val="19"/>
          <w:lang w:eastAsia="en-GB" w:bidi="hi-IN"/>
        </w:rPr>
        <w:t>"7277"</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9933"/>
          <w:sz w:val="19"/>
          <w:szCs w:val="19"/>
          <w:lang w:eastAsia="en-GB" w:bidi="hi-IN"/>
        </w:rPr>
        <w: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003399"/>
          <w:sz w:val="19"/>
          <w:szCs w:val="19"/>
          <w:lang w:eastAsia="en-GB" w:bidi="hi-IN"/>
        </w:rPr>
        <w:t>List</w:t>
      </w:r>
      <w:r>
        <w:rPr>
          <w:rFonts w:ascii="Courier New" w:eastAsia="Times New Roman" w:hAnsi="Courier New" w:cs="Courier New"/>
          <w:color w:val="333333"/>
          <w:sz w:val="19"/>
          <w:szCs w:val="19"/>
          <w:lang w:eastAsia="en-GB" w:bidi="hi-IN"/>
        </w:rPr>
        <w:t xml:space="preserve"> result </w:t>
      </w:r>
      <w:r>
        <w:rPr>
          <w:rFonts w:ascii="Courier New" w:eastAsia="Times New Roman" w:hAnsi="Courier New" w:cs="Courier New"/>
          <w:color w:val="339933"/>
          <w:sz w:val="19"/>
          <w:szCs w:val="19"/>
          <w:lang w:eastAsia="en-GB" w:bidi="hi-IN"/>
        </w:rPr>
        <w:t>=</w:t>
      </w:r>
      <w:r>
        <w:rPr>
          <w:rFonts w:ascii="Courier New" w:eastAsia="Times New Roman" w:hAnsi="Courier New" w:cs="Courier New"/>
          <w:color w:val="333333"/>
          <w:sz w:val="19"/>
          <w:szCs w:val="19"/>
          <w:lang w:eastAsia="en-GB" w:bidi="hi-IN"/>
        </w:rPr>
        <w:t>query.</w:t>
      </w:r>
      <w:r>
        <w:rPr>
          <w:rFonts w:ascii="Courier New" w:eastAsia="Times New Roman" w:hAnsi="Courier New" w:cs="Courier New"/>
          <w:color w:val="006633"/>
          <w:sz w:val="19"/>
          <w:szCs w:val="19"/>
          <w:lang w:eastAsia="en-GB" w:bidi="hi-IN"/>
        </w:rPr>
        <w:t>list</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9933"/>
          <w:sz w:val="19"/>
          <w:szCs w:val="19"/>
          <w:lang w:eastAsia="en-GB" w:bidi="hi-IN"/>
        </w:rPr>
        <w: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b/>
          <w:bCs/>
          <w:color w:val="000000"/>
          <w:sz w:val="19"/>
          <w:szCs w:val="19"/>
          <w:lang w:eastAsia="en-GB" w:bidi="hi-IN"/>
        </w:rPr>
        <w:t>for</w:t>
      </w:r>
      <w:r>
        <w:rPr>
          <w:rFonts w:ascii="Courier New" w:eastAsia="Times New Roman" w:hAnsi="Courier New" w:cs="Courier New"/>
          <w:color w:val="009900"/>
          <w:sz w:val="19"/>
          <w:szCs w:val="19"/>
          <w:lang w:eastAsia="en-GB" w:bidi="hi-IN"/>
        </w:rPr>
        <w:t>(</w:t>
      </w:r>
      <w:r>
        <w:rPr>
          <w:rFonts w:ascii="Courier New" w:eastAsia="Times New Roman" w:hAnsi="Courier New" w:cs="Courier New"/>
          <w:b/>
          <w:bCs/>
          <w:color w:val="000066"/>
          <w:sz w:val="19"/>
          <w:szCs w:val="19"/>
          <w:lang w:eastAsia="en-GB" w:bidi="hi-IN"/>
        </w:rPr>
        <w:t>int</w:t>
      </w:r>
      <w:r>
        <w:rPr>
          <w:rFonts w:ascii="Courier New" w:eastAsia="Times New Roman" w:hAnsi="Courier New" w:cs="Courier New"/>
          <w:color w:val="333333"/>
          <w:sz w:val="19"/>
          <w:szCs w:val="19"/>
          <w:lang w:eastAsia="en-GB" w:bidi="hi-IN"/>
        </w:rPr>
        <w:t xml:space="preserve"> i</w:t>
      </w:r>
      <w:r>
        <w:rPr>
          <w:rFonts w:ascii="Courier New" w:eastAsia="Times New Roman" w:hAnsi="Courier New" w:cs="Courier New"/>
          <w:color w:val="339933"/>
          <w:sz w:val="19"/>
          <w:szCs w:val="19"/>
          <w:lang w:eastAsia="en-GB" w:bidi="hi-IN"/>
        </w:rPr>
        <w:t>=</w:t>
      </w:r>
      <w:r>
        <w:rPr>
          <w:rFonts w:ascii="Courier New" w:eastAsia="Times New Roman" w:hAnsi="Courier New" w:cs="Courier New"/>
          <w:color w:val="CC66CC"/>
          <w:sz w:val="19"/>
          <w:szCs w:val="19"/>
          <w:lang w:eastAsia="en-GB" w:bidi="hi-IN"/>
        </w:rPr>
        <w:t>0</w:t>
      </w:r>
      <w:r>
        <w:rPr>
          <w:rFonts w:ascii="Courier New" w:eastAsia="Times New Roman" w:hAnsi="Courier New" w:cs="Courier New"/>
          <w:color w:val="339933"/>
          <w:sz w:val="19"/>
          <w:szCs w:val="19"/>
          <w:lang w:eastAsia="en-GB" w:bidi="hi-IN"/>
        </w:rPr>
        <w:t>;</w:t>
      </w:r>
      <w:r>
        <w:rPr>
          <w:rFonts w:ascii="Courier New" w:eastAsia="Times New Roman" w:hAnsi="Courier New" w:cs="Courier New"/>
          <w:color w:val="333333"/>
          <w:sz w:val="19"/>
          <w:szCs w:val="19"/>
          <w:lang w:eastAsia="en-GB" w:bidi="hi-IN"/>
        </w:rPr>
        <w:t xml:space="preserve"> i</w:t>
      </w:r>
      <w:r>
        <w:rPr>
          <w:rFonts w:ascii="Courier New" w:eastAsia="Times New Roman" w:hAnsi="Courier New" w:cs="Courier New"/>
          <w:color w:val="339933"/>
          <w:sz w:val="19"/>
          <w:szCs w:val="19"/>
          <w:lang w:eastAsia="en-GB" w:bidi="hi-IN"/>
        </w:rPr>
        <w:t>&lt;</w:t>
      </w:r>
      <w:r>
        <w:rPr>
          <w:rFonts w:ascii="Courier New" w:eastAsia="Times New Roman" w:hAnsi="Courier New" w:cs="Courier New"/>
          <w:color w:val="333333"/>
          <w:sz w:val="19"/>
          <w:szCs w:val="19"/>
          <w:lang w:eastAsia="en-GB" w:bidi="hi-IN"/>
        </w:rPr>
        <w:t>result.</w:t>
      </w:r>
      <w:r>
        <w:rPr>
          <w:rFonts w:ascii="Courier New" w:eastAsia="Times New Roman" w:hAnsi="Courier New" w:cs="Courier New"/>
          <w:color w:val="006633"/>
          <w:sz w:val="19"/>
          <w:szCs w:val="19"/>
          <w:lang w:eastAsia="en-GB" w:bidi="hi-IN"/>
        </w:rPr>
        <w:t>size</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9933"/>
          <w:sz w:val="19"/>
          <w:szCs w:val="19"/>
          <w:lang w:eastAsia="en-GB" w:bidi="hi-IN"/>
        </w:rPr>
        <w:t>;</w:t>
      </w:r>
      <w:r>
        <w:rPr>
          <w:rFonts w:ascii="Courier New" w:eastAsia="Times New Roman" w:hAnsi="Courier New" w:cs="Courier New"/>
          <w:color w:val="333333"/>
          <w:sz w:val="19"/>
          <w:szCs w:val="19"/>
          <w:lang w:eastAsia="en-GB" w:bidi="hi-IN"/>
        </w:rPr>
        <w:t xml:space="preserve"> i</w:t>
      </w:r>
      <w:r>
        <w:rPr>
          <w:rFonts w:ascii="Courier New" w:eastAsia="Times New Roman" w:hAnsi="Courier New" w:cs="Courier New"/>
          <w:color w:val="339933"/>
          <w:sz w:val="19"/>
          <w:szCs w:val="19"/>
          <w:lang w:eastAsia="en-GB" w:bidi="hi-IN"/>
        </w:rPr>
        <w:t>++</w:t>
      </w:r>
      <w:r>
        <w:rPr>
          <w:rFonts w:ascii="Courier New" w:eastAsia="Times New Roman" w:hAnsi="Courier New" w:cs="Courier New"/>
          <w:color w:val="009900"/>
          <w:sz w:val="19"/>
          <w:szCs w:val="19"/>
          <w:lang w:eastAsia="en-GB" w:bidi="hi-IN"/>
        </w:rPr>
        <w: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ab/>
        <w:t>Stock stock</w:t>
      </w:r>
      <w:r>
        <w:rPr>
          <w:rFonts w:ascii="Courier New" w:eastAsia="Times New Roman" w:hAnsi="Courier New" w:cs="Courier New"/>
          <w:color w:val="339933"/>
          <w:sz w:val="19"/>
          <w:szCs w:val="19"/>
          <w:lang w:eastAsia="en-GB" w:bidi="hi-IN"/>
        </w:rPr>
        <w:t>=</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3333"/>
          <w:sz w:val="19"/>
          <w:szCs w:val="19"/>
          <w:lang w:eastAsia="en-GB" w:bidi="hi-IN"/>
        </w:rPr>
        <w:t>Stock</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3333"/>
          <w:sz w:val="19"/>
          <w:szCs w:val="19"/>
          <w:lang w:eastAsia="en-GB" w:bidi="hi-IN"/>
        </w:rPr>
        <w:t>result.</w:t>
      </w:r>
      <w:r>
        <w:rPr>
          <w:rFonts w:ascii="Courier New" w:eastAsia="Times New Roman" w:hAnsi="Courier New" w:cs="Courier New"/>
          <w:color w:val="006633"/>
          <w:sz w:val="19"/>
          <w:szCs w:val="19"/>
          <w:lang w:eastAsia="en-GB" w:bidi="hi-IN"/>
        </w:rPr>
        <w:t>get</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3333"/>
          <w:sz w:val="19"/>
          <w:szCs w:val="19"/>
          <w:lang w:eastAsia="en-GB" w:bidi="hi-IN"/>
        </w:rPr>
        <w:t>i</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9933"/>
          <w:sz w:val="19"/>
          <w:szCs w:val="19"/>
          <w:lang w:eastAsia="en-GB" w:bidi="hi-IN"/>
        </w:rPr>
        <w: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ab/>
      </w:r>
      <w:r>
        <w:rPr>
          <w:rFonts w:ascii="Courier New" w:eastAsia="Times New Roman" w:hAnsi="Courier New" w:cs="Courier New"/>
          <w:color w:val="003399"/>
          <w:sz w:val="19"/>
          <w:szCs w:val="19"/>
          <w:lang w:eastAsia="en-GB" w:bidi="hi-IN"/>
        </w:rPr>
        <w:t>System</w:t>
      </w:r>
      <w:r>
        <w:rPr>
          <w:rFonts w:ascii="Courier New" w:eastAsia="Times New Roman" w:hAnsi="Courier New" w:cs="Courier New"/>
          <w:color w:val="333333"/>
          <w:sz w:val="19"/>
          <w:szCs w:val="19"/>
          <w:lang w:eastAsia="en-GB" w:bidi="hi-IN"/>
        </w:rPr>
        <w:t>.</w:t>
      </w:r>
      <w:r>
        <w:rPr>
          <w:rFonts w:ascii="Courier New" w:eastAsia="Times New Roman" w:hAnsi="Courier New" w:cs="Courier New"/>
          <w:color w:val="006633"/>
          <w:sz w:val="19"/>
          <w:szCs w:val="19"/>
          <w:lang w:eastAsia="en-GB" w:bidi="hi-IN"/>
        </w:rPr>
        <w:t>out</w:t>
      </w:r>
      <w:r>
        <w:rPr>
          <w:rFonts w:ascii="Courier New" w:eastAsia="Times New Roman" w:hAnsi="Courier New" w:cs="Courier New"/>
          <w:color w:val="333333"/>
          <w:sz w:val="19"/>
          <w:szCs w:val="19"/>
          <w:lang w:eastAsia="en-GB" w:bidi="hi-IN"/>
        </w:rPr>
        <w:t>.</w:t>
      </w:r>
      <w:r>
        <w:rPr>
          <w:rFonts w:ascii="Courier New" w:eastAsia="Times New Roman" w:hAnsi="Courier New" w:cs="Courier New"/>
          <w:color w:val="006633"/>
          <w:sz w:val="19"/>
          <w:szCs w:val="19"/>
          <w:lang w:eastAsia="en-GB" w:bidi="hi-IN"/>
        </w:rPr>
        <w:t>println</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3333"/>
          <w:sz w:val="19"/>
          <w:szCs w:val="19"/>
          <w:lang w:eastAsia="en-GB" w:bidi="hi-IN"/>
        </w:rPr>
        <w:t>stock.</w:t>
      </w:r>
      <w:r>
        <w:rPr>
          <w:rFonts w:ascii="Courier New" w:eastAsia="Times New Roman" w:hAnsi="Courier New" w:cs="Courier New"/>
          <w:color w:val="006633"/>
          <w:sz w:val="19"/>
          <w:szCs w:val="19"/>
          <w:lang w:eastAsia="en-GB" w:bidi="hi-IN"/>
        </w:rPr>
        <w:t>getStockCode</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9933"/>
          <w:sz w:val="19"/>
          <w:szCs w:val="19"/>
          <w:lang w:eastAsia="en-GB" w:bidi="hi-IN"/>
        </w:rPr>
        <w: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009900"/>
          <w:sz w:val="19"/>
          <w:szCs w:val="19"/>
          <w:lang w:eastAsia="en-GB" w:bidi="hi-IN"/>
        </w:rPr>
        <w:t>}</w:t>
      </w:r>
    </w:p>
    <w:p w:rsidR="004F5092" w:rsidRDefault="004F5092" w:rsidP="004F5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150" w:line="288" w:lineRule="atLeast"/>
        <w:outlineLvl w:val="4"/>
        <w:rPr>
          <w:rFonts w:ascii="inherit" w:eastAsia="Times New Roman" w:hAnsi="inherit" w:cs="Times New Roman"/>
          <w:color w:val="252525"/>
          <w:sz w:val="32"/>
          <w:szCs w:val="32"/>
          <w:lang w:eastAsia="en-GB" w:bidi="hi-IN"/>
        </w:rPr>
      </w:pPr>
      <w:r>
        <w:rPr>
          <w:rFonts w:ascii="inherit" w:eastAsia="Times New Roman" w:hAnsi="inherit"/>
          <w:color w:val="252525"/>
          <w:sz w:val="32"/>
          <w:szCs w:val="32"/>
          <w:lang w:eastAsia="en-GB" w:bidi="hi-IN"/>
        </w:rPr>
        <w:t>3. sql-query in XML mapping file</w:t>
      </w:r>
    </w:p>
    <w:p w:rsidR="004F5092" w:rsidRDefault="004F5092" w:rsidP="004F5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Helvetica" w:eastAsia="Times New Roman" w:hAnsi="Helvetica" w:cs="Helvetica"/>
          <w:color w:val="3C3C3C"/>
          <w:sz w:val="21"/>
          <w:szCs w:val="21"/>
          <w:lang w:eastAsia="en-GB" w:bidi="hi-IN"/>
        </w:rPr>
      </w:pPr>
      <w:r>
        <w:rPr>
          <w:rFonts w:ascii="Helvetica" w:eastAsia="Times New Roman" w:hAnsi="Helvetica" w:cs="Helvetica"/>
          <w:color w:val="3C3C3C"/>
          <w:sz w:val="21"/>
          <w:szCs w:val="21"/>
          <w:lang w:eastAsia="en-GB" w:bidi="hi-IN"/>
        </w:rPr>
        <w:t>Declare your store procedure inside the “</w:t>
      </w:r>
      <w:r>
        <w:rPr>
          <w:rFonts w:ascii="Helvetica" w:eastAsia="Times New Roman" w:hAnsi="Helvetica" w:cs="Helvetica"/>
          <w:b/>
          <w:bCs/>
          <w:color w:val="3C3C3C"/>
          <w:sz w:val="21"/>
          <w:szCs w:val="21"/>
          <w:lang w:eastAsia="en-GB" w:bidi="hi-IN"/>
        </w:rPr>
        <w:t>sql-query</w:t>
      </w:r>
      <w:r>
        <w:rPr>
          <w:rFonts w:ascii="Helvetica" w:eastAsia="Times New Roman" w:hAnsi="Helvetica" w:cs="Helvetica"/>
          <w:color w:val="3C3C3C"/>
          <w:sz w:val="21"/>
          <w:szCs w:val="21"/>
          <w:lang w:eastAsia="en-GB" w:bidi="hi-IN"/>
        </w:rPr>
        <w:t>” tag.</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i/>
          <w:iCs/>
          <w:color w:val="808080"/>
          <w:sz w:val="19"/>
          <w:szCs w:val="19"/>
          <w:lang w:eastAsia="en-GB" w:bidi="hi-IN"/>
        </w:rPr>
        <w:t>&lt;!-- Stock.hbm.xml --&gt;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b/>
          <w:bCs/>
          <w:color w:val="000000"/>
          <w:sz w:val="19"/>
          <w:szCs w:val="19"/>
          <w:lang w:eastAsia="en-GB" w:bidi="hi-IN"/>
        </w:rPr>
        <w:t>&lt;hibernate-mapping&gt;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b/>
          <w:bCs/>
          <w:color w:val="000000"/>
          <w:sz w:val="19"/>
          <w:szCs w:val="19"/>
          <w:lang w:eastAsia="en-GB" w:bidi="hi-IN"/>
        </w:rPr>
        <w:t>&lt;class</w:t>
      </w:r>
      <w:r>
        <w:rPr>
          <w:rFonts w:ascii="Courier New" w:eastAsia="Times New Roman" w:hAnsi="Courier New" w:cs="Courier New"/>
          <w:color w:val="000066"/>
          <w:sz w:val="19"/>
          <w:szCs w:val="19"/>
          <w:lang w:eastAsia="en-GB" w:bidi="hi-IN"/>
        </w:rPr>
        <w:t>name</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FF0000"/>
          <w:sz w:val="19"/>
          <w:szCs w:val="19"/>
          <w:lang w:eastAsia="en-GB" w:bidi="hi-IN"/>
        </w:rPr>
        <w:t>"com.mkyong.common.Stock"</w:t>
      </w:r>
      <w:r>
        <w:rPr>
          <w:rFonts w:ascii="Courier New" w:eastAsia="Times New Roman" w:hAnsi="Courier New" w:cs="Courier New"/>
          <w:color w:val="000066"/>
          <w:sz w:val="19"/>
          <w:szCs w:val="19"/>
          <w:lang w:eastAsia="en-GB" w:bidi="hi-IN"/>
        </w:rPr>
        <w:t>table</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FF0000"/>
          <w:sz w:val="19"/>
          <w:szCs w:val="19"/>
          <w:lang w:eastAsia="en-GB" w:bidi="hi-IN"/>
        </w:rPr>
        <w:t>"stock"</w:t>
      </w:r>
      <w:r>
        <w:rPr>
          <w:rFonts w:ascii="Courier New" w:eastAsia="Times New Roman" w:hAnsi="Courier New" w:cs="Courier New"/>
          <w:color w:val="009900"/>
          <w:sz w:val="19"/>
          <w:szCs w:val="19"/>
          <w:lang w:eastAsia="en-GB" w:bidi="hi-IN"/>
        </w:rPr>
        <w:t xml:space="preserve"> ...</w:t>
      </w:r>
      <w:r>
        <w:rPr>
          <w:rFonts w:ascii="Courier New" w:eastAsia="Times New Roman" w:hAnsi="Courier New" w:cs="Courier New"/>
          <w:b/>
          <w:bCs/>
          <w:color w:val="000000"/>
          <w:sz w:val="19"/>
          <w:szCs w:val="19"/>
          <w:lang w:eastAsia="en-GB" w:bidi="hi-IN"/>
        </w:rPr>
        <w:t>&gt;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b/>
          <w:bCs/>
          <w:color w:val="000000"/>
          <w:sz w:val="19"/>
          <w:szCs w:val="19"/>
          <w:lang w:eastAsia="en-GB" w:bidi="hi-IN"/>
        </w:rPr>
        <w:t>&lt;id</w:t>
      </w:r>
      <w:r>
        <w:rPr>
          <w:rFonts w:ascii="Courier New" w:eastAsia="Times New Roman" w:hAnsi="Courier New" w:cs="Courier New"/>
          <w:color w:val="000066"/>
          <w:sz w:val="19"/>
          <w:szCs w:val="19"/>
          <w:lang w:eastAsia="en-GB" w:bidi="hi-IN"/>
        </w:rPr>
        <w:t>name</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FF0000"/>
          <w:sz w:val="19"/>
          <w:szCs w:val="19"/>
          <w:lang w:eastAsia="en-GB" w:bidi="hi-IN"/>
        </w:rPr>
        <w:t>"stockId"</w:t>
      </w:r>
      <w:r>
        <w:rPr>
          <w:rFonts w:ascii="Courier New" w:eastAsia="Times New Roman" w:hAnsi="Courier New" w:cs="Courier New"/>
          <w:color w:val="000066"/>
          <w:sz w:val="19"/>
          <w:szCs w:val="19"/>
          <w:lang w:eastAsia="en-GB" w:bidi="hi-IN"/>
        </w:rPr>
        <w:t>type</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FF0000"/>
          <w:sz w:val="19"/>
          <w:szCs w:val="19"/>
          <w:lang w:eastAsia="en-GB" w:bidi="hi-IN"/>
        </w:rPr>
        <w:t>"java.lang.Integer"</w:t>
      </w:r>
      <w:r>
        <w:rPr>
          <w:rFonts w:ascii="Courier New" w:eastAsia="Times New Roman" w:hAnsi="Courier New" w:cs="Courier New"/>
          <w:b/>
          <w:bCs/>
          <w:color w:val="000000"/>
          <w:sz w:val="19"/>
          <w:szCs w:val="19"/>
          <w:lang w:eastAsia="en-GB" w:bidi="hi-IN"/>
        </w:rPr>
        <w:t>&gt;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b/>
          <w:bCs/>
          <w:color w:val="000000"/>
          <w:sz w:val="19"/>
          <w:szCs w:val="19"/>
          <w:lang w:eastAsia="en-GB" w:bidi="hi-IN"/>
        </w:rPr>
        <w:t>&lt;column</w:t>
      </w:r>
      <w:r>
        <w:rPr>
          <w:rFonts w:ascii="Courier New" w:eastAsia="Times New Roman" w:hAnsi="Courier New" w:cs="Courier New"/>
          <w:color w:val="000066"/>
          <w:sz w:val="19"/>
          <w:szCs w:val="19"/>
          <w:lang w:eastAsia="en-GB" w:bidi="hi-IN"/>
        </w:rPr>
        <w:t>name</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FF0000"/>
          <w:sz w:val="19"/>
          <w:szCs w:val="19"/>
          <w:lang w:eastAsia="en-GB" w:bidi="hi-IN"/>
        </w:rPr>
        <w:t>"STOCK_ID"</w:t>
      </w:r>
      <w:r>
        <w:rPr>
          <w:rFonts w:ascii="Courier New" w:eastAsia="Times New Roman" w:hAnsi="Courier New" w:cs="Courier New"/>
          <w:b/>
          <w:bCs/>
          <w:color w:val="000000"/>
          <w:sz w:val="19"/>
          <w:szCs w:val="19"/>
          <w:lang w:eastAsia="en-GB" w:bidi="hi-IN"/>
        </w:rPr>
        <w:t>/&gt;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b/>
          <w:bCs/>
          <w:color w:val="000000"/>
          <w:sz w:val="19"/>
          <w:szCs w:val="19"/>
          <w:lang w:eastAsia="en-GB" w:bidi="hi-IN"/>
        </w:rPr>
        <w:t>&lt;generator</w:t>
      </w:r>
      <w:r>
        <w:rPr>
          <w:rFonts w:ascii="Courier New" w:eastAsia="Times New Roman" w:hAnsi="Courier New" w:cs="Courier New"/>
          <w:color w:val="000066"/>
          <w:sz w:val="19"/>
          <w:szCs w:val="19"/>
          <w:lang w:eastAsia="en-GB" w:bidi="hi-IN"/>
        </w:rPr>
        <w:t>class</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FF0000"/>
          <w:sz w:val="19"/>
          <w:szCs w:val="19"/>
          <w:lang w:eastAsia="en-GB" w:bidi="hi-IN"/>
        </w:rPr>
        <w:t>"identity"</w:t>
      </w:r>
      <w:r>
        <w:rPr>
          <w:rFonts w:ascii="Courier New" w:eastAsia="Times New Roman" w:hAnsi="Courier New" w:cs="Courier New"/>
          <w:b/>
          <w:bCs/>
          <w:color w:val="000000"/>
          <w:sz w:val="19"/>
          <w:szCs w:val="19"/>
          <w:lang w:eastAsia="en-GB" w:bidi="hi-IN"/>
        </w:rPr>
        <w:t>/&gt;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b/>
          <w:bCs/>
          <w:color w:val="000000"/>
          <w:sz w:val="19"/>
          <w:szCs w:val="19"/>
          <w:lang w:eastAsia="en-GB" w:bidi="hi-IN"/>
        </w:rPr>
        <w:t>&lt;/id&gt;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b/>
          <w:bCs/>
          <w:color w:val="000000"/>
          <w:sz w:val="19"/>
          <w:szCs w:val="19"/>
          <w:lang w:eastAsia="en-GB" w:bidi="hi-IN"/>
        </w:rPr>
        <w:t>&lt;property</w:t>
      </w:r>
      <w:r>
        <w:rPr>
          <w:rFonts w:ascii="Courier New" w:eastAsia="Times New Roman" w:hAnsi="Courier New" w:cs="Courier New"/>
          <w:color w:val="000066"/>
          <w:sz w:val="19"/>
          <w:szCs w:val="19"/>
          <w:lang w:eastAsia="en-GB" w:bidi="hi-IN"/>
        </w:rPr>
        <w:t>name</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FF0000"/>
          <w:sz w:val="19"/>
          <w:szCs w:val="19"/>
          <w:lang w:eastAsia="en-GB" w:bidi="hi-IN"/>
        </w:rPr>
        <w:t>"stockCode"</w:t>
      </w:r>
      <w:r>
        <w:rPr>
          <w:rFonts w:ascii="Courier New" w:eastAsia="Times New Roman" w:hAnsi="Courier New" w:cs="Courier New"/>
          <w:color w:val="000066"/>
          <w:sz w:val="19"/>
          <w:szCs w:val="19"/>
          <w:lang w:eastAsia="en-GB" w:bidi="hi-IN"/>
        </w:rPr>
        <w:t>type</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FF0000"/>
          <w:sz w:val="19"/>
          <w:szCs w:val="19"/>
          <w:lang w:eastAsia="en-GB" w:bidi="hi-IN"/>
        </w:rPr>
        <w:t>"string"</w:t>
      </w:r>
      <w:r>
        <w:rPr>
          <w:rFonts w:ascii="Courier New" w:eastAsia="Times New Roman" w:hAnsi="Courier New" w:cs="Courier New"/>
          <w:b/>
          <w:bCs/>
          <w:color w:val="000000"/>
          <w:sz w:val="19"/>
          <w:szCs w:val="19"/>
          <w:lang w:eastAsia="en-GB" w:bidi="hi-IN"/>
        </w:rPr>
        <w:t>&gt;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b/>
          <w:bCs/>
          <w:color w:val="000000"/>
          <w:sz w:val="19"/>
          <w:szCs w:val="19"/>
          <w:lang w:eastAsia="en-GB" w:bidi="hi-IN"/>
        </w:rPr>
        <w:t>&lt;column</w:t>
      </w:r>
      <w:r>
        <w:rPr>
          <w:rFonts w:ascii="Courier New" w:eastAsia="Times New Roman" w:hAnsi="Courier New" w:cs="Courier New"/>
          <w:color w:val="000066"/>
          <w:sz w:val="19"/>
          <w:szCs w:val="19"/>
          <w:lang w:eastAsia="en-GB" w:bidi="hi-IN"/>
        </w:rPr>
        <w:t>name</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FF0000"/>
          <w:sz w:val="19"/>
          <w:szCs w:val="19"/>
          <w:lang w:eastAsia="en-GB" w:bidi="hi-IN"/>
        </w:rPr>
        <w:t>"STOCK_CODE"</w:t>
      </w:r>
      <w:r>
        <w:rPr>
          <w:rFonts w:ascii="Courier New" w:eastAsia="Times New Roman" w:hAnsi="Courier New" w:cs="Courier New"/>
          <w:color w:val="000066"/>
          <w:sz w:val="19"/>
          <w:szCs w:val="19"/>
          <w:lang w:eastAsia="en-GB" w:bidi="hi-IN"/>
        </w:rPr>
        <w:t>length</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FF0000"/>
          <w:sz w:val="19"/>
          <w:szCs w:val="19"/>
          <w:lang w:eastAsia="en-GB" w:bidi="hi-IN"/>
        </w:rPr>
        <w:t>"10"</w:t>
      </w:r>
      <w:r>
        <w:rPr>
          <w:rFonts w:ascii="Courier New" w:eastAsia="Times New Roman" w:hAnsi="Courier New" w:cs="Courier New"/>
          <w:color w:val="000066"/>
          <w:sz w:val="19"/>
          <w:szCs w:val="19"/>
          <w:lang w:eastAsia="en-GB" w:bidi="hi-IN"/>
        </w:rPr>
        <w:t>not-null</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FF0000"/>
          <w:sz w:val="19"/>
          <w:szCs w:val="19"/>
          <w:lang w:eastAsia="en-GB" w:bidi="hi-IN"/>
        </w:rPr>
        <w:t>"true"</w:t>
      </w:r>
      <w:r>
        <w:rPr>
          <w:rFonts w:ascii="Courier New" w:eastAsia="Times New Roman" w:hAnsi="Courier New" w:cs="Courier New"/>
          <w:color w:val="000066"/>
          <w:sz w:val="19"/>
          <w:szCs w:val="19"/>
          <w:lang w:eastAsia="en-GB" w:bidi="hi-IN"/>
        </w:rPr>
        <w:t>unique</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FF0000"/>
          <w:sz w:val="19"/>
          <w:szCs w:val="19"/>
          <w:lang w:eastAsia="en-GB" w:bidi="hi-IN"/>
        </w:rPr>
        <w:t>"true"</w:t>
      </w:r>
      <w:r>
        <w:rPr>
          <w:rFonts w:ascii="Courier New" w:eastAsia="Times New Roman" w:hAnsi="Courier New" w:cs="Courier New"/>
          <w:b/>
          <w:bCs/>
          <w:color w:val="000000"/>
          <w:sz w:val="19"/>
          <w:szCs w:val="19"/>
          <w:lang w:eastAsia="en-GB" w:bidi="hi-IN"/>
        </w:rPr>
        <w:t>/&gt;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b/>
          <w:bCs/>
          <w:color w:val="000000"/>
          <w:sz w:val="19"/>
          <w:szCs w:val="19"/>
          <w:lang w:eastAsia="en-GB" w:bidi="hi-IN"/>
        </w:rPr>
        <w:t>&lt;/property&gt;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 xml:space="preserve">        ...</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b/>
          <w:bCs/>
          <w:color w:val="000000"/>
          <w:sz w:val="19"/>
          <w:szCs w:val="19"/>
          <w:lang w:eastAsia="en-GB" w:bidi="hi-IN"/>
        </w:rPr>
        <w:t>&lt;/class&gt;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 </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b/>
          <w:bCs/>
          <w:color w:val="000000"/>
          <w:sz w:val="19"/>
          <w:szCs w:val="19"/>
          <w:lang w:eastAsia="en-GB" w:bidi="hi-IN"/>
        </w:rPr>
        <w:t>&lt;sql-query</w:t>
      </w:r>
      <w:r>
        <w:rPr>
          <w:rFonts w:ascii="Courier New" w:eastAsia="Times New Roman" w:hAnsi="Courier New" w:cs="Courier New"/>
          <w:color w:val="000066"/>
          <w:sz w:val="19"/>
          <w:szCs w:val="19"/>
          <w:lang w:eastAsia="en-GB" w:bidi="hi-IN"/>
        </w:rPr>
        <w:t>name</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FF0000"/>
          <w:sz w:val="19"/>
          <w:szCs w:val="19"/>
          <w:lang w:eastAsia="en-GB" w:bidi="hi-IN"/>
        </w:rPr>
        <w:t>"callStockStoreProcedure"</w:t>
      </w:r>
      <w:r>
        <w:rPr>
          <w:rFonts w:ascii="Courier New" w:eastAsia="Times New Roman" w:hAnsi="Courier New" w:cs="Courier New"/>
          <w:b/>
          <w:bCs/>
          <w:color w:val="000000"/>
          <w:sz w:val="19"/>
          <w:szCs w:val="19"/>
          <w:lang w:eastAsia="en-GB" w:bidi="hi-IN"/>
        </w:rPr>
        <w:t>&gt;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ab/>
      </w:r>
      <w:r>
        <w:rPr>
          <w:rFonts w:ascii="Courier New" w:eastAsia="Times New Roman" w:hAnsi="Courier New" w:cs="Courier New"/>
          <w:b/>
          <w:bCs/>
          <w:color w:val="000000"/>
          <w:sz w:val="19"/>
          <w:szCs w:val="19"/>
          <w:lang w:eastAsia="en-GB" w:bidi="hi-IN"/>
        </w:rPr>
        <w:t>&lt;return</w:t>
      </w:r>
      <w:r>
        <w:rPr>
          <w:rFonts w:ascii="Courier New" w:eastAsia="Times New Roman" w:hAnsi="Courier New" w:cs="Courier New"/>
          <w:color w:val="000066"/>
          <w:sz w:val="19"/>
          <w:szCs w:val="19"/>
          <w:lang w:eastAsia="en-GB" w:bidi="hi-IN"/>
        </w:rPr>
        <w:t>alias</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FF0000"/>
          <w:sz w:val="19"/>
          <w:szCs w:val="19"/>
          <w:lang w:eastAsia="en-GB" w:bidi="hi-IN"/>
        </w:rPr>
        <w:t>"stock"</w:t>
      </w:r>
      <w:r>
        <w:rPr>
          <w:rFonts w:ascii="Courier New" w:eastAsia="Times New Roman" w:hAnsi="Courier New" w:cs="Courier New"/>
          <w:color w:val="000066"/>
          <w:sz w:val="19"/>
          <w:szCs w:val="19"/>
          <w:lang w:eastAsia="en-GB" w:bidi="hi-IN"/>
        </w:rPr>
        <w:t>class</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FF0000"/>
          <w:sz w:val="19"/>
          <w:szCs w:val="19"/>
          <w:lang w:eastAsia="en-GB" w:bidi="hi-IN"/>
        </w:rPr>
        <w:t>"com.mkyong.common.Stock"</w:t>
      </w:r>
      <w:r>
        <w:rPr>
          <w:rFonts w:ascii="Courier New" w:eastAsia="Times New Roman" w:hAnsi="Courier New" w:cs="Courier New"/>
          <w:b/>
          <w:bCs/>
          <w:color w:val="000000"/>
          <w:sz w:val="19"/>
          <w:szCs w:val="19"/>
          <w:lang w:eastAsia="en-GB" w:bidi="hi-IN"/>
        </w:rPr>
        <w:t>/&gt;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ab/>
      </w:r>
      <w:r>
        <w:rPr>
          <w:rFonts w:ascii="Courier New" w:eastAsia="Times New Roman" w:hAnsi="Courier New" w:cs="Courier New"/>
          <w:color w:val="339933"/>
          <w:sz w:val="19"/>
          <w:szCs w:val="19"/>
          <w:lang w:eastAsia="en-GB" w:bidi="hi-IN"/>
        </w:rPr>
        <w:t>&lt;![CDATA[CALL GetStocks(:stockCode)]]&gt;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b/>
          <w:bCs/>
          <w:color w:val="000000"/>
          <w:sz w:val="19"/>
          <w:szCs w:val="19"/>
          <w:lang w:eastAsia="en-GB" w:bidi="hi-IN"/>
        </w:rPr>
        <w:t>&lt;/sql-query&gt;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 </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b/>
          <w:bCs/>
          <w:color w:val="000000"/>
          <w:sz w:val="19"/>
          <w:szCs w:val="19"/>
          <w:lang w:eastAsia="en-GB" w:bidi="hi-IN"/>
        </w:rPr>
        <w:t>&lt;/hibernate-mapping&gt;</w:t>
      </w:r>
    </w:p>
    <w:p w:rsidR="004F5092" w:rsidRDefault="004F5092" w:rsidP="004F5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Helvetica" w:eastAsia="Times New Roman" w:hAnsi="Helvetica" w:cs="Helvetica"/>
          <w:color w:val="3C3C3C"/>
          <w:sz w:val="21"/>
          <w:szCs w:val="21"/>
          <w:lang w:eastAsia="en-GB" w:bidi="hi-IN"/>
        </w:rPr>
      </w:pPr>
      <w:r>
        <w:rPr>
          <w:rFonts w:ascii="Helvetica" w:eastAsia="Times New Roman" w:hAnsi="Helvetica" w:cs="Helvetica"/>
          <w:color w:val="3C3C3C"/>
          <w:sz w:val="21"/>
          <w:szCs w:val="21"/>
          <w:lang w:eastAsia="en-GB" w:bidi="hi-IN"/>
        </w:rPr>
        <w:t xml:space="preserve">Call it with </w:t>
      </w:r>
      <w:r>
        <w:rPr>
          <w:rFonts w:ascii="Helvetica" w:eastAsia="Times New Roman" w:hAnsi="Helvetica" w:cs="Helvetica"/>
          <w:b/>
          <w:bCs/>
          <w:color w:val="3C3C3C"/>
          <w:sz w:val="21"/>
          <w:szCs w:val="21"/>
          <w:lang w:eastAsia="en-GB" w:bidi="hi-IN"/>
        </w:rPr>
        <w:t>getNamedQuery()</w:t>
      </w:r>
      <w:r>
        <w:rPr>
          <w:rFonts w:ascii="Helvetica" w:eastAsia="Times New Roman" w:hAnsi="Helvetica" w:cs="Helvetica"/>
          <w:color w:val="3C3C3C"/>
          <w:sz w:val="21"/>
          <w:szCs w:val="21"/>
          <w:lang w:eastAsia="en-GB" w:bidi="hi-IN"/>
        </w:rPr>
        <w: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Query query</w:t>
      </w:r>
      <w:r>
        <w:rPr>
          <w:rFonts w:ascii="Courier New" w:eastAsia="Times New Roman" w:hAnsi="Courier New" w:cs="Courier New"/>
          <w:color w:val="339933"/>
          <w:sz w:val="19"/>
          <w:szCs w:val="19"/>
          <w:lang w:eastAsia="en-GB" w:bidi="hi-IN"/>
        </w:rPr>
        <w:t>=</w:t>
      </w:r>
      <w:r>
        <w:rPr>
          <w:rFonts w:ascii="Courier New" w:eastAsia="Times New Roman" w:hAnsi="Courier New" w:cs="Courier New"/>
          <w:color w:val="333333"/>
          <w:sz w:val="19"/>
          <w:szCs w:val="19"/>
          <w:lang w:eastAsia="en-GB" w:bidi="hi-IN"/>
        </w:rPr>
        <w:t>session.</w:t>
      </w:r>
      <w:r>
        <w:rPr>
          <w:rFonts w:ascii="Courier New" w:eastAsia="Times New Roman" w:hAnsi="Courier New" w:cs="Courier New"/>
          <w:color w:val="006633"/>
          <w:sz w:val="19"/>
          <w:szCs w:val="19"/>
          <w:lang w:eastAsia="en-GB" w:bidi="hi-IN"/>
        </w:rPr>
        <w:t>getNamedQuery</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0000FF"/>
          <w:sz w:val="19"/>
          <w:szCs w:val="19"/>
          <w:lang w:eastAsia="en-GB" w:bidi="hi-IN"/>
        </w:rPr>
        <w:t>"callStockStoreProcedure"</w:t>
      </w:r>
      <w:r>
        <w:rPr>
          <w:rFonts w:ascii="Courier New" w:eastAsia="Times New Roman" w:hAnsi="Courier New" w:cs="Courier New"/>
          <w:color w:val="009900"/>
          <w:sz w:val="19"/>
          <w:szCs w:val="19"/>
          <w:lang w:eastAsia="en-GB" w:bidi="hi-IN"/>
        </w:rPr>
        <w: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ab/>
        <w:t>.</w:t>
      </w:r>
      <w:r>
        <w:rPr>
          <w:rFonts w:ascii="Courier New" w:eastAsia="Times New Roman" w:hAnsi="Courier New" w:cs="Courier New"/>
          <w:color w:val="006633"/>
          <w:sz w:val="19"/>
          <w:szCs w:val="19"/>
          <w:lang w:eastAsia="en-GB" w:bidi="hi-IN"/>
        </w:rPr>
        <w:t>setParameter</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0000FF"/>
          <w:sz w:val="19"/>
          <w:szCs w:val="19"/>
          <w:lang w:eastAsia="en-GB" w:bidi="hi-IN"/>
        </w:rPr>
        <w:t>"stockCode"</w:t>
      </w:r>
      <w:r>
        <w:rPr>
          <w:rFonts w:ascii="Courier New" w:eastAsia="Times New Roman" w:hAnsi="Courier New" w:cs="Courier New"/>
          <w:color w:val="333333"/>
          <w:sz w:val="19"/>
          <w:szCs w:val="19"/>
          <w:lang w:eastAsia="en-GB" w:bidi="hi-IN"/>
        </w:rPr>
        <w:t xml:space="preserve">, </w:t>
      </w:r>
      <w:r>
        <w:rPr>
          <w:rFonts w:ascii="Courier New" w:eastAsia="Times New Roman" w:hAnsi="Courier New" w:cs="Courier New"/>
          <w:color w:val="0000FF"/>
          <w:sz w:val="19"/>
          <w:szCs w:val="19"/>
          <w:lang w:eastAsia="en-GB" w:bidi="hi-IN"/>
        </w:rPr>
        <w:t>"7277"</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9933"/>
          <w:sz w:val="19"/>
          <w:szCs w:val="19"/>
          <w:lang w:eastAsia="en-GB" w:bidi="hi-IN"/>
        </w:rPr>
        <w: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003399"/>
          <w:sz w:val="19"/>
          <w:szCs w:val="19"/>
          <w:lang w:eastAsia="en-GB" w:bidi="hi-IN"/>
        </w:rPr>
        <w:t>List</w:t>
      </w:r>
      <w:r>
        <w:rPr>
          <w:rFonts w:ascii="Courier New" w:eastAsia="Times New Roman" w:hAnsi="Courier New" w:cs="Courier New"/>
          <w:color w:val="333333"/>
          <w:sz w:val="19"/>
          <w:szCs w:val="19"/>
          <w:lang w:eastAsia="en-GB" w:bidi="hi-IN"/>
        </w:rPr>
        <w:t xml:space="preserve"> result </w:t>
      </w:r>
      <w:r>
        <w:rPr>
          <w:rFonts w:ascii="Courier New" w:eastAsia="Times New Roman" w:hAnsi="Courier New" w:cs="Courier New"/>
          <w:color w:val="339933"/>
          <w:sz w:val="19"/>
          <w:szCs w:val="19"/>
          <w:lang w:eastAsia="en-GB" w:bidi="hi-IN"/>
        </w:rPr>
        <w:t>=</w:t>
      </w:r>
      <w:r>
        <w:rPr>
          <w:rFonts w:ascii="Courier New" w:eastAsia="Times New Roman" w:hAnsi="Courier New" w:cs="Courier New"/>
          <w:color w:val="333333"/>
          <w:sz w:val="19"/>
          <w:szCs w:val="19"/>
          <w:lang w:eastAsia="en-GB" w:bidi="hi-IN"/>
        </w:rPr>
        <w:t>query.</w:t>
      </w:r>
      <w:r>
        <w:rPr>
          <w:rFonts w:ascii="Courier New" w:eastAsia="Times New Roman" w:hAnsi="Courier New" w:cs="Courier New"/>
          <w:color w:val="006633"/>
          <w:sz w:val="19"/>
          <w:szCs w:val="19"/>
          <w:lang w:eastAsia="en-GB" w:bidi="hi-IN"/>
        </w:rPr>
        <w:t>list</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9933"/>
          <w:sz w:val="19"/>
          <w:szCs w:val="19"/>
          <w:lang w:eastAsia="en-GB" w:bidi="hi-IN"/>
        </w:rPr>
        <w: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b/>
          <w:bCs/>
          <w:color w:val="000000"/>
          <w:sz w:val="19"/>
          <w:szCs w:val="19"/>
          <w:lang w:eastAsia="en-GB" w:bidi="hi-IN"/>
        </w:rPr>
        <w:t>for</w:t>
      </w:r>
      <w:r>
        <w:rPr>
          <w:rFonts w:ascii="Courier New" w:eastAsia="Times New Roman" w:hAnsi="Courier New" w:cs="Courier New"/>
          <w:color w:val="009900"/>
          <w:sz w:val="19"/>
          <w:szCs w:val="19"/>
          <w:lang w:eastAsia="en-GB" w:bidi="hi-IN"/>
        </w:rPr>
        <w:t>(</w:t>
      </w:r>
      <w:r>
        <w:rPr>
          <w:rFonts w:ascii="Courier New" w:eastAsia="Times New Roman" w:hAnsi="Courier New" w:cs="Courier New"/>
          <w:b/>
          <w:bCs/>
          <w:color w:val="000066"/>
          <w:sz w:val="19"/>
          <w:szCs w:val="19"/>
          <w:lang w:eastAsia="en-GB" w:bidi="hi-IN"/>
        </w:rPr>
        <w:t>int</w:t>
      </w:r>
      <w:r>
        <w:rPr>
          <w:rFonts w:ascii="Courier New" w:eastAsia="Times New Roman" w:hAnsi="Courier New" w:cs="Courier New"/>
          <w:color w:val="333333"/>
          <w:sz w:val="19"/>
          <w:szCs w:val="19"/>
          <w:lang w:eastAsia="en-GB" w:bidi="hi-IN"/>
        </w:rPr>
        <w:t xml:space="preserve"> i</w:t>
      </w:r>
      <w:r>
        <w:rPr>
          <w:rFonts w:ascii="Courier New" w:eastAsia="Times New Roman" w:hAnsi="Courier New" w:cs="Courier New"/>
          <w:color w:val="339933"/>
          <w:sz w:val="19"/>
          <w:szCs w:val="19"/>
          <w:lang w:eastAsia="en-GB" w:bidi="hi-IN"/>
        </w:rPr>
        <w:t>=</w:t>
      </w:r>
      <w:r>
        <w:rPr>
          <w:rFonts w:ascii="Courier New" w:eastAsia="Times New Roman" w:hAnsi="Courier New" w:cs="Courier New"/>
          <w:color w:val="CC66CC"/>
          <w:sz w:val="19"/>
          <w:szCs w:val="19"/>
          <w:lang w:eastAsia="en-GB" w:bidi="hi-IN"/>
        </w:rPr>
        <w:t>0</w:t>
      </w:r>
      <w:r>
        <w:rPr>
          <w:rFonts w:ascii="Courier New" w:eastAsia="Times New Roman" w:hAnsi="Courier New" w:cs="Courier New"/>
          <w:color w:val="339933"/>
          <w:sz w:val="19"/>
          <w:szCs w:val="19"/>
          <w:lang w:eastAsia="en-GB" w:bidi="hi-IN"/>
        </w:rPr>
        <w:t>;</w:t>
      </w:r>
      <w:r>
        <w:rPr>
          <w:rFonts w:ascii="Courier New" w:eastAsia="Times New Roman" w:hAnsi="Courier New" w:cs="Courier New"/>
          <w:color w:val="333333"/>
          <w:sz w:val="19"/>
          <w:szCs w:val="19"/>
          <w:lang w:eastAsia="en-GB" w:bidi="hi-IN"/>
        </w:rPr>
        <w:t xml:space="preserve"> i</w:t>
      </w:r>
      <w:r>
        <w:rPr>
          <w:rFonts w:ascii="Courier New" w:eastAsia="Times New Roman" w:hAnsi="Courier New" w:cs="Courier New"/>
          <w:color w:val="339933"/>
          <w:sz w:val="19"/>
          <w:szCs w:val="19"/>
          <w:lang w:eastAsia="en-GB" w:bidi="hi-IN"/>
        </w:rPr>
        <w:t>&lt;</w:t>
      </w:r>
      <w:r>
        <w:rPr>
          <w:rFonts w:ascii="Courier New" w:eastAsia="Times New Roman" w:hAnsi="Courier New" w:cs="Courier New"/>
          <w:color w:val="333333"/>
          <w:sz w:val="19"/>
          <w:szCs w:val="19"/>
          <w:lang w:eastAsia="en-GB" w:bidi="hi-IN"/>
        </w:rPr>
        <w:t>result.</w:t>
      </w:r>
      <w:r>
        <w:rPr>
          <w:rFonts w:ascii="Courier New" w:eastAsia="Times New Roman" w:hAnsi="Courier New" w:cs="Courier New"/>
          <w:color w:val="006633"/>
          <w:sz w:val="19"/>
          <w:szCs w:val="19"/>
          <w:lang w:eastAsia="en-GB" w:bidi="hi-IN"/>
        </w:rPr>
        <w:t>size</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9933"/>
          <w:sz w:val="19"/>
          <w:szCs w:val="19"/>
          <w:lang w:eastAsia="en-GB" w:bidi="hi-IN"/>
        </w:rPr>
        <w:t>;</w:t>
      </w:r>
      <w:r>
        <w:rPr>
          <w:rFonts w:ascii="Courier New" w:eastAsia="Times New Roman" w:hAnsi="Courier New" w:cs="Courier New"/>
          <w:color w:val="333333"/>
          <w:sz w:val="19"/>
          <w:szCs w:val="19"/>
          <w:lang w:eastAsia="en-GB" w:bidi="hi-IN"/>
        </w:rPr>
        <w:t xml:space="preserve"> i</w:t>
      </w:r>
      <w:r>
        <w:rPr>
          <w:rFonts w:ascii="Courier New" w:eastAsia="Times New Roman" w:hAnsi="Courier New" w:cs="Courier New"/>
          <w:color w:val="339933"/>
          <w:sz w:val="19"/>
          <w:szCs w:val="19"/>
          <w:lang w:eastAsia="en-GB" w:bidi="hi-IN"/>
        </w:rPr>
        <w:t>++</w:t>
      </w:r>
      <w:r>
        <w:rPr>
          <w:rFonts w:ascii="Courier New" w:eastAsia="Times New Roman" w:hAnsi="Courier New" w:cs="Courier New"/>
          <w:color w:val="009900"/>
          <w:sz w:val="19"/>
          <w:szCs w:val="19"/>
          <w:lang w:eastAsia="en-GB" w:bidi="hi-IN"/>
        </w:rPr>
        <w: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ab/>
        <w:t>Stock stock</w:t>
      </w:r>
      <w:r>
        <w:rPr>
          <w:rFonts w:ascii="Courier New" w:eastAsia="Times New Roman" w:hAnsi="Courier New" w:cs="Courier New"/>
          <w:color w:val="339933"/>
          <w:sz w:val="19"/>
          <w:szCs w:val="19"/>
          <w:lang w:eastAsia="en-GB" w:bidi="hi-IN"/>
        </w:rPr>
        <w:t>=</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3333"/>
          <w:sz w:val="19"/>
          <w:szCs w:val="19"/>
          <w:lang w:eastAsia="en-GB" w:bidi="hi-IN"/>
        </w:rPr>
        <w:t>Stock</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3333"/>
          <w:sz w:val="19"/>
          <w:szCs w:val="19"/>
          <w:lang w:eastAsia="en-GB" w:bidi="hi-IN"/>
        </w:rPr>
        <w:t>result.</w:t>
      </w:r>
      <w:r>
        <w:rPr>
          <w:rFonts w:ascii="Courier New" w:eastAsia="Times New Roman" w:hAnsi="Courier New" w:cs="Courier New"/>
          <w:color w:val="006633"/>
          <w:sz w:val="19"/>
          <w:szCs w:val="19"/>
          <w:lang w:eastAsia="en-GB" w:bidi="hi-IN"/>
        </w:rPr>
        <w:t>get</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3333"/>
          <w:sz w:val="19"/>
          <w:szCs w:val="19"/>
          <w:lang w:eastAsia="en-GB" w:bidi="hi-IN"/>
        </w:rPr>
        <w:t>i</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9933"/>
          <w:sz w:val="19"/>
          <w:szCs w:val="19"/>
          <w:lang w:eastAsia="en-GB" w:bidi="hi-IN"/>
        </w:rPr>
        <w: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ab/>
      </w:r>
      <w:r>
        <w:rPr>
          <w:rFonts w:ascii="Courier New" w:eastAsia="Times New Roman" w:hAnsi="Courier New" w:cs="Courier New"/>
          <w:color w:val="003399"/>
          <w:sz w:val="19"/>
          <w:szCs w:val="19"/>
          <w:lang w:eastAsia="en-GB" w:bidi="hi-IN"/>
        </w:rPr>
        <w:t>System</w:t>
      </w:r>
      <w:r>
        <w:rPr>
          <w:rFonts w:ascii="Courier New" w:eastAsia="Times New Roman" w:hAnsi="Courier New" w:cs="Courier New"/>
          <w:color w:val="333333"/>
          <w:sz w:val="19"/>
          <w:szCs w:val="19"/>
          <w:lang w:eastAsia="en-GB" w:bidi="hi-IN"/>
        </w:rPr>
        <w:t>.</w:t>
      </w:r>
      <w:r>
        <w:rPr>
          <w:rFonts w:ascii="Courier New" w:eastAsia="Times New Roman" w:hAnsi="Courier New" w:cs="Courier New"/>
          <w:color w:val="006633"/>
          <w:sz w:val="19"/>
          <w:szCs w:val="19"/>
          <w:lang w:eastAsia="en-GB" w:bidi="hi-IN"/>
        </w:rPr>
        <w:t>out</w:t>
      </w:r>
      <w:r>
        <w:rPr>
          <w:rFonts w:ascii="Courier New" w:eastAsia="Times New Roman" w:hAnsi="Courier New" w:cs="Courier New"/>
          <w:color w:val="333333"/>
          <w:sz w:val="19"/>
          <w:szCs w:val="19"/>
          <w:lang w:eastAsia="en-GB" w:bidi="hi-IN"/>
        </w:rPr>
        <w:t>.</w:t>
      </w:r>
      <w:r>
        <w:rPr>
          <w:rFonts w:ascii="Courier New" w:eastAsia="Times New Roman" w:hAnsi="Courier New" w:cs="Courier New"/>
          <w:color w:val="006633"/>
          <w:sz w:val="19"/>
          <w:szCs w:val="19"/>
          <w:lang w:eastAsia="en-GB" w:bidi="hi-IN"/>
        </w:rPr>
        <w:t>println</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3333"/>
          <w:sz w:val="19"/>
          <w:szCs w:val="19"/>
          <w:lang w:eastAsia="en-GB" w:bidi="hi-IN"/>
        </w:rPr>
        <w:t>stock.</w:t>
      </w:r>
      <w:r>
        <w:rPr>
          <w:rFonts w:ascii="Courier New" w:eastAsia="Times New Roman" w:hAnsi="Courier New" w:cs="Courier New"/>
          <w:color w:val="006633"/>
          <w:sz w:val="19"/>
          <w:szCs w:val="19"/>
          <w:lang w:eastAsia="en-GB" w:bidi="hi-IN"/>
        </w:rPr>
        <w:t>getStockCode</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9933"/>
          <w:sz w:val="19"/>
          <w:szCs w:val="19"/>
          <w:lang w:eastAsia="en-GB" w:bidi="hi-IN"/>
        </w:rPr>
        <w: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009900"/>
          <w:sz w:val="19"/>
          <w:szCs w:val="19"/>
          <w:lang w:eastAsia="en-GB" w:bidi="hi-IN"/>
        </w:rPr>
        <w:t>}</w:t>
      </w:r>
    </w:p>
    <w:p w:rsidR="004F5092" w:rsidRDefault="004F5092" w:rsidP="004F5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150" w:line="288" w:lineRule="atLeast"/>
        <w:outlineLvl w:val="3"/>
        <w:rPr>
          <w:rFonts w:ascii="inherit" w:eastAsia="Times New Roman" w:hAnsi="inherit" w:cs="Times New Roman"/>
          <w:color w:val="252525"/>
          <w:sz w:val="32"/>
          <w:szCs w:val="32"/>
          <w:lang w:eastAsia="en-GB" w:bidi="hi-IN"/>
        </w:rPr>
      </w:pPr>
      <w:r>
        <w:rPr>
          <w:rFonts w:ascii="inherit" w:eastAsia="Times New Roman" w:hAnsi="inherit"/>
          <w:color w:val="252525"/>
          <w:sz w:val="32"/>
          <w:szCs w:val="32"/>
          <w:lang w:eastAsia="en-GB" w:bidi="hi-IN"/>
        </w:rPr>
        <w:lastRenderedPageBreak/>
        <w:t>Conclusion</w:t>
      </w:r>
    </w:p>
    <w:p w:rsidR="004F5092" w:rsidRDefault="004F5092" w:rsidP="004F5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Helvetica" w:eastAsia="Times New Roman" w:hAnsi="Helvetica" w:cs="Helvetica"/>
          <w:color w:val="3C3C3C"/>
          <w:sz w:val="21"/>
          <w:szCs w:val="21"/>
          <w:lang w:eastAsia="en-GB" w:bidi="hi-IN"/>
        </w:rPr>
      </w:pPr>
      <w:r>
        <w:rPr>
          <w:rFonts w:ascii="Helvetica" w:eastAsia="Times New Roman" w:hAnsi="Helvetica" w:cs="Helvetica"/>
          <w:color w:val="3C3C3C"/>
          <w:sz w:val="21"/>
          <w:szCs w:val="21"/>
          <w:lang w:eastAsia="en-GB" w:bidi="hi-IN"/>
        </w:rPr>
        <w:t>The above three approaches are doing the same thing, call a store procedure in database. There are not much big different between the three approaches, which method you choose is depend on your personal prefer.</w:t>
      </w:r>
    </w:p>
    <w:p w:rsidR="004F5092" w:rsidRDefault="004F5092" w:rsidP="004F5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76" w:lineRule="atLeast"/>
        <w:outlineLvl w:val="1"/>
        <w:rPr>
          <w:rFonts w:ascii="inherit" w:eastAsia="Times New Roman" w:hAnsi="inherit" w:cs="Times New Roman"/>
          <w:b/>
          <w:bCs/>
          <w:color w:val="252525"/>
          <w:spacing w:val="-15"/>
          <w:kern w:val="36"/>
          <w:sz w:val="42"/>
          <w:szCs w:val="42"/>
          <w:lang w:eastAsia="en-GB" w:bidi="hi-IN"/>
        </w:rPr>
      </w:pPr>
    </w:p>
    <w:p w:rsidR="004F5092" w:rsidRDefault="004F5092" w:rsidP="004F5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76" w:lineRule="atLeast"/>
        <w:outlineLvl w:val="1"/>
        <w:rPr>
          <w:rFonts w:ascii="inherit" w:eastAsia="Times New Roman" w:hAnsi="inherit"/>
          <w:b/>
          <w:bCs/>
          <w:color w:val="252525"/>
          <w:spacing w:val="-15"/>
          <w:kern w:val="36"/>
          <w:sz w:val="42"/>
          <w:szCs w:val="42"/>
          <w:lang w:eastAsia="en-GB" w:bidi="hi-IN"/>
        </w:rPr>
      </w:pPr>
      <w:r>
        <w:rPr>
          <w:rFonts w:ascii="inherit" w:eastAsia="Times New Roman" w:hAnsi="inherit"/>
          <w:b/>
          <w:bCs/>
          <w:color w:val="252525"/>
          <w:spacing w:val="-15"/>
          <w:kern w:val="36"/>
          <w:sz w:val="42"/>
          <w:szCs w:val="42"/>
          <w:lang w:eastAsia="en-GB" w:bidi="hi-IN"/>
        </w:rPr>
        <w:t xml:space="preserve">Hibernate parameter binding examples </w:t>
      </w:r>
    </w:p>
    <w:p w:rsidR="004F5092" w:rsidRDefault="004F5092" w:rsidP="004F50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ns w:id="1" w:author="Unknown"/>
          <w:rFonts w:ascii="Helvetica" w:eastAsia="Times New Roman" w:hAnsi="Helvetica" w:cs="Helvetica"/>
          <w:color w:val="3C3C3C"/>
          <w:sz w:val="21"/>
          <w:szCs w:val="21"/>
          <w:lang w:eastAsia="en-GB" w:bidi="hi-IN"/>
        </w:rPr>
      </w:pPr>
    </w:p>
    <w:p w:rsidR="004F5092" w:rsidRDefault="004F5092" w:rsidP="004F5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Helvetica" w:eastAsia="Times New Roman" w:hAnsi="Helvetica" w:cs="Helvetica"/>
          <w:color w:val="3C3C3C"/>
          <w:sz w:val="21"/>
          <w:szCs w:val="21"/>
          <w:lang w:eastAsia="en-GB" w:bidi="hi-IN"/>
        </w:rPr>
      </w:pPr>
      <w:r>
        <w:rPr>
          <w:rFonts w:ascii="Helvetica" w:eastAsia="Times New Roman" w:hAnsi="Helvetica" w:cs="Helvetica"/>
          <w:color w:val="3C3C3C"/>
          <w:sz w:val="21"/>
          <w:szCs w:val="21"/>
          <w:lang w:eastAsia="en-GB" w:bidi="hi-IN"/>
        </w:rPr>
        <w:t>Without parameter binding, you have to concatenate the parameter String like this (bad code) :</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003399"/>
          <w:sz w:val="19"/>
          <w:szCs w:val="19"/>
          <w:lang w:eastAsia="en-GB" w:bidi="hi-IN"/>
        </w:rPr>
        <w:t>String</w:t>
      </w:r>
      <w:r>
        <w:rPr>
          <w:rFonts w:ascii="Courier New" w:eastAsia="Times New Roman" w:hAnsi="Courier New" w:cs="Courier New"/>
          <w:color w:val="333333"/>
          <w:sz w:val="19"/>
          <w:szCs w:val="19"/>
          <w:lang w:eastAsia="en-GB" w:bidi="hi-IN"/>
        </w:rPr>
        <w:t>hql</w:t>
      </w:r>
      <w:r>
        <w:rPr>
          <w:rFonts w:ascii="Courier New" w:eastAsia="Times New Roman" w:hAnsi="Courier New" w:cs="Courier New"/>
          <w:color w:val="339933"/>
          <w:sz w:val="19"/>
          <w:szCs w:val="19"/>
          <w:lang w:eastAsia="en-GB" w:bidi="hi-IN"/>
        </w:rPr>
        <w:t>=</w:t>
      </w:r>
      <w:r>
        <w:rPr>
          <w:rFonts w:ascii="Courier New" w:eastAsia="Times New Roman" w:hAnsi="Courier New" w:cs="Courier New"/>
          <w:color w:val="0000FF"/>
          <w:sz w:val="19"/>
          <w:szCs w:val="19"/>
          <w:lang w:eastAsia="en-GB" w:bidi="hi-IN"/>
        </w:rPr>
        <w:t>"from Stock s where s.stockCode = '"</w:t>
      </w:r>
      <w:r>
        <w:rPr>
          <w:rFonts w:ascii="Courier New" w:eastAsia="Times New Roman" w:hAnsi="Courier New" w:cs="Courier New"/>
          <w:color w:val="339933"/>
          <w:sz w:val="19"/>
          <w:szCs w:val="19"/>
          <w:lang w:eastAsia="en-GB" w:bidi="hi-IN"/>
        </w:rPr>
        <w:t>+</w:t>
      </w:r>
      <w:r>
        <w:rPr>
          <w:rFonts w:ascii="Courier New" w:eastAsia="Times New Roman" w:hAnsi="Courier New" w:cs="Courier New"/>
          <w:color w:val="333333"/>
          <w:sz w:val="19"/>
          <w:szCs w:val="19"/>
          <w:lang w:eastAsia="en-GB" w:bidi="hi-IN"/>
        </w:rPr>
        <w:t>stockCode</w:t>
      </w:r>
      <w:r>
        <w:rPr>
          <w:rFonts w:ascii="Courier New" w:eastAsia="Times New Roman" w:hAnsi="Courier New" w:cs="Courier New"/>
          <w:color w:val="339933"/>
          <w:sz w:val="19"/>
          <w:szCs w:val="19"/>
          <w:lang w:eastAsia="en-GB" w:bidi="hi-IN"/>
        </w:rPr>
        <w:t>+</w:t>
      </w:r>
      <w:r>
        <w:rPr>
          <w:rFonts w:ascii="Courier New" w:eastAsia="Times New Roman" w:hAnsi="Courier New" w:cs="Courier New"/>
          <w:color w:val="0000FF"/>
          <w:sz w:val="19"/>
          <w:szCs w:val="19"/>
          <w:lang w:eastAsia="en-GB" w:bidi="hi-IN"/>
        </w:rPr>
        <w:t>"'"</w:t>
      </w:r>
      <w:r>
        <w:rPr>
          <w:rFonts w:ascii="Courier New" w:eastAsia="Times New Roman" w:hAnsi="Courier New" w:cs="Courier New"/>
          <w:color w:val="339933"/>
          <w:sz w:val="19"/>
          <w:szCs w:val="19"/>
          <w:lang w:eastAsia="en-GB" w:bidi="hi-IN"/>
        </w:rPr>
        <w: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003399"/>
          <w:sz w:val="19"/>
          <w:szCs w:val="19"/>
          <w:lang w:eastAsia="en-GB" w:bidi="hi-IN"/>
        </w:rPr>
        <w:t>List</w:t>
      </w:r>
      <w:r>
        <w:rPr>
          <w:rFonts w:ascii="Courier New" w:eastAsia="Times New Roman" w:hAnsi="Courier New" w:cs="Courier New"/>
          <w:color w:val="333333"/>
          <w:sz w:val="19"/>
          <w:szCs w:val="19"/>
          <w:lang w:eastAsia="en-GB" w:bidi="hi-IN"/>
        </w:rPr>
        <w:t xml:space="preserve"> result </w:t>
      </w:r>
      <w:r>
        <w:rPr>
          <w:rFonts w:ascii="Courier New" w:eastAsia="Times New Roman" w:hAnsi="Courier New" w:cs="Courier New"/>
          <w:color w:val="339933"/>
          <w:sz w:val="19"/>
          <w:szCs w:val="19"/>
          <w:lang w:eastAsia="en-GB" w:bidi="hi-IN"/>
        </w:rPr>
        <w:t>=</w:t>
      </w:r>
      <w:r>
        <w:rPr>
          <w:rFonts w:ascii="Courier New" w:eastAsia="Times New Roman" w:hAnsi="Courier New" w:cs="Courier New"/>
          <w:color w:val="333333"/>
          <w:sz w:val="19"/>
          <w:szCs w:val="19"/>
          <w:lang w:eastAsia="en-GB" w:bidi="hi-IN"/>
        </w:rPr>
        <w:t>session.</w:t>
      </w:r>
      <w:r>
        <w:rPr>
          <w:rFonts w:ascii="Courier New" w:eastAsia="Times New Roman" w:hAnsi="Courier New" w:cs="Courier New"/>
          <w:color w:val="006633"/>
          <w:sz w:val="19"/>
          <w:szCs w:val="19"/>
          <w:lang w:eastAsia="en-GB" w:bidi="hi-IN"/>
        </w:rPr>
        <w:t>createQuery</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3333"/>
          <w:sz w:val="19"/>
          <w:szCs w:val="19"/>
          <w:lang w:eastAsia="en-GB" w:bidi="hi-IN"/>
        </w:rPr>
        <w:t>hql</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3333"/>
          <w:sz w:val="19"/>
          <w:szCs w:val="19"/>
          <w:lang w:eastAsia="en-GB" w:bidi="hi-IN"/>
        </w:rPr>
        <w:t>.</w:t>
      </w:r>
      <w:r>
        <w:rPr>
          <w:rFonts w:ascii="Courier New" w:eastAsia="Times New Roman" w:hAnsi="Courier New" w:cs="Courier New"/>
          <w:color w:val="006633"/>
          <w:sz w:val="19"/>
          <w:szCs w:val="19"/>
          <w:lang w:eastAsia="en-GB" w:bidi="hi-IN"/>
        </w:rPr>
        <w:t>list</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9933"/>
          <w:sz w:val="19"/>
          <w:szCs w:val="19"/>
          <w:lang w:eastAsia="en-GB" w:bidi="hi-IN"/>
        </w:rPr>
        <w:t>;</w:t>
      </w:r>
    </w:p>
    <w:p w:rsidR="004F5092" w:rsidRDefault="004F5092" w:rsidP="004F5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Helvetica" w:eastAsia="Times New Roman" w:hAnsi="Helvetica" w:cs="Helvetica"/>
          <w:color w:val="3C3C3C"/>
          <w:sz w:val="21"/>
          <w:szCs w:val="21"/>
          <w:lang w:eastAsia="en-GB" w:bidi="hi-IN"/>
        </w:rPr>
      </w:pPr>
      <w:r>
        <w:rPr>
          <w:rFonts w:ascii="Helvetica" w:eastAsia="Times New Roman" w:hAnsi="Helvetica" w:cs="Helvetica"/>
          <w:color w:val="3C3C3C"/>
          <w:sz w:val="21"/>
          <w:szCs w:val="21"/>
          <w:lang w:eastAsia="en-GB" w:bidi="hi-IN"/>
        </w:rPr>
        <w:t>Pass an unchecked value from user input to the database will raise security concern, because it can easy get hack by SQL injection. You have to avoid the above bad code and using parameter binding instead.</w:t>
      </w:r>
    </w:p>
    <w:p w:rsidR="004F5092" w:rsidRDefault="004F5092" w:rsidP="004F5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150" w:line="288" w:lineRule="atLeast"/>
        <w:outlineLvl w:val="3"/>
        <w:rPr>
          <w:rFonts w:ascii="inherit" w:eastAsia="Times New Roman" w:hAnsi="inherit" w:cs="Times New Roman"/>
          <w:color w:val="252525"/>
          <w:sz w:val="32"/>
          <w:szCs w:val="32"/>
          <w:lang w:eastAsia="en-GB" w:bidi="hi-IN"/>
        </w:rPr>
      </w:pPr>
      <w:r>
        <w:rPr>
          <w:rFonts w:ascii="inherit" w:eastAsia="Times New Roman" w:hAnsi="inherit"/>
          <w:color w:val="252525"/>
          <w:sz w:val="32"/>
          <w:szCs w:val="32"/>
          <w:lang w:eastAsia="en-GB" w:bidi="hi-IN"/>
        </w:rPr>
        <w:t>Hibernate parameter binding</w:t>
      </w:r>
    </w:p>
    <w:p w:rsidR="004F5092" w:rsidRDefault="004F5092" w:rsidP="004F5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Helvetica" w:eastAsia="Times New Roman" w:hAnsi="Helvetica" w:cs="Helvetica"/>
          <w:color w:val="3C3C3C"/>
          <w:sz w:val="21"/>
          <w:szCs w:val="21"/>
          <w:lang w:eastAsia="en-GB" w:bidi="hi-IN"/>
        </w:rPr>
      </w:pPr>
      <w:r>
        <w:rPr>
          <w:rFonts w:ascii="Helvetica" w:eastAsia="Times New Roman" w:hAnsi="Helvetica" w:cs="Helvetica"/>
          <w:color w:val="3C3C3C"/>
          <w:sz w:val="21"/>
          <w:szCs w:val="21"/>
          <w:lang w:eastAsia="en-GB" w:bidi="hi-IN"/>
        </w:rPr>
        <w:t>There are two ways to parameter binding : named parameters or positional.</w:t>
      </w:r>
    </w:p>
    <w:p w:rsidR="004F5092" w:rsidRDefault="004F5092" w:rsidP="004F5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150" w:line="288" w:lineRule="atLeast"/>
        <w:outlineLvl w:val="4"/>
        <w:rPr>
          <w:rFonts w:ascii="inherit" w:eastAsia="Times New Roman" w:hAnsi="inherit" w:cs="Times New Roman"/>
          <w:color w:val="252525"/>
          <w:sz w:val="32"/>
          <w:szCs w:val="32"/>
          <w:lang w:eastAsia="en-GB" w:bidi="hi-IN"/>
        </w:rPr>
      </w:pPr>
      <w:r>
        <w:rPr>
          <w:rFonts w:ascii="inherit" w:eastAsia="Times New Roman" w:hAnsi="inherit"/>
          <w:color w:val="252525"/>
          <w:sz w:val="32"/>
          <w:szCs w:val="32"/>
          <w:lang w:eastAsia="en-GB" w:bidi="hi-IN"/>
        </w:rPr>
        <w:t>1. Named parameters</w:t>
      </w:r>
    </w:p>
    <w:p w:rsidR="004F5092" w:rsidRDefault="004F5092" w:rsidP="004F5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Helvetica" w:eastAsia="Times New Roman" w:hAnsi="Helvetica" w:cs="Helvetica"/>
          <w:color w:val="3C3C3C"/>
          <w:sz w:val="21"/>
          <w:szCs w:val="21"/>
          <w:lang w:eastAsia="en-GB" w:bidi="hi-IN"/>
        </w:rPr>
      </w:pPr>
      <w:r>
        <w:rPr>
          <w:rFonts w:ascii="Helvetica" w:eastAsia="Times New Roman" w:hAnsi="Helvetica" w:cs="Helvetica"/>
          <w:color w:val="3C3C3C"/>
          <w:sz w:val="21"/>
          <w:szCs w:val="21"/>
          <w:lang w:eastAsia="en-GB" w:bidi="hi-IN"/>
        </w:rPr>
        <w:t>This is the most common and user friendly way. It use colon followed by a parameter name (:example) to define a named parameter. See examples…</w:t>
      </w:r>
    </w:p>
    <w:p w:rsidR="004F5092" w:rsidRDefault="004F5092" w:rsidP="004F5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utlineLvl w:val="4"/>
        <w:rPr>
          <w:rFonts w:ascii="inherit" w:eastAsia="Times New Roman" w:hAnsi="inherit" w:cs="Times New Roman"/>
          <w:b/>
          <w:bCs/>
          <w:color w:val="3C3C3C"/>
          <w:sz w:val="18"/>
          <w:szCs w:val="18"/>
          <w:lang w:eastAsia="en-GB" w:bidi="hi-IN"/>
        </w:rPr>
      </w:pPr>
      <w:r>
        <w:rPr>
          <w:rFonts w:ascii="inherit" w:eastAsia="Times New Roman" w:hAnsi="inherit"/>
          <w:b/>
          <w:bCs/>
          <w:color w:val="3C3C3C"/>
          <w:sz w:val="18"/>
          <w:szCs w:val="18"/>
          <w:lang w:eastAsia="en-GB" w:bidi="hi-IN"/>
        </w:rPr>
        <w:t>Example 1 – setParameter</w:t>
      </w:r>
    </w:p>
    <w:p w:rsidR="004F5092" w:rsidRDefault="004F5092" w:rsidP="004F5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Helvetica" w:eastAsia="Times New Roman" w:hAnsi="Helvetica" w:cs="Helvetica"/>
          <w:color w:val="3C3C3C"/>
          <w:sz w:val="21"/>
          <w:szCs w:val="21"/>
          <w:lang w:eastAsia="en-GB" w:bidi="hi-IN"/>
        </w:rPr>
      </w:pPr>
      <w:r>
        <w:rPr>
          <w:rFonts w:ascii="Helvetica" w:eastAsia="Times New Roman" w:hAnsi="Helvetica" w:cs="Helvetica"/>
          <w:color w:val="3C3C3C"/>
          <w:sz w:val="21"/>
          <w:szCs w:val="21"/>
          <w:lang w:eastAsia="en-GB" w:bidi="hi-IN"/>
        </w:rPr>
        <w:t xml:space="preserve">The </w:t>
      </w:r>
      <w:r>
        <w:rPr>
          <w:rFonts w:ascii="Helvetica" w:eastAsia="Times New Roman" w:hAnsi="Helvetica" w:cs="Helvetica"/>
          <w:b/>
          <w:bCs/>
          <w:color w:val="3C3C3C"/>
          <w:sz w:val="21"/>
          <w:szCs w:val="21"/>
          <w:lang w:eastAsia="en-GB" w:bidi="hi-IN"/>
        </w:rPr>
        <w:t>setParameter</w:t>
      </w:r>
      <w:r>
        <w:rPr>
          <w:rFonts w:ascii="Helvetica" w:eastAsia="Times New Roman" w:hAnsi="Helvetica" w:cs="Helvetica"/>
          <w:color w:val="3C3C3C"/>
          <w:sz w:val="21"/>
          <w:szCs w:val="21"/>
          <w:lang w:eastAsia="en-GB" w:bidi="hi-IN"/>
        </w:rPr>
        <w:t xml:space="preserve"> is smart enough to discover the parameter data type for you.</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003399"/>
          <w:sz w:val="19"/>
          <w:szCs w:val="19"/>
          <w:lang w:eastAsia="en-GB" w:bidi="hi-IN"/>
        </w:rPr>
        <w:t>String</w:t>
      </w:r>
      <w:r>
        <w:rPr>
          <w:rFonts w:ascii="Courier New" w:eastAsia="Times New Roman" w:hAnsi="Courier New" w:cs="Courier New"/>
          <w:color w:val="333333"/>
          <w:sz w:val="19"/>
          <w:szCs w:val="19"/>
          <w:lang w:eastAsia="en-GB" w:bidi="hi-IN"/>
        </w:rPr>
        <w:t>hql</w:t>
      </w:r>
      <w:r>
        <w:rPr>
          <w:rFonts w:ascii="Courier New" w:eastAsia="Times New Roman" w:hAnsi="Courier New" w:cs="Courier New"/>
          <w:color w:val="339933"/>
          <w:sz w:val="19"/>
          <w:szCs w:val="19"/>
          <w:lang w:eastAsia="en-GB" w:bidi="hi-IN"/>
        </w:rPr>
        <w:t>=</w:t>
      </w:r>
      <w:r>
        <w:rPr>
          <w:rFonts w:ascii="Courier New" w:eastAsia="Times New Roman" w:hAnsi="Courier New" w:cs="Courier New"/>
          <w:color w:val="0000FF"/>
          <w:sz w:val="19"/>
          <w:szCs w:val="19"/>
          <w:lang w:eastAsia="en-GB" w:bidi="hi-IN"/>
        </w:rPr>
        <w:t>"from Stock s where s.stockCode= :stockCode"</w:t>
      </w:r>
      <w:r>
        <w:rPr>
          <w:rFonts w:ascii="Courier New" w:eastAsia="Times New Roman" w:hAnsi="Courier New" w:cs="Courier New"/>
          <w:color w:val="339933"/>
          <w:sz w:val="19"/>
          <w:szCs w:val="19"/>
          <w:lang w:eastAsia="en-GB" w:bidi="hi-IN"/>
        </w:rPr>
        <w: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003399"/>
          <w:sz w:val="19"/>
          <w:szCs w:val="19"/>
          <w:lang w:eastAsia="en-GB" w:bidi="hi-IN"/>
        </w:rPr>
        <w:t>List</w:t>
      </w:r>
      <w:r>
        <w:rPr>
          <w:rFonts w:ascii="Courier New" w:eastAsia="Times New Roman" w:hAnsi="Courier New" w:cs="Courier New"/>
          <w:color w:val="333333"/>
          <w:sz w:val="19"/>
          <w:szCs w:val="19"/>
          <w:lang w:eastAsia="en-GB" w:bidi="hi-IN"/>
        </w:rPr>
        <w:t xml:space="preserve"> result </w:t>
      </w:r>
      <w:r>
        <w:rPr>
          <w:rFonts w:ascii="Courier New" w:eastAsia="Times New Roman" w:hAnsi="Courier New" w:cs="Courier New"/>
          <w:color w:val="339933"/>
          <w:sz w:val="19"/>
          <w:szCs w:val="19"/>
          <w:lang w:eastAsia="en-GB" w:bidi="hi-IN"/>
        </w:rPr>
        <w:t>=</w:t>
      </w:r>
      <w:r>
        <w:rPr>
          <w:rFonts w:ascii="Courier New" w:eastAsia="Times New Roman" w:hAnsi="Courier New" w:cs="Courier New"/>
          <w:color w:val="333333"/>
          <w:sz w:val="19"/>
          <w:szCs w:val="19"/>
          <w:lang w:eastAsia="en-GB" w:bidi="hi-IN"/>
        </w:rPr>
        <w:t>session.</w:t>
      </w:r>
      <w:r>
        <w:rPr>
          <w:rFonts w:ascii="Courier New" w:eastAsia="Times New Roman" w:hAnsi="Courier New" w:cs="Courier New"/>
          <w:color w:val="006633"/>
          <w:sz w:val="19"/>
          <w:szCs w:val="19"/>
          <w:lang w:eastAsia="en-GB" w:bidi="hi-IN"/>
        </w:rPr>
        <w:t>createQuery</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3333"/>
          <w:sz w:val="19"/>
          <w:szCs w:val="19"/>
          <w:lang w:eastAsia="en-GB" w:bidi="hi-IN"/>
        </w:rPr>
        <w:t>hql</w:t>
      </w:r>
      <w:r>
        <w:rPr>
          <w:rFonts w:ascii="Courier New" w:eastAsia="Times New Roman" w:hAnsi="Courier New" w:cs="Courier New"/>
          <w:color w:val="009900"/>
          <w:sz w:val="19"/>
          <w:szCs w:val="19"/>
          <w:lang w:eastAsia="en-GB" w:bidi="hi-IN"/>
        </w:rPr>
        <w: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w:t>
      </w:r>
      <w:r>
        <w:rPr>
          <w:rFonts w:ascii="Courier New" w:eastAsia="Times New Roman" w:hAnsi="Courier New" w:cs="Courier New"/>
          <w:color w:val="006633"/>
          <w:sz w:val="19"/>
          <w:szCs w:val="19"/>
          <w:lang w:eastAsia="en-GB" w:bidi="hi-IN"/>
        </w:rPr>
        <w:t>setParameter</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0000FF"/>
          <w:sz w:val="19"/>
          <w:szCs w:val="19"/>
          <w:lang w:eastAsia="en-GB" w:bidi="hi-IN"/>
        </w:rPr>
        <w:t>"stockCode"</w:t>
      </w:r>
      <w:r>
        <w:rPr>
          <w:rFonts w:ascii="Courier New" w:eastAsia="Times New Roman" w:hAnsi="Courier New" w:cs="Courier New"/>
          <w:color w:val="333333"/>
          <w:sz w:val="19"/>
          <w:szCs w:val="19"/>
          <w:lang w:eastAsia="en-GB" w:bidi="hi-IN"/>
        </w:rPr>
        <w:t xml:space="preserve">, </w:t>
      </w:r>
      <w:r>
        <w:rPr>
          <w:rFonts w:ascii="Courier New" w:eastAsia="Times New Roman" w:hAnsi="Courier New" w:cs="Courier New"/>
          <w:color w:val="0000FF"/>
          <w:sz w:val="19"/>
          <w:szCs w:val="19"/>
          <w:lang w:eastAsia="en-GB" w:bidi="hi-IN"/>
        </w:rPr>
        <w:t>"7277"</w:t>
      </w:r>
      <w:r>
        <w:rPr>
          <w:rFonts w:ascii="Courier New" w:eastAsia="Times New Roman" w:hAnsi="Courier New" w:cs="Courier New"/>
          <w:color w:val="009900"/>
          <w:sz w:val="19"/>
          <w:szCs w:val="19"/>
          <w:lang w:eastAsia="en-GB" w:bidi="hi-IN"/>
        </w:rPr>
        <w: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w:t>
      </w:r>
      <w:r>
        <w:rPr>
          <w:rFonts w:ascii="Courier New" w:eastAsia="Times New Roman" w:hAnsi="Courier New" w:cs="Courier New"/>
          <w:color w:val="006633"/>
          <w:sz w:val="19"/>
          <w:szCs w:val="19"/>
          <w:lang w:eastAsia="en-GB" w:bidi="hi-IN"/>
        </w:rPr>
        <w:t>list</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9933"/>
          <w:sz w:val="19"/>
          <w:szCs w:val="19"/>
          <w:lang w:eastAsia="en-GB" w:bidi="hi-IN"/>
        </w:rPr>
        <w:t>;</w:t>
      </w:r>
    </w:p>
    <w:p w:rsidR="004F5092" w:rsidRDefault="004F5092" w:rsidP="004F5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utlineLvl w:val="4"/>
        <w:rPr>
          <w:rFonts w:ascii="inherit" w:eastAsia="Times New Roman" w:hAnsi="inherit" w:cs="Times New Roman"/>
          <w:b/>
          <w:bCs/>
          <w:color w:val="3C3C3C"/>
          <w:sz w:val="18"/>
          <w:szCs w:val="18"/>
          <w:lang w:eastAsia="en-GB" w:bidi="hi-IN"/>
        </w:rPr>
      </w:pPr>
      <w:r>
        <w:rPr>
          <w:rFonts w:ascii="inherit" w:eastAsia="Times New Roman" w:hAnsi="inherit"/>
          <w:b/>
          <w:bCs/>
          <w:color w:val="3C3C3C"/>
          <w:sz w:val="18"/>
          <w:szCs w:val="18"/>
          <w:lang w:eastAsia="en-GB" w:bidi="hi-IN"/>
        </w:rPr>
        <w:t>Example 2 – setString</w:t>
      </w:r>
    </w:p>
    <w:p w:rsidR="004F5092" w:rsidRDefault="004F5092" w:rsidP="004F5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Helvetica" w:eastAsia="Times New Roman" w:hAnsi="Helvetica" w:cs="Helvetica"/>
          <w:color w:val="3C3C3C"/>
          <w:sz w:val="21"/>
          <w:szCs w:val="21"/>
          <w:lang w:eastAsia="en-GB" w:bidi="hi-IN"/>
        </w:rPr>
      </w:pPr>
      <w:r>
        <w:rPr>
          <w:rFonts w:ascii="Helvetica" w:eastAsia="Times New Roman" w:hAnsi="Helvetica" w:cs="Helvetica"/>
          <w:color w:val="3C3C3C"/>
          <w:sz w:val="21"/>
          <w:szCs w:val="21"/>
          <w:lang w:eastAsia="en-GB" w:bidi="hi-IN"/>
        </w:rPr>
        <w:t xml:space="preserve">You can use </w:t>
      </w:r>
      <w:r>
        <w:rPr>
          <w:rFonts w:ascii="Helvetica" w:eastAsia="Times New Roman" w:hAnsi="Helvetica" w:cs="Helvetica"/>
          <w:b/>
          <w:bCs/>
          <w:color w:val="3C3C3C"/>
          <w:sz w:val="21"/>
          <w:szCs w:val="21"/>
          <w:lang w:eastAsia="en-GB" w:bidi="hi-IN"/>
        </w:rPr>
        <w:t>setString</w:t>
      </w:r>
      <w:r>
        <w:rPr>
          <w:rFonts w:ascii="Helvetica" w:eastAsia="Times New Roman" w:hAnsi="Helvetica" w:cs="Helvetica"/>
          <w:color w:val="3C3C3C"/>
          <w:sz w:val="21"/>
          <w:szCs w:val="21"/>
          <w:lang w:eastAsia="en-GB" w:bidi="hi-IN"/>
        </w:rPr>
        <w:t xml:space="preserve"> to tell Hibernate this parameter date type is String.</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003399"/>
          <w:sz w:val="19"/>
          <w:szCs w:val="19"/>
          <w:lang w:eastAsia="en-GB" w:bidi="hi-IN"/>
        </w:rPr>
        <w:t>String</w:t>
      </w:r>
      <w:r>
        <w:rPr>
          <w:rFonts w:ascii="Courier New" w:eastAsia="Times New Roman" w:hAnsi="Courier New" w:cs="Courier New"/>
          <w:color w:val="333333"/>
          <w:sz w:val="19"/>
          <w:szCs w:val="19"/>
          <w:lang w:eastAsia="en-GB" w:bidi="hi-IN"/>
        </w:rPr>
        <w:t>hql</w:t>
      </w:r>
      <w:r>
        <w:rPr>
          <w:rFonts w:ascii="Courier New" w:eastAsia="Times New Roman" w:hAnsi="Courier New" w:cs="Courier New"/>
          <w:color w:val="339933"/>
          <w:sz w:val="19"/>
          <w:szCs w:val="19"/>
          <w:lang w:eastAsia="en-GB" w:bidi="hi-IN"/>
        </w:rPr>
        <w:t>=</w:t>
      </w:r>
      <w:r>
        <w:rPr>
          <w:rFonts w:ascii="Courier New" w:eastAsia="Times New Roman" w:hAnsi="Courier New" w:cs="Courier New"/>
          <w:color w:val="0000FF"/>
          <w:sz w:val="19"/>
          <w:szCs w:val="19"/>
          <w:lang w:eastAsia="en-GB" w:bidi="hi-IN"/>
        </w:rPr>
        <w:t>"from Stock s where s.stockCode= :stockCode"</w:t>
      </w:r>
      <w:r>
        <w:rPr>
          <w:rFonts w:ascii="Courier New" w:eastAsia="Times New Roman" w:hAnsi="Courier New" w:cs="Courier New"/>
          <w:color w:val="339933"/>
          <w:sz w:val="19"/>
          <w:szCs w:val="19"/>
          <w:lang w:eastAsia="en-GB" w:bidi="hi-IN"/>
        </w:rPr>
        <w: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003399"/>
          <w:sz w:val="19"/>
          <w:szCs w:val="19"/>
          <w:lang w:eastAsia="en-GB" w:bidi="hi-IN"/>
        </w:rPr>
        <w:t>List</w:t>
      </w:r>
      <w:r>
        <w:rPr>
          <w:rFonts w:ascii="Courier New" w:eastAsia="Times New Roman" w:hAnsi="Courier New" w:cs="Courier New"/>
          <w:color w:val="333333"/>
          <w:sz w:val="19"/>
          <w:szCs w:val="19"/>
          <w:lang w:eastAsia="en-GB" w:bidi="hi-IN"/>
        </w:rPr>
        <w:t xml:space="preserve"> result </w:t>
      </w:r>
      <w:r>
        <w:rPr>
          <w:rFonts w:ascii="Courier New" w:eastAsia="Times New Roman" w:hAnsi="Courier New" w:cs="Courier New"/>
          <w:color w:val="339933"/>
          <w:sz w:val="19"/>
          <w:szCs w:val="19"/>
          <w:lang w:eastAsia="en-GB" w:bidi="hi-IN"/>
        </w:rPr>
        <w:t>=</w:t>
      </w:r>
      <w:r>
        <w:rPr>
          <w:rFonts w:ascii="Courier New" w:eastAsia="Times New Roman" w:hAnsi="Courier New" w:cs="Courier New"/>
          <w:color w:val="333333"/>
          <w:sz w:val="19"/>
          <w:szCs w:val="19"/>
          <w:lang w:eastAsia="en-GB" w:bidi="hi-IN"/>
        </w:rPr>
        <w:t>session.</w:t>
      </w:r>
      <w:r>
        <w:rPr>
          <w:rFonts w:ascii="Courier New" w:eastAsia="Times New Roman" w:hAnsi="Courier New" w:cs="Courier New"/>
          <w:color w:val="006633"/>
          <w:sz w:val="19"/>
          <w:szCs w:val="19"/>
          <w:lang w:eastAsia="en-GB" w:bidi="hi-IN"/>
        </w:rPr>
        <w:t>createQuery</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3333"/>
          <w:sz w:val="19"/>
          <w:szCs w:val="19"/>
          <w:lang w:eastAsia="en-GB" w:bidi="hi-IN"/>
        </w:rPr>
        <w:t>hql</w:t>
      </w:r>
      <w:r>
        <w:rPr>
          <w:rFonts w:ascii="Courier New" w:eastAsia="Times New Roman" w:hAnsi="Courier New" w:cs="Courier New"/>
          <w:color w:val="009900"/>
          <w:sz w:val="19"/>
          <w:szCs w:val="19"/>
          <w:lang w:eastAsia="en-GB" w:bidi="hi-IN"/>
        </w:rPr>
        <w: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w:t>
      </w:r>
      <w:r>
        <w:rPr>
          <w:rFonts w:ascii="Courier New" w:eastAsia="Times New Roman" w:hAnsi="Courier New" w:cs="Courier New"/>
          <w:color w:val="006633"/>
          <w:sz w:val="19"/>
          <w:szCs w:val="19"/>
          <w:lang w:eastAsia="en-GB" w:bidi="hi-IN"/>
        </w:rPr>
        <w:t>setString</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0000FF"/>
          <w:sz w:val="19"/>
          <w:szCs w:val="19"/>
          <w:lang w:eastAsia="en-GB" w:bidi="hi-IN"/>
        </w:rPr>
        <w:t>"stockCode"</w:t>
      </w:r>
      <w:r>
        <w:rPr>
          <w:rFonts w:ascii="Courier New" w:eastAsia="Times New Roman" w:hAnsi="Courier New" w:cs="Courier New"/>
          <w:color w:val="333333"/>
          <w:sz w:val="19"/>
          <w:szCs w:val="19"/>
          <w:lang w:eastAsia="en-GB" w:bidi="hi-IN"/>
        </w:rPr>
        <w:t xml:space="preserve">, </w:t>
      </w:r>
      <w:r>
        <w:rPr>
          <w:rFonts w:ascii="Courier New" w:eastAsia="Times New Roman" w:hAnsi="Courier New" w:cs="Courier New"/>
          <w:color w:val="0000FF"/>
          <w:sz w:val="19"/>
          <w:szCs w:val="19"/>
          <w:lang w:eastAsia="en-GB" w:bidi="hi-IN"/>
        </w:rPr>
        <w:t>"7277"</w:t>
      </w:r>
      <w:r>
        <w:rPr>
          <w:rFonts w:ascii="Courier New" w:eastAsia="Times New Roman" w:hAnsi="Courier New" w:cs="Courier New"/>
          <w:color w:val="009900"/>
          <w:sz w:val="19"/>
          <w:szCs w:val="19"/>
          <w:lang w:eastAsia="en-GB" w:bidi="hi-IN"/>
        </w:rPr>
        <w: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w:t>
      </w:r>
      <w:r>
        <w:rPr>
          <w:rFonts w:ascii="Courier New" w:eastAsia="Times New Roman" w:hAnsi="Courier New" w:cs="Courier New"/>
          <w:color w:val="006633"/>
          <w:sz w:val="19"/>
          <w:szCs w:val="19"/>
          <w:lang w:eastAsia="en-GB" w:bidi="hi-IN"/>
        </w:rPr>
        <w:t>list</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9933"/>
          <w:sz w:val="19"/>
          <w:szCs w:val="19"/>
          <w:lang w:eastAsia="en-GB" w:bidi="hi-IN"/>
        </w:rPr>
        <w:t>;</w:t>
      </w:r>
    </w:p>
    <w:p w:rsidR="004F5092" w:rsidRDefault="004F5092" w:rsidP="004F5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utlineLvl w:val="4"/>
        <w:rPr>
          <w:rFonts w:ascii="inherit" w:eastAsia="Times New Roman" w:hAnsi="inherit" w:cs="Times New Roman"/>
          <w:b/>
          <w:bCs/>
          <w:color w:val="3C3C3C"/>
          <w:sz w:val="18"/>
          <w:szCs w:val="18"/>
          <w:lang w:eastAsia="en-GB" w:bidi="hi-IN"/>
        </w:rPr>
      </w:pPr>
      <w:r>
        <w:rPr>
          <w:rFonts w:ascii="inherit" w:eastAsia="Times New Roman" w:hAnsi="inherit"/>
          <w:b/>
          <w:bCs/>
          <w:color w:val="3C3C3C"/>
          <w:sz w:val="18"/>
          <w:szCs w:val="18"/>
          <w:lang w:eastAsia="en-GB" w:bidi="hi-IN"/>
        </w:rPr>
        <w:t>Example 3 – setProperties</w:t>
      </w:r>
    </w:p>
    <w:p w:rsidR="004F5092" w:rsidRDefault="004F5092" w:rsidP="004F5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Helvetica" w:eastAsia="Times New Roman" w:hAnsi="Helvetica" w:cs="Helvetica"/>
          <w:color w:val="3C3C3C"/>
          <w:sz w:val="21"/>
          <w:szCs w:val="21"/>
          <w:lang w:eastAsia="en-GB" w:bidi="hi-IN"/>
        </w:rPr>
      </w:pPr>
      <w:r>
        <w:rPr>
          <w:rFonts w:ascii="Helvetica" w:eastAsia="Times New Roman" w:hAnsi="Helvetica" w:cs="Helvetica"/>
          <w:color w:val="3C3C3C"/>
          <w:sz w:val="21"/>
          <w:szCs w:val="21"/>
          <w:lang w:eastAsia="en-GB" w:bidi="hi-IN"/>
        </w:rPr>
        <w:lastRenderedPageBreak/>
        <w:t>This feature is great ! You can pass an object into the parameter binding. Hibernate will automatic check the object’s properties and match with the colon parameter.</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Stock stock</w:t>
      </w:r>
      <w:r>
        <w:rPr>
          <w:rFonts w:ascii="Courier New" w:eastAsia="Times New Roman" w:hAnsi="Courier New" w:cs="Courier New"/>
          <w:color w:val="339933"/>
          <w:sz w:val="19"/>
          <w:szCs w:val="19"/>
          <w:lang w:eastAsia="en-GB" w:bidi="hi-IN"/>
        </w:rPr>
        <w:t>=</w:t>
      </w:r>
      <w:r>
        <w:rPr>
          <w:rFonts w:ascii="Courier New" w:eastAsia="Times New Roman" w:hAnsi="Courier New" w:cs="Courier New"/>
          <w:b/>
          <w:bCs/>
          <w:color w:val="000000"/>
          <w:sz w:val="19"/>
          <w:szCs w:val="19"/>
          <w:lang w:eastAsia="en-GB" w:bidi="hi-IN"/>
        </w:rPr>
        <w:t>new</w:t>
      </w:r>
      <w:r>
        <w:rPr>
          <w:rFonts w:ascii="Courier New" w:eastAsia="Times New Roman" w:hAnsi="Courier New" w:cs="Courier New"/>
          <w:color w:val="333333"/>
          <w:sz w:val="19"/>
          <w:szCs w:val="19"/>
          <w:lang w:eastAsia="en-GB" w:bidi="hi-IN"/>
        </w:rPr>
        <w:t>Stock</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9933"/>
          <w:sz w:val="19"/>
          <w:szCs w:val="19"/>
          <w:lang w:eastAsia="en-GB" w:bidi="hi-IN"/>
        </w:rPr>
        <w: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stock.</w:t>
      </w:r>
      <w:r>
        <w:rPr>
          <w:rFonts w:ascii="Courier New" w:eastAsia="Times New Roman" w:hAnsi="Courier New" w:cs="Courier New"/>
          <w:color w:val="006633"/>
          <w:sz w:val="19"/>
          <w:szCs w:val="19"/>
          <w:lang w:eastAsia="en-GB" w:bidi="hi-IN"/>
        </w:rPr>
        <w:t>setStockCode</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0000FF"/>
          <w:sz w:val="19"/>
          <w:szCs w:val="19"/>
          <w:lang w:eastAsia="en-GB" w:bidi="hi-IN"/>
        </w:rPr>
        <w:t>"7277"</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9933"/>
          <w:sz w:val="19"/>
          <w:szCs w:val="19"/>
          <w:lang w:eastAsia="en-GB" w:bidi="hi-IN"/>
        </w:rPr>
        <w: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003399"/>
          <w:sz w:val="19"/>
          <w:szCs w:val="19"/>
          <w:lang w:eastAsia="en-GB" w:bidi="hi-IN"/>
        </w:rPr>
        <w:t>String</w:t>
      </w:r>
      <w:r>
        <w:rPr>
          <w:rFonts w:ascii="Courier New" w:eastAsia="Times New Roman" w:hAnsi="Courier New" w:cs="Courier New"/>
          <w:color w:val="333333"/>
          <w:sz w:val="19"/>
          <w:szCs w:val="19"/>
          <w:lang w:eastAsia="en-GB" w:bidi="hi-IN"/>
        </w:rPr>
        <w:t>hql</w:t>
      </w:r>
      <w:r>
        <w:rPr>
          <w:rFonts w:ascii="Courier New" w:eastAsia="Times New Roman" w:hAnsi="Courier New" w:cs="Courier New"/>
          <w:color w:val="339933"/>
          <w:sz w:val="19"/>
          <w:szCs w:val="19"/>
          <w:lang w:eastAsia="en-GB" w:bidi="hi-IN"/>
        </w:rPr>
        <w:t>=</w:t>
      </w:r>
      <w:r>
        <w:rPr>
          <w:rFonts w:ascii="Courier New" w:eastAsia="Times New Roman" w:hAnsi="Courier New" w:cs="Courier New"/>
          <w:color w:val="0000FF"/>
          <w:sz w:val="19"/>
          <w:szCs w:val="19"/>
          <w:lang w:eastAsia="en-GB" w:bidi="hi-IN"/>
        </w:rPr>
        <w:t>"from Stock s where s.stockCode= :stockCode"</w:t>
      </w:r>
      <w:r>
        <w:rPr>
          <w:rFonts w:ascii="Courier New" w:eastAsia="Times New Roman" w:hAnsi="Courier New" w:cs="Courier New"/>
          <w:color w:val="339933"/>
          <w:sz w:val="19"/>
          <w:szCs w:val="19"/>
          <w:lang w:eastAsia="en-GB" w:bidi="hi-IN"/>
        </w:rPr>
        <w: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003399"/>
          <w:sz w:val="19"/>
          <w:szCs w:val="19"/>
          <w:lang w:eastAsia="en-GB" w:bidi="hi-IN"/>
        </w:rPr>
        <w:t>List</w:t>
      </w:r>
      <w:r>
        <w:rPr>
          <w:rFonts w:ascii="Courier New" w:eastAsia="Times New Roman" w:hAnsi="Courier New" w:cs="Courier New"/>
          <w:color w:val="333333"/>
          <w:sz w:val="19"/>
          <w:szCs w:val="19"/>
          <w:lang w:eastAsia="en-GB" w:bidi="hi-IN"/>
        </w:rPr>
        <w:t xml:space="preserve"> result </w:t>
      </w:r>
      <w:r>
        <w:rPr>
          <w:rFonts w:ascii="Courier New" w:eastAsia="Times New Roman" w:hAnsi="Courier New" w:cs="Courier New"/>
          <w:color w:val="339933"/>
          <w:sz w:val="19"/>
          <w:szCs w:val="19"/>
          <w:lang w:eastAsia="en-GB" w:bidi="hi-IN"/>
        </w:rPr>
        <w:t>=</w:t>
      </w:r>
      <w:r>
        <w:rPr>
          <w:rFonts w:ascii="Courier New" w:eastAsia="Times New Roman" w:hAnsi="Courier New" w:cs="Courier New"/>
          <w:color w:val="333333"/>
          <w:sz w:val="19"/>
          <w:szCs w:val="19"/>
          <w:lang w:eastAsia="en-GB" w:bidi="hi-IN"/>
        </w:rPr>
        <w:t>session.</w:t>
      </w:r>
      <w:r>
        <w:rPr>
          <w:rFonts w:ascii="Courier New" w:eastAsia="Times New Roman" w:hAnsi="Courier New" w:cs="Courier New"/>
          <w:color w:val="006633"/>
          <w:sz w:val="19"/>
          <w:szCs w:val="19"/>
          <w:lang w:eastAsia="en-GB" w:bidi="hi-IN"/>
        </w:rPr>
        <w:t>createQuery</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3333"/>
          <w:sz w:val="19"/>
          <w:szCs w:val="19"/>
          <w:lang w:eastAsia="en-GB" w:bidi="hi-IN"/>
        </w:rPr>
        <w:t>hql</w:t>
      </w:r>
      <w:r>
        <w:rPr>
          <w:rFonts w:ascii="Courier New" w:eastAsia="Times New Roman" w:hAnsi="Courier New" w:cs="Courier New"/>
          <w:color w:val="009900"/>
          <w:sz w:val="19"/>
          <w:szCs w:val="19"/>
          <w:lang w:eastAsia="en-GB" w:bidi="hi-IN"/>
        </w:rPr>
        <w: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w:t>
      </w:r>
      <w:r>
        <w:rPr>
          <w:rFonts w:ascii="Courier New" w:eastAsia="Times New Roman" w:hAnsi="Courier New" w:cs="Courier New"/>
          <w:color w:val="006633"/>
          <w:sz w:val="19"/>
          <w:szCs w:val="19"/>
          <w:lang w:eastAsia="en-GB" w:bidi="hi-IN"/>
        </w:rPr>
        <w:t>setProperties</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3333"/>
          <w:sz w:val="19"/>
          <w:szCs w:val="19"/>
          <w:lang w:eastAsia="en-GB" w:bidi="hi-IN"/>
        </w:rPr>
        <w:t>stock</w:t>
      </w:r>
      <w:r>
        <w:rPr>
          <w:rFonts w:ascii="Courier New" w:eastAsia="Times New Roman" w:hAnsi="Courier New" w:cs="Courier New"/>
          <w:color w:val="009900"/>
          <w:sz w:val="19"/>
          <w:szCs w:val="19"/>
          <w:lang w:eastAsia="en-GB" w:bidi="hi-IN"/>
        </w:rPr>
        <w: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w:t>
      </w:r>
      <w:r>
        <w:rPr>
          <w:rFonts w:ascii="Courier New" w:eastAsia="Times New Roman" w:hAnsi="Courier New" w:cs="Courier New"/>
          <w:color w:val="006633"/>
          <w:sz w:val="19"/>
          <w:szCs w:val="19"/>
          <w:lang w:eastAsia="en-GB" w:bidi="hi-IN"/>
        </w:rPr>
        <w:t>list</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9933"/>
          <w:sz w:val="19"/>
          <w:szCs w:val="19"/>
          <w:lang w:eastAsia="en-GB" w:bidi="hi-IN"/>
        </w:rPr>
        <w:t>;</w:t>
      </w:r>
    </w:p>
    <w:p w:rsidR="004F5092" w:rsidRDefault="004F5092" w:rsidP="004F5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150" w:line="288" w:lineRule="atLeast"/>
        <w:outlineLvl w:val="4"/>
        <w:rPr>
          <w:rFonts w:ascii="inherit" w:eastAsia="Times New Roman" w:hAnsi="inherit" w:cs="Times New Roman"/>
          <w:color w:val="252525"/>
          <w:sz w:val="32"/>
          <w:szCs w:val="32"/>
          <w:lang w:eastAsia="en-GB" w:bidi="hi-IN"/>
        </w:rPr>
      </w:pPr>
      <w:r>
        <w:rPr>
          <w:rFonts w:ascii="inherit" w:eastAsia="Times New Roman" w:hAnsi="inherit"/>
          <w:color w:val="252525"/>
          <w:sz w:val="32"/>
          <w:szCs w:val="32"/>
          <w:lang w:eastAsia="en-GB" w:bidi="hi-IN"/>
        </w:rPr>
        <w:t>2. Positional parameters</w:t>
      </w:r>
    </w:p>
    <w:p w:rsidR="004F5092" w:rsidRDefault="004F5092" w:rsidP="004F5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Helvetica" w:eastAsia="Times New Roman" w:hAnsi="Helvetica" w:cs="Helvetica"/>
          <w:color w:val="3C3C3C"/>
          <w:sz w:val="21"/>
          <w:szCs w:val="21"/>
          <w:lang w:eastAsia="en-GB" w:bidi="hi-IN"/>
        </w:rPr>
      </w:pPr>
      <w:r>
        <w:rPr>
          <w:rFonts w:ascii="Helvetica" w:eastAsia="Times New Roman" w:hAnsi="Helvetica" w:cs="Helvetica"/>
          <w:color w:val="3C3C3C"/>
          <w:sz w:val="21"/>
          <w:szCs w:val="21"/>
          <w:lang w:eastAsia="en-GB" w:bidi="hi-IN"/>
        </w:rPr>
        <w:t>It’s use question mark (?) to define a named parameter, and you have to set your parameter according to the position sequence. See example…</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003399"/>
          <w:sz w:val="19"/>
          <w:szCs w:val="19"/>
          <w:lang w:eastAsia="en-GB" w:bidi="hi-IN"/>
        </w:rPr>
        <w:t>String</w:t>
      </w:r>
      <w:r>
        <w:rPr>
          <w:rFonts w:ascii="Courier New" w:eastAsia="Times New Roman" w:hAnsi="Courier New" w:cs="Courier New"/>
          <w:color w:val="333333"/>
          <w:sz w:val="19"/>
          <w:szCs w:val="19"/>
          <w:lang w:eastAsia="en-GB" w:bidi="hi-IN"/>
        </w:rPr>
        <w:t>hql</w:t>
      </w:r>
      <w:r>
        <w:rPr>
          <w:rFonts w:ascii="Courier New" w:eastAsia="Times New Roman" w:hAnsi="Courier New" w:cs="Courier New"/>
          <w:color w:val="339933"/>
          <w:sz w:val="19"/>
          <w:szCs w:val="19"/>
          <w:lang w:eastAsia="en-GB" w:bidi="hi-IN"/>
        </w:rPr>
        <w:t>=</w:t>
      </w:r>
      <w:r>
        <w:rPr>
          <w:rFonts w:ascii="Courier New" w:eastAsia="Times New Roman" w:hAnsi="Courier New" w:cs="Courier New"/>
          <w:color w:val="0000FF"/>
          <w:sz w:val="19"/>
          <w:szCs w:val="19"/>
          <w:lang w:eastAsia="en-GB" w:bidi="hi-IN"/>
        </w:rPr>
        <w:t>"from Stock s where s.stockCode= ?ands.stockName = ?"</w:t>
      </w:r>
      <w:r>
        <w:rPr>
          <w:rFonts w:ascii="Courier New" w:eastAsia="Times New Roman" w:hAnsi="Courier New" w:cs="Courier New"/>
          <w:color w:val="339933"/>
          <w:sz w:val="19"/>
          <w:szCs w:val="19"/>
          <w:lang w:eastAsia="en-GB" w:bidi="hi-IN"/>
        </w:rPr>
        <w: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003399"/>
          <w:sz w:val="19"/>
          <w:szCs w:val="19"/>
          <w:lang w:eastAsia="en-GB" w:bidi="hi-IN"/>
        </w:rPr>
        <w:t>List</w:t>
      </w:r>
      <w:r>
        <w:rPr>
          <w:rFonts w:ascii="Courier New" w:eastAsia="Times New Roman" w:hAnsi="Courier New" w:cs="Courier New"/>
          <w:color w:val="333333"/>
          <w:sz w:val="19"/>
          <w:szCs w:val="19"/>
          <w:lang w:eastAsia="en-GB" w:bidi="hi-IN"/>
        </w:rPr>
        <w:t xml:space="preserve"> result </w:t>
      </w:r>
      <w:r>
        <w:rPr>
          <w:rFonts w:ascii="Courier New" w:eastAsia="Times New Roman" w:hAnsi="Courier New" w:cs="Courier New"/>
          <w:color w:val="339933"/>
          <w:sz w:val="19"/>
          <w:szCs w:val="19"/>
          <w:lang w:eastAsia="en-GB" w:bidi="hi-IN"/>
        </w:rPr>
        <w:t>=</w:t>
      </w:r>
      <w:r>
        <w:rPr>
          <w:rFonts w:ascii="Courier New" w:eastAsia="Times New Roman" w:hAnsi="Courier New" w:cs="Courier New"/>
          <w:color w:val="333333"/>
          <w:sz w:val="19"/>
          <w:szCs w:val="19"/>
          <w:lang w:eastAsia="en-GB" w:bidi="hi-IN"/>
        </w:rPr>
        <w:t>session.</w:t>
      </w:r>
      <w:r>
        <w:rPr>
          <w:rFonts w:ascii="Courier New" w:eastAsia="Times New Roman" w:hAnsi="Courier New" w:cs="Courier New"/>
          <w:color w:val="006633"/>
          <w:sz w:val="19"/>
          <w:szCs w:val="19"/>
          <w:lang w:eastAsia="en-GB" w:bidi="hi-IN"/>
        </w:rPr>
        <w:t>createQuery</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3333"/>
          <w:sz w:val="19"/>
          <w:szCs w:val="19"/>
          <w:lang w:eastAsia="en-GB" w:bidi="hi-IN"/>
        </w:rPr>
        <w:t>hql</w:t>
      </w:r>
      <w:r>
        <w:rPr>
          <w:rFonts w:ascii="Courier New" w:eastAsia="Times New Roman" w:hAnsi="Courier New" w:cs="Courier New"/>
          <w:color w:val="009900"/>
          <w:sz w:val="19"/>
          <w:szCs w:val="19"/>
          <w:lang w:eastAsia="en-GB" w:bidi="hi-IN"/>
        </w:rPr>
        <w: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w:t>
      </w:r>
      <w:r>
        <w:rPr>
          <w:rFonts w:ascii="Courier New" w:eastAsia="Times New Roman" w:hAnsi="Courier New" w:cs="Courier New"/>
          <w:color w:val="006633"/>
          <w:sz w:val="19"/>
          <w:szCs w:val="19"/>
          <w:lang w:eastAsia="en-GB" w:bidi="hi-IN"/>
        </w:rPr>
        <w:t>setString</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CC66CC"/>
          <w:sz w:val="19"/>
          <w:szCs w:val="19"/>
          <w:lang w:eastAsia="en-GB" w:bidi="hi-IN"/>
        </w:rPr>
        <w:t>0</w:t>
      </w:r>
      <w:r>
        <w:rPr>
          <w:rFonts w:ascii="Courier New" w:eastAsia="Times New Roman" w:hAnsi="Courier New" w:cs="Courier New"/>
          <w:color w:val="333333"/>
          <w:sz w:val="19"/>
          <w:szCs w:val="19"/>
          <w:lang w:eastAsia="en-GB" w:bidi="hi-IN"/>
        </w:rPr>
        <w:t xml:space="preserve">, </w:t>
      </w:r>
      <w:r>
        <w:rPr>
          <w:rFonts w:ascii="Courier New" w:eastAsia="Times New Roman" w:hAnsi="Courier New" w:cs="Courier New"/>
          <w:color w:val="0000FF"/>
          <w:sz w:val="19"/>
          <w:szCs w:val="19"/>
          <w:lang w:eastAsia="en-GB" w:bidi="hi-IN"/>
        </w:rPr>
        <w:t>"7277"</w:t>
      </w:r>
      <w:r>
        <w:rPr>
          <w:rFonts w:ascii="Courier New" w:eastAsia="Times New Roman" w:hAnsi="Courier New" w:cs="Courier New"/>
          <w:color w:val="009900"/>
          <w:sz w:val="19"/>
          <w:szCs w:val="19"/>
          <w:lang w:eastAsia="en-GB" w:bidi="hi-IN"/>
        </w:rPr>
        <w: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w:t>
      </w:r>
      <w:r>
        <w:rPr>
          <w:rFonts w:ascii="Courier New" w:eastAsia="Times New Roman" w:hAnsi="Courier New" w:cs="Courier New"/>
          <w:color w:val="006633"/>
          <w:sz w:val="19"/>
          <w:szCs w:val="19"/>
          <w:lang w:eastAsia="en-GB" w:bidi="hi-IN"/>
        </w:rPr>
        <w:t>setParameter</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CC66CC"/>
          <w:sz w:val="19"/>
          <w:szCs w:val="19"/>
          <w:lang w:eastAsia="en-GB" w:bidi="hi-IN"/>
        </w:rPr>
        <w:t>1</w:t>
      </w:r>
      <w:r>
        <w:rPr>
          <w:rFonts w:ascii="Courier New" w:eastAsia="Times New Roman" w:hAnsi="Courier New" w:cs="Courier New"/>
          <w:color w:val="333333"/>
          <w:sz w:val="19"/>
          <w:szCs w:val="19"/>
          <w:lang w:eastAsia="en-GB" w:bidi="hi-IN"/>
        </w:rPr>
        <w:t xml:space="preserve">, </w:t>
      </w:r>
      <w:r>
        <w:rPr>
          <w:rFonts w:ascii="Courier New" w:eastAsia="Times New Roman" w:hAnsi="Courier New" w:cs="Courier New"/>
          <w:color w:val="0000FF"/>
          <w:sz w:val="19"/>
          <w:szCs w:val="19"/>
          <w:lang w:eastAsia="en-GB" w:bidi="hi-IN"/>
        </w:rPr>
        <w:t>"DIALOG"</w:t>
      </w:r>
      <w:r>
        <w:rPr>
          <w:rFonts w:ascii="Courier New" w:eastAsia="Times New Roman" w:hAnsi="Courier New" w:cs="Courier New"/>
          <w:color w:val="009900"/>
          <w:sz w:val="19"/>
          <w:szCs w:val="19"/>
          <w:lang w:eastAsia="en-GB" w:bidi="hi-IN"/>
        </w:rPr>
        <w: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w:t>
      </w:r>
      <w:r>
        <w:rPr>
          <w:rFonts w:ascii="Courier New" w:eastAsia="Times New Roman" w:hAnsi="Courier New" w:cs="Courier New"/>
          <w:color w:val="006633"/>
          <w:sz w:val="19"/>
          <w:szCs w:val="19"/>
          <w:lang w:eastAsia="en-GB" w:bidi="hi-IN"/>
        </w:rPr>
        <w:t>list</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9933"/>
          <w:sz w:val="19"/>
          <w:szCs w:val="19"/>
          <w:lang w:eastAsia="en-GB" w:bidi="hi-IN"/>
        </w:rPr>
        <w:t>;</w:t>
      </w:r>
    </w:p>
    <w:p w:rsidR="004F5092" w:rsidRDefault="004F5092" w:rsidP="004F5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Helvetica" w:eastAsia="Times New Roman" w:hAnsi="Helvetica" w:cs="Helvetica"/>
          <w:color w:val="3C3C3C"/>
          <w:sz w:val="21"/>
          <w:szCs w:val="21"/>
          <w:lang w:eastAsia="en-GB" w:bidi="hi-IN"/>
        </w:rPr>
      </w:pPr>
      <w:r>
        <w:rPr>
          <w:rFonts w:ascii="Helvetica" w:eastAsia="Times New Roman" w:hAnsi="Helvetica" w:cs="Helvetica"/>
          <w:color w:val="3C3C3C"/>
          <w:sz w:val="21"/>
          <w:szCs w:val="21"/>
          <w:lang w:eastAsia="en-GB" w:bidi="hi-IN"/>
        </w:rPr>
        <w:t xml:space="preserve">This approach is not support the </w:t>
      </w:r>
      <w:r>
        <w:rPr>
          <w:rFonts w:ascii="Helvetica" w:eastAsia="Times New Roman" w:hAnsi="Helvetica" w:cs="Helvetica"/>
          <w:b/>
          <w:bCs/>
          <w:color w:val="3C3C3C"/>
          <w:sz w:val="21"/>
          <w:szCs w:val="21"/>
          <w:lang w:eastAsia="en-GB" w:bidi="hi-IN"/>
        </w:rPr>
        <w:t>setProperties</w:t>
      </w:r>
      <w:r>
        <w:rPr>
          <w:rFonts w:ascii="Helvetica" w:eastAsia="Times New Roman" w:hAnsi="Helvetica" w:cs="Helvetica"/>
          <w:color w:val="3C3C3C"/>
          <w:sz w:val="21"/>
          <w:szCs w:val="21"/>
          <w:lang w:eastAsia="en-GB" w:bidi="hi-IN"/>
        </w:rPr>
        <w:t xml:space="preserve"> function. In addition, it’s vulnerable to easy breakage because every change of the position of the bind parameters requires a change to the parameter binding code.</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003399"/>
          <w:sz w:val="19"/>
          <w:szCs w:val="19"/>
          <w:lang w:eastAsia="en-GB" w:bidi="hi-IN"/>
        </w:rPr>
        <w:t>String</w:t>
      </w:r>
      <w:r>
        <w:rPr>
          <w:rFonts w:ascii="Courier New" w:eastAsia="Times New Roman" w:hAnsi="Courier New" w:cs="Courier New"/>
          <w:color w:val="333333"/>
          <w:sz w:val="19"/>
          <w:szCs w:val="19"/>
          <w:lang w:eastAsia="en-GB" w:bidi="hi-IN"/>
        </w:rPr>
        <w:t>hql</w:t>
      </w:r>
      <w:r>
        <w:rPr>
          <w:rFonts w:ascii="Courier New" w:eastAsia="Times New Roman" w:hAnsi="Courier New" w:cs="Courier New"/>
          <w:color w:val="339933"/>
          <w:sz w:val="19"/>
          <w:szCs w:val="19"/>
          <w:lang w:eastAsia="en-GB" w:bidi="hi-IN"/>
        </w:rPr>
        <w:t>=</w:t>
      </w:r>
      <w:r>
        <w:rPr>
          <w:rFonts w:ascii="Courier New" w:eastAsia="Times New Roman" w:hAnsi="Courier New" w:cs="Courier New"/>
          <w:color w:val="0000FF"/>
          <w:sz w:val="19"/>
          <w:szCs w:val="19"/>
          <w:lang w:eastAsia="en-GB" w:bidi="hi-IN"/>
        </w:rPr>
        <w:t>"from Stock s where s.stockName= ?ands.stockCode = ?"</w:t>
      </w:r>
      <w:r>
        <w:rPr>
          <w:rFonts w:ascii="Courier New" w:eastAsia="Times New Roman" w:hAnsi="Courier New" w:cs="Courier New"/>
          <w:color w:val="339933"/>
          <w:sz w:val="19"/>
          <w:szCs w:val="19"/>
          <w:lang w:eastAsia="en-GB" w:bidi="hi-IN"/>
        </w:rPr>
        <w: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003399"/>
          <w:sz w:val="19"/>
          <w:szCs w:val="19"/>
          <w:lang w:eastAsia="en-GB" w:bidi="hi-IN"/>
        </w:rPr>
        <w:t>List</w:t>
      </w:r>
      <w:r>
        <w:rPr>
          <w:rFonts w:ascii="Courier New" w:eastAsia="Times New Roman" w:hAnsi="Courier New" w:cs="Courier New"/>
          <w:color w:val="333333"/>
          <w:sz w:val="19"/>
          <w:szCs w:val="19"/>
          <w:lang w:eastAsia="en-GB" w:bidi="hi-IN"/>
        </w:rPr>
        <w:t xml:space="preserve"> result </w:t>
      </w:r>
      <w:r>
        <w:rPr>
          <w:rFonts w:ascii="Courier New" w:eastAsia="Times New Roman" w:hAnsi="Courier New" w:cs="Courier New"/>
          <w:color w:val="339933"/>
          <w:sz w:val="19"/>
          <w:szCs w:val="19"/>
          <w:lang w:eastAsia="en-GB" w:bidi="hi-IN"/>
        </w:rPr>
        <w:t>=</w:t>
      </w:r>
      <w:r>
        <w:rPr>
          <w:rFonts w:ascii="Courier New" w:eastAsia="Times New Roman" w:hAnsi="Courier New" w:cs="Courier New"/>
          <w:color w:val="333333"/>
          <w:sz w:val="19"/>
          <w:szCs w:val="19"/>
          <w:lang w:eastAsia="en-GB" w:bidi="hi-IN"/>
        </w:rPr>
        <w:t>session.</w:t>
      </w:r>
      <w:r>
        <w:rPr>
          <w:rFonts w:ascii="Courier New" w:eastAsia="Times New Roman" w:hAnsi="Courier New" w:cs="Courier New"/>
          <w:color w:val="006633"/>
          <w:sz w:val="19"/>
          <w:szCs w:val="19"/>
          <w:lang w:eastAsia="en-GB" w:bidi="hi-IN"/>
        </w:rPr>
        <w:t>createQuery</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3333"/>
          <w:sz w:val="19"/>
          <w:szCs w:val="19"/>
          <w:lang w:eastAsia="en-GB" w:bidi="hi-IN"/>
        </w:rPr>
        <w:t>hql</w:t>
      </w:r>
      <w:r>
        <w:rPr>
          <w:rFonts w:ascii="Courier New" w:eastAsia="Times New Roman" w:hAnsi="Courier New" w:cs="Courier New"/>
          <w:color w:val="009900"/>
          <w:sz w:val="19"/>
          <w:szCs w:val="19"/>
          <w:lang w:eastAsia="en-GB" w:bidi="hi-IN"/>
        </w:rPr>
        <w: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w:t>
      </w:r>
      <w:r>
        <w:rPr>
          <w:rFonts w:ascii="Courier New" w:eastAsia="Times New Roman" w:hAnsi="Courier New" w:cs="Courier New"/>
          <w:color w:val="006633"/>
          <w:sz w:val="19"/>
          <w:szCs w:val="19"/>
          <w:lang w:eastAsia="en-GB" w:bidi="hi-IN"/>
        </w:rPr>
        <w:t>setParameter</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CC66CC"/>
          <w:sz w:val="19"/>
          <w:szCs w:val="19"/>
          <w:lang w:eastAsia="en-GB" w:bidi="hi-IN"/>
        </w:rPr>
        <w:t>0</w:t>
      </w:r>
      <w:r>
        <w:rPr>
          <w:rFonts w:ascii="Courier New" w:eastAsia="Times New Roman" w:hAnsi="Courier New" w:cs="Courier New"/>
          <w:color w:val="333333"/>
          <w:sz w:val="19"/>
          <w:szCs w:val="19"/>
          <w:lang w:eastAsia="en-GB" w:bidi="hi-IN"/>
        </w:rPr>
        <w:t xml:space="preserve">, </w:t>
      </w:r>
      <w:r>
        <w:rPr>
          <w:rFonts w:ascii="Courier New" w:eastAsia="Times New Roman" w:hAnsi="Courier New" w:cs="Courier New"/>
          <w:color w:val="0000FF"/>
          <w:sz w:val="19"/>
          <w:szCs w:val="19"/>
          <w:lang w:eastAsia="en-GB" w:bidi="hi-IN"/>
        </w:rPr>
        <w:t>"DIALOG"</w:t>
      </w:r>
      <w:r>
        <w:rPr>
          <w:rFonts w:ascii="Courier New" w:eastAsia="Times New Roman" w:hAnsi="Courier New" w:cs="Courier New"/>
          <w:color w:val="009900"/>
          <w:sz w:val="19"/>
          <w:szCs w:val="19"/>
          <w:lang w:eastAsia="en-GB" w:bidi="hi-IN"/>
        </w:rPr>
        <w: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w:t>
      </w:r>
      <w:r>
        <w:rPr>
          <w:rFonts w:ascii="Courier New" w:eastAsia="Times New Roman" w:hAnsi="Courier New" w:cs="Courier New"/>
          <w:color w:val="006633"/>
          <w:sz w:val="19"/>
          <w:szCs w:val="19"/>
          <w:lang w:eastAsia="en-GB" w:bidi="hi-IN"/>
        </w:rPr>
        <w:t>setString</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CC66CC"/>
          <w:sz w:val="19"/>
          <w:szCs w:val="19"/>
          <w:lang w:eastAsia="en-GB" w:bidi="hi-IN"/>
        </w:rPr>
        <w:t>1</w:t>
      </w:r>
      <w:r>
        <w:rPr>
          <w:rFonts w:ascii="Courier New" w:eastAsia="Times New Roman" w:hAnsi="Courier New" w:cs="Courier New"/>
          <w:color w:val="333333"/>
          <w:sz w:val="19"/>
          <w:szCs w:val="19"/>
          <w:lang w:eastAsia="en-GB" w:bidi="hi-IN"/>
        </w:rPr>
        <w:t xml:space="preserve">, </w:t>
      </w:r>
      <w:r>
        <w:rPr>
          <w:rFonts w:ascii="Courier New" w:eastAsia="Times New Roman" w:hAnsi="Courier New" w:cs="Courier New"/>
          <w:color w:val="0000FF"/>
          <w:sz w:val="19"/>
          <w:szCs w:val="19"/>
          <w:lang w:eastAsia="en-GB" w:bidi="hi-IN"/>
        </w:rPr>
        <w:t>"7277"</w:t>
      </w:r>
      <w:r>
        <w:rPr>
          <w:rFonts w:ascii="Courier New" w:eastAsia="Times New Roman" w:hAnsi="Courier New" w:cs="Courier New"/>
          <w:color w:val="009900"/>
          <w:sz w:val="19"/>
          <w:szCs w:val="19"/>
          <w:lang w:eastAsia="en-GB" w:bidi="hi-IN"/>
        </w:rPr>
        <w: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w:t>
      </w:r>
      <w:r>
        <w:rPr>
          <w:rFonts w:ascii="Courier New" w:eastAsia="Times New Roman" w:hAnsi="Courier New" w:cs="Courier New"/>
          <w:color w:val="006633"/>
          <w:sz w:val="19"/>
          <w:szCs w:val="19"/>
          <w:lang w:eastAsia="en-GB" w:bidi="hi-IN"/>
        </w:rPr>
        <w:t>list</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9933"/>
          <w:sz w:val="19"/>
          <w:szCs w:val="19"/>
          <w:lang w:eastAsia="en-GB" w:bidi="hi-IN"/>
        </w:rPr>
        <w:t>;</w:t>
      </w:r>
    </w:p>
    <w:p w:rsidR="004F5092" w:rsidRDefault="004F5092" w:rsidP="004F5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150" w:line="288" w:lineRule="atLeast"/>
        <w:outlineLvl w:val="3"/>
        <w:rPr>
          <w:rFonts w:ascii="inherit" w:eastAsia="Times New Roman" w:hAnsi="inherit" w:cs="Times New Roman"/>
          <w:color w:val="252525"/>
          <w:sz w:val="32"/>
          <w:szCs w:val="32"/>
          <w:lang w:eastAsia="en-GB" w:bidi="hi-IN"/>
        </w:rPr>
      </w:pPr>
      <w:r>
        <w:rPr>
          <w:rFonts w:ascii="inherit" w:eastAsia="Times New Roman" w:hAnsi="inherit"/>
          <w:color w:val="252525"/>
          <w:sz w:val="32"/>
          <w:szCs w:val="32"/>
          <w:lang w:eastAsia="en-GB" w:bidi="hi-IN"/>
        </w:rPr>
        <w:t>Conclusion</w:t>
      </w:r>
    </w:p>
    <w:p w:rsidR="004F5092" w:rsidRDefault="004F5092" w:rsidP="004F5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ins w:id="2" w:author="Unknown"/>
          <w:rFonts w:ascii="Helvetica" w:eastAsia="Times New Roman" w:hAnsi="Helvetica" w:cs="Helvetica"/>
          <w:color w:val="3C3C3C"/>
          <w:sz w:val="21"/>
          <w:szCs w:val="21"/>
          <w:lang w:eastAsia="en-GB" w:bidi="hi-IN"/>
        </w:rPr>
      </w:pPr>
      <w:r>
        <w:rPr>
          <w:rFonts w:ascii="Helvetica" w:eastAsia="Times New Roman" w:hAnsi="Helvetica" w:cs="Helvetica"/>
          <w:color w:val="3C3C3C"/>
          <w:sz w:val="21"/>
          <w:szCs w:val="21"/>
          <w:lang w:eastAsia="en-GB" w:bidi="hi-IN"/>
        </w:rPr>
        <w:t>In Hibernate parameter binding, i would recommend always go for “</w:t>
      </w:r>
      <w:r>
        <w:rPr>
          <w:rFonts w:ascii="Helvetica" w:eastAsia="Times New Roman" w:hAnsi="Helvetica" w:cs="Helvetica"/>
          <w:b/>
          <w:bCs/>
          <w:color w:val="3C3C3C"/>
          <w:sz w:val="21"/>
          <w:szCs w:val="21"/>
          <w:lang w:eastAsia="en-GB" w:bidi="hi-IN"/>
        </w:rPr>
        <w:t>Named parameters</w:t>
      </w:r>
      <w:r>
        <w:rPr>
          <w:rFonts w:ascii="Helvetica" w:eastAsia="Times New Roman" w:hAnsi="Helvetica" w:cs="Helvetica"/>
          <w:color w:val="3C3C3C"/>
          <w:sz w:val="21"/>
          <w:szCs w:val="21"/>
          <w:lang w:eastAsia="en-GB" w:bidi="hi-IN"/>
        </w:rPr>
        <w:t>“, as it’s more easy to maintain, and the compiled SQL statement can be reuse (if only bind parameters change) to increase the performance.</w:t>
      </w:r>
    </w:p>
    <w:p w:rsidR="004F5092" w:rsidRDefault="004F5092" w:rsidP="004F5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76" w:lineRule="atLeast"/>
        <w:outlineLvl w:val="1"/>
        <w:rPr>
          <w:rFonts w:ascii="inherit" w:eastAsia="Times New Roman" w:hAnsi="inherit" w:cs="Times New Roman"/>
          <w:b/>
          <w:bCs/>
          <w:color w:val="252525"/>
          <w:spacing w:val="-15"/>
          <w:kern w:val="36"/>
          <w:sz w:val="42"/>
          <w:szCs w:val="42"/>
          <w:lang w:eastAsia="en-GB" w:bidi="hi-IN"/>
        </w:rPr>
      </w:pPr>
      <w:r>
        <w:rPr>
          <w:rFonts w:ascii="inherit" w:eastAsia="Times New Roman" w:hAnsi="inherit"/>
          <w:b/>
          <w:bCs/>
          <w:color w:val="252525"/>
          <w:spacing w:val="-15"/>
          <w:kern w:val="36"/>
          <w:sz w:val="42"/>
          <w:szCs w:val="42"/>
          <w:lang w:eastAsia="en-GB" w:bidi="hi-IN"/>
        </w:rPr>
        <w:t xml:space="preserve">Hibernate native SQL queries examples </w:t>
      </w:r>
    </w:p>
    <w:p w:rsidR="004F5092" w:rsidRDefault="004F5092" w:rsidP="004F50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ns w:id="3" w:author="Unknown"/>
          <w:rFonts w:ascii="Helvetica" w:eastAsia="Times New Roman" w:hAnsi="Helvetica" w:cs="Helvetica"/>
          <w:color w:val="3C3C3C"/>
          <w:sz w:val="21"/>
          <w:szCs w:val="21"/>
          <w:lang w:eastAsia="en-GB" w:bidi="hi-IN"/>
        </w:rPr>
      </w:pPr>
    </w:p>
    <w:p w:rsidR="004F5092" w:rsidRDefault="004F5092" w:rsidP="004F5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Helvetica" w:eastAsia="Times New Roman" w:hAnsi="Helvetica" w:cs="Helvetica"/>
          <w:color w:val="3C3C3C"/>
          <w:sz w:val="21"/>
          <w:szCs w:val="21"/>
          <w:lang w:eastAsia="en-GB" w:bidi="hi-IN"/>
        </w:rPr>
      </w:pPr>
      <w:r>
        <w:rPr>
          <w:rFonts w:ascii="Helvetica" w:eastAsia="Times New Roman" w:hAnsi="Helvetica" w:cs="Helvetica"/>
          <w:color w:val="3C3C3C"/>
          <w:sz w:val="21"/>
          <w:szCs w:val="21"/>
          <w:lang w:eastAsia="en-GB" w:bidi="hi-IN"/>
        </w:rPr>
        <w:t xml:space="preserve">In Hibernate, HQL or criteria queries should be able to let you to execute almost any SQL query you want. However, many developers are complaint about the Hibernate’s generated SQL statement is slow and more prefer to generated their own SQL (native SQL) statement. </w:t>
      </w:r>
    </w:p>
    <w:p w:rsidR="004F5092" w:rsidRDefault="004F5092" w:rsidP="004F5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150" w:line="288" w:lineRule="atLeast"/>
        <w:outlineLvl w:val="3"/>
        <w:rPr>
          <w:rFonts w:ascii="inherit" w:eastAsia="Times New Roman" w:hAnsi="inherit" w:cs="Times New Roman"/>
          <w:color w:val="252525"/>
          <w:sz w:val="32"/>
          <w:szCs w:val="32"/>
          <w:lang w:eastAsia="en-GB" w:bidi="hi-IN"/>
        </w:rPr>
      </w:pPr>
      <w:r>
        <w:rPr>
          <w:rFonts w:ascii="inherit" w:eastAsia="Times New Roman" w:hAnsi="inherit"/>
          <w:color w:val="252525"/>
          <w:sz w:val="32"/>
          <w:szCs w:val="32"/>
          <w:lang w:eastAsia="en-GB" w:bidi="hi-IN"/>
        </w:rPr>
        <w:lastRenderedPageBreak/>
        <w:t>Native SQL queries example</w:t>
      </w:r>
    </w:p>
    <w:p w:rsidR="004F5092" w:rsidRDefault="004F5092" w:rsidP="004F5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Helvetica" w:eastAsia="Times New Roman" w:hAnsi="Helvetica" w:cs="Helvetica"/>
          <w:color w:val="3C3C3C"/>
          <w:sz w:val="21"/>
          <w:szCs w:val="21"/>
          <w:lang w:eastAsia="en-GB" w:bidi="hi-IN"/>
        </w:rPr>
      </w:pPr>
      <w:r>
        <w:rPr>
          <w:rFonts w:ascii="Helvetica" w:eastAsia="Times New Roman" w:hAnsi="Helvetica" w:cs="Helvetica"/>
          <w:color w:val="3C3C3C"/>
          <w:sz w:val="21"/>
          <w:szCs w:val="21"/>
          <w:lang w:eastAsia="en-GB" w:bidi="hi-IN"/>
        </w:rPr>
        <w:t xml:space="preserve">Hibernate provide a </w:t>
      </w:r>
      <w:r>
        <w:rPr>
          <w:rFonts w:ascii="Helvetica" w:eastAsia="Times New Roman" w:hAnsi="Helvetica" w:cs="Helvetica"/>
          <w:b/>
          <w:bCs/>
          <w:color w:val="3C3C3C"/>
          <w:sz w:val="21"/>
          <w:szCs w:val="21"/>
          <w:lang w:eastAsia="en-GB" w:bidi="hi-IN"/>
        </w:rPr>
        <w:t>createSQLQuery</w:t>
      </w:r>
      <w:r>
        <w:rPr>
          <w:rFonts w:ascii="Helvetica" w:eastAsia="Times New Roman" w:hAnsi="Helvetica" w:cs="Helvetica"/>
          <w:color w:val="3C3C3C"/>
          <w:sz w:val="21"/>
          <w:szCs w:val="21"/>
          <w:lang w:eastAsia="en-GB" w:bidi="hi-IN"/>
        </w:rPr>
        <w:t xml:space="preserve"> method to let you call your native SQL statement directly.</w:t>
      </w:r>
    </w:p>
    <w:p w:rsidR="004F5092" w:rsidRDefault="004F5092" w:rsidP="004F5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Helvetica" w:eastAsia="Times New Roman" w:hAnsi="Helvetica" w:cs="Helvetica"/>
          <w:color w:val="3C3C3C"/>
          <w:sz w:val="21"/>
          <w:szCs w:val="21"/>
          <w:lang w:eastAsia="en-GB" w:bidi="hi-IN"/>
        </w:rPr>
      </w:pPr>
      <w:r>
        <w:rPr>
          <w:rFonts w:ascii="Helvetica" w:eastAsia="Times New Roman" w:hAnsi="Helvetica" w:cs="Helvetica"/>
          <w:color w:val="3C3C3C"/>
          <w:sz w:val="21"/>
          <w:szCs w:val="21"/>
          <w:lang w:eastAsia="en-GB" w:bidi="hi-IN"/>
        </w:rPr>
        <w:t>1. In this example, you tell Hibernate to return you a Stock.class, all the select data (*) will match to your Stock.class properties automatically.</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Query query</w:t>
      </w:r>
      <w:r>
        <w:rPr>
          <w:rFonts w:ascii="Courier New" w:eastAsia="Times New Roman" w:hAnsi="Courier New" w:cs="Courier New"/>
          <w:color w:val="339933"/>
          <w:sz w:val="19"/>
          <w:szCs w:val="19"/>
          <w:lang w:eastAsia="en-GB" w:bidi="hi-IN"/>
        </w:rPr>
        <w:t>=</w:t>
      </w:r>
      <w:r>
        <w:rPr>
          <w:rFonts w:ascii="Courier New" w:eastAsia="Times New Roman" w:hAnsi="Courier New" w:cs="Courier New"/>
          <w:color w:val="333333"/>
          <w:sz w:val="19"/>
          <w:szCs w:val="19"/>
          <w:lang w:eastAsia="en-GB" w:bidi="hi-IN"/>
        </w:rPr>
        <w:t>session.</w:t>
      </w:r>
      <w:r>
        <w:rPr>
          <w:rFonts w:ascii="Courier New" w:eastAsia="Times New Roman" w:hAnsi="Courier New" w:cs="Courier New"/>
          <w:color w:val="006633"/>
          <w:sz w:val="19"/>
          <w:szCs w:val="19"/>
          <w:lang w:eastAsia="en-GB" w:bidi="hi-IN"/>
        </w:rPr>
        <w:t>createSQLQuery</w:t>
      </w:r>
      <w:r>
        <w:rPr>
          <w:rFonts w:ascii="Courier New" w:eastAsia="Times New Roman" w:hAnsi="Courier New" w:cs="Courier New"/>
          <w:color w:val="009900"/>
          <w:sz w:val="19"/>
          <w:szCs w:val="19"/>
          <w:lang w:eastAsia="en-GB" w:bidi="hi-IN"/>
        </w:rPr>
        <w: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0000FF"/>
          <w:sz w:val="19"/>
          <w:szCs w:val="19"/>
          <w:lang w:eastAsia="en-GB" w:bidi="hi-IN"/>
        </w:rPr>
        <w:t>"select * from stock s where s.stock_code= :stockCode"</w:t>
      </w:r>
      <w:r>
        <w:rPr>
          <w:rFonts w:ascii="Courier New" w:eastAsia="Times New Roman" w:hAnsi="Courier New" w:cs="Courier New"/>
          <w:color w:val="009900"/>
          <w:sz w:val="19"/>
          <w:szCs w:val="19"/>
          <w:lang w:eastAsia="en-GB" w:bidi="hi-IN"/>
        </w:rPr>
        <w: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w:t>
      </w:r>
      <w:r>
        <w:rPr>
          <w:rFonts w:ascii="Courier New" w:eastAsia="Times New Roman" w:hAnsi="Courier New" w:cs="Courier New"/>
          <w:color w:val="006633"/>
          <w:sz w:val="19"/>
          <w:szCs w:val="19"/>
          <w:lang w:eastAsia="en-GB" w:bidi="hi-IN"/>
        </w:rPr>
        <w:t>addEntity</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3333"/>
          <w:sz w:val="19"/>
          <w:szCs w:val="19"/>
          <w:lang w:eastAsia="en-GB" w:bidi="hi-IN"/>
        </w:rPr>
        <w:t>Stock.</w:t>
      </w:r>
      <w:r>
        <w:rPr>
          <w:rFonts w:ascii="Courier New" w:eastAsia="Times New Roman" w:hAnsi="Courier New" w:cs="Courier New"/>
          <w:b/>
          <w:bCs/>
          <w:color w:val="000000"/>
          <w:sz w:val="19"/>
          <w:szCs w:val="19"/>
          <w:lang w:eastAsia="en-GB" w:bidi="hi-IN"/>
        </w:rPr>
        <w:t>class</w:t>
      </w:r>
      <w:r>
        <w:rPr>
          <w:rFonts w:ascii="Courier New" w:eastAsia="Times New Roman" w:hAnsi="Courier New" w:cs="Courier New"/>
          <w:color w:val="009900"/>
          <w:sz w:val="19"/>
          <w:szCs w:val="19"/>
          <w:lang w:eastAsia="en-GB" w:bidi="hi-IN"/>
        </w:rPr>
        <w: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w:t>
      </w:r>
      <w:r>
        <w:rPr>
          <w:rFonts w:ascii="Courier New" w:eastAsia="Times New Roman" w:hAnsi="Courier New" w:cs="Courier New"/>
          <w:color w:val="006633"/>
          <w:sz w:val="19"/>
          <w:szCs w:val="19"/>
          <w:lang w:eastAsia="en-GB" w:bidi="hi-IN"/>
        </w:rPr>
        <w:t>setParameter</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0000FF"/>
          <w:sz w:val="19"/>
          <w:szCs w:val="19"/>
          <w:lang w:eastAsia="en-GB" w:bidi="hi-IN"/>
        </w:rPr>
        <w:t>"stockCode"</w:t>
      </w:r>
      <w:r>
        <w:rPr>
          <w:rFonts w:ascii="Courier New" w:eastAsia="Times New Roman" w:hAnsi="Courier New" w:cs="Courier New"/>
          <w:color w:val="333333"/>
          <w:sz w:val="19"/>
          <w:szCs w:val="19"/>
          <w:lang w:eastAsia="en-GB" w:bidi="hi-IN"/>
        </w:rPr>
        <w:t xml:space="preserve">, </w:t>
      </w:r>
      <w:r>
        <w:rPr>
          <w:rFonts w:ascii="Courier New" w:eastAsia="Times New Roman" w:hAnsi="Courier New" w:cs="Courier New"/>
          <w:color w:val="0000FF"/>
          <w:sz w:val="19"/>
          <w:szCs w:val="19"/>
          <w:lang w:eastAsia="en-GB" w:bidi="hi-IN"/>
        </w:rPr>
        <w:t>"7277"</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9933"/>
          <w:sz w:val="19"/>
          <w:szCs w:val="19"/>
          <w:lang w:eastAsia="en-GB" w:bidi="hi-IN"/>
        </w:rPr>
        <w: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003399"/>
          <w:sz w:val="19"/>
          <w:szCs w:val="19"/>
          <w:lang w:eastAsia="en-GB" w:bidi="hi-IN"/>
        </w:rPr>
        <w:t>List</w:t>
      </w:r>
      <w:r>
        <w:rPr>
          <w:rFonts w:ascii="Courier New" w:eastAsia="Times New Roman" w:hAnsi="Courier New" w:cs="Courier New"/>
          <w:color w:val="333333"/>
          <w:sz w:val="19"/>
          <w:szCs w:val="19"/>
          <w:lang w:eastAsia="en-GB" w:bidi="hi-IN"/>
        </w:rPr>
        <w:t xml:space="preserve"> result </w:t>
      </w:r>
      <w:r>
        <w:rPr>
          <w:rFonts w:ascii="Courier New" w:eastAsia="Times New Roman" w:hAnsi="Courier New" w:cs="Courier New"/>
          <w:color w:val="339933"/>
          <w:sz w:val="19"/>
          <w:szCs w:val="19"/>
          <w:lang w:eastAsia="en-GB" w:bidi="hi-IN"/>
        </w:rPr>
        <w:t>=</w:t>
      </w:r>
      <w:r>
        <w:rPr>
          <w:rFonts w:ascii="Courier New" w:eastAsia="Times New Roman" w:hAnsi="Courier New" w:cs="Courier New"/>
          <w:color w:val="333333"/>
          <w:sz w:val="19"/>
          <w:szCs w:val="19"/>
          <w:lang w:eastAsia="en-GB" w:bidi="hi-IN"/>
        </w:rPr>
        <w:t>query.</w:t>
      </w:r>
      <w:r>
        <w:rPr>
          <w:rFonts w:ascii="Courier New" w:eastAsia="Times New Roman" w:hAnsi="Courier New" w:cs="Courier New"/>
          <w:color w:val="006633"/>
          <w:sz w:val="19"/>
          <w:szCs w:val="19"/>
          <w:lang w:eastAsia="en-GB" w:bidi="hi-IN"/>
        </w:rPr>
        <w:t>list</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9933"/>
          <w:sz w:val="19"/>
          <w:szCs w:val="19"/>
          <w:lang w:eastAsia="en-GB" w:bidi="hi-IN"/>
        </w:rPr>
        <w:t>;</w:t>
      </w:r>
    </w:p>
    <w:p w:rsidR="004F5092" w:rsidRDefault="004F5092" w:rsidP="004F5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Helvetica" w:eastAsia="Times New Roman" w:hAnsi="Helvetica" w:cs="Helvetica"/>
          <w:color w:val="3C3C3C"/>
          <w:sz w:val="21"/>
          <w:szCs w:val="21"/>
          <w:lang w:eastAsia="en-GB" w:bidi="hi-IN"/>
        </w:rPr>
      </w:pPr>
      <w:r>
        <w:rPr>
          <w:rFonts w:ascii="Helvetica" w:eastAsia="Times New Roman" w:hAnsi="Helvetica" w:cs="Helvetica"/>
          <w:color w:val="3C3C3C"/>
          <w:sz w:val="21"/>
          <w:szCs w:val="21"/>
          <w:lang w:eastAsia="en-GB" w:bidi="hi-IN"/>
        </w:rPr>
        <w:t>2. In this example, Hibernate will return you an Object array.</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Query query</w:t>
      </w:r>
      <w:r>
        <w:rPr>
          <w:rFonts w:ascii="Courier New" w:eastAsia="Times New Roman" w:hAnsi="Courier New" w:cs="Courier New"/>
          <w:color w:val="339933"/>
          <w:sz w:val="19"/>
          <w:szCs w:val="19"/>
          <w:lang w:eastAsia="en-GB" w:bidi="hi-IN"/>
        </w:rPr>
        <w:t>=</w:t>
      </w:r>
      <w:r>
        <w:rPr>
          <w:rFonts w:ascii="Courier New" w:eastAsia="Times New Roman" w:hAnsi="Courier New" w:cs="Courier New"/>
          <w:color w:val="333333"/>
          <w:sz w:val="19"/>
          <w:szCs w:val="19"/>
          <w:lang w:eastAsia="en-GB" w:bidi="hi-IN"/>
        </w:rPr>
        <w:t>session.</w:t>
      </w:r>
      <w:r>
        <w:rPr>
          <w:rFonts w:ascii="Courier New" w:eastAsia="Times New Roman" w:hAnsi="Courier New" w:cs="Courier New"/>
          <w:color w:val="006633"/>
          <w:sz w:val="19"/>
          <w:szCs w:val="19"/>
          <w:lang w:eastAsia="en-GB" w:bidi="hi-IN"/>
        </w:rPr>
        <w:t>createSQLQuery</w:t>
      </w:r>
      <w:r>
        <w:rPr>
          <w:rFonts w:ascii="Courier New" w:eastAsia="Times New Roman" w:hAnsi="Courier New" w:cs="Courier New"/>
          <w:color w:val="009900"/>
          <w:sz w:val="19"/>
          <w:szCs w:val="19"/>
          <w:lang w:eastAsia="en-GB" w:bidi="hi-IN"/>
        </w:rPr>
        <w: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0000FF"/>
          <w:sz w:val="19"/>
          <w:szCs w:val="19"/>
          <w:lang w:eastAsia="en-GB" w:bidi="hi-IN"/>
        </w:rPr>
        <w:t>"select s.stock_code from stock s where s.stock_code= :stockCode"</w:t>
      </w:r>
      <w:r>
        <w:rPr>
          <w:rFonts w:ascii="Courier New" w:eastAsia="Times New Roman" w:hAnsi="Courier New" w:cs="Courier New"/>
          <w:color w:val="009900"/>
          <w:sz w:val="19"/>
          <w:szCs w:val="19"/>
          <w:lang w:eastAsia="en-GB" w:bidi="hi-IN"/>
        </w:rPr>
        <w: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w:t>
      </w:r>
      <w:r>
        <w:rPr>
          <w:rFonts w:ascii="Courier New" w:eastAsia="Times New Roman" w:hAnsi="Courier New" w:cs="Courier New"/>
          <w:color w:val="006633"/>
          <w:sz w:val="19"/>
          <w:szCs w:val="19"/>
          <w:lang w:eastAsia="en-GB" w:bidi="hi-IN"/>
        </w:rPr>
        <w:t>setParameter</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0000FF"/>
          <w:sz w:val="19"/>
          <w:szCs w:val="19"/>
          <w:lang w:eastAsia="en-GB" w:bidi="hi-IN"/>
        </w:rPr>
        <w:t>"stockCode"</w:t>
      </w:r>
      <w:r>
        <w:rPr>
          <w:rFonts w:ascii="Courier New" w:eastAsia="Times New Roman" w:hAnsi="Courier New" w:cs="Courier New"/>
          <w:color w:val="333333"/>
          <w:sz w:val="19"/>
          <w:szCs w:val="19"/>
          <w:lang w:eastAsia="en-GB" w:bidi="hi-IN"/>
        </w:rPr>
        <w:t xml:space="preserve">, </w:t>
      </w:r>
      <w:r>
        <w:rPr>
          <w:rFonts w:ascii="Courier New" w:eastAsia="Times New Roman" w:hAnsi="Courier New" w:cs="Courier New"/>
          <w:color w:val="0000FF"/>
          <w:sz w:val="19"/>
          <w:szCs w:val="19"/>
          <w:lang w:eastAsia="en-GB" w:bidi="hi-IN"/>
        </w:rPr>
        <w:t>"7277"</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9933"/>
          <w:sz w:val="19"/>
          <w:szCs w:val="19"/>
          <w:lang w:eastAsia="en-GB" w:bidi="hi-IN"/>
        </w:rPr>
        <w: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003399"/>
          <w:sz w:val="19"/>
          <w:szCs w:val="19"/>
          <w:lang w:eastAsia="en-GB" w:bidi="hi-IN"/>
        </w:rPr>
        <w:t>List</w:t>
      </w:r>
      <w:r>
        <w:rPr>
          <w:rFonts w:ascii="Courier New" w:eastAsia="Times New Roman" w:hAnsi="Courier New" w:cs="Courier New"/>
          <w:color w:val="333333"/>
          <w:sz w:val="19"/>
          <w:szCs w:val="19"/>
          <w:lang w:eastAsia="en-GB" w:bidi="hi-IN"/>
        </w:rPr>
        <w:t xml:space="preserve"> result </w:t>
      </w:r>
      <w:r>
        <w:rPr>
          <w:rFonts w:ascii="Courier New" w:eastAsia="Times New Roman" w:hAnsi="Courier New" w:cs="Courier New"/>
          <w:color w:val="339933"/>
          <w:sz w:val="19"/>
          <w:szCs w:val="19"/>
          <w:lang w:eastAsia="en-GB" w:bidi="hi-IN"/>
        </w:rPr>
        <w:t>=</w:t>
      </w:r>
      <w:r>
        <w:rPr>
          <w:rFonts w:ascii="Courier New" w:eastAsia="Times New Roman" w:hAnsi="Courier New" w:cs="Courier New"/>
          <w:color w:val="333333"/>
          <w:sz w:val="19"/>
          <w:szCs w:val="19"/>
          <w:lang w:eastAsia="en-GB" w:bidi="hi-IN"/>
        </w:rPr>
        <w:t>query.</w:t>
      </w:r>
      <w:r>
        <w:rPr>
          <w:rFonts w:ascii="Courier New" w:eastAsia="Times New Roman" w:hAnsi="Courier New" w:cs="Courier New"/>
          <w:color w:val="006633"/>
          <w:sz w:val="19"/>
          <w:szCs w:val="19"/>
          <w:lang w:eastAsia="en-GB" w:bidi="hi-IN"/>
        </w:rPr>
        <w:t>list</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9933"/>
          <w:sz w:val="19"/>
          <w:szCs w:val="19"/>
          <w:lang w:eastAsia="en-GB" w:bidi="hi-IN"/>
        </w:rPr>
        <w:t>;</w:t>
      </w:r>
    </w:p>
    <w:p w:rsidR="004F5092" w:rsidRDefault="004F5092" w:rsidP="004F5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Helvetica" w:eastAsia="Times New Roman" w:hAnsi="Helvetica" w:cs="Helvetica"/>
          <w:color w:val="3C3C3C"/>
          <w:sz w:val="21"/>
          <w:szCs w:val="21"/>
          <w:lang w:eastAsia="en-GB" w:bidi="hi-IN"/>
        </w:rPr>
      </w:pPr>
      <w:r>
        <w:rPr>
          <w:rFonts w:ascii="Helvetica" w:eastAsia="Times New Roman" w:hAnsi="Helvetica" w:cs="Helvetica"/>
          <w:color w:val="3C3C3C"/>
          <w:sz w:val="21"/>
          <w:szCs w:val="21"/>
          <w:lang w:eastAsia="en-GB" w:bidi="hi-IN"/>
        </w:rPr>
        <w:t xml:space="preserve">Alternative, you also can use the </w:t>
      </w:r>
      <w:r>
        <w:rPr>
          <w:rFonts w:ascii="Helvetica" w:eastAsia="Times New Roman" w:hAnsi="Helvetica" w:cs="Helvetica"/>
          <w:b/>
          <w:bCs/>
          <w:color w:val="3C3C3C"/>
          <w:sz w:val="21"/>
          <w:szCs w:val="21"/>
          <w:lang w:eastAsia="en-GB" w:bidi="hi-IN"/>
        </w:rPr>
        <w:t>named query</w:t>
      </w:r>
      <w:r>
        <w:rPr>
          <w:rFonts w:ascii="Helvetica" w:eastAsia="Times New Roman" w:hAnsi="Helvetica" w:cs="Helvetica"/>
          <w:color w:val="3C3C3C"/>
          <w:sz w:val="21"/>
          <w:szCs w:val="21"/>
          <w:lang w:eastAsia="en-GB" w:bidi="hi-IN"/>
        </w:rPr>
        <w:t xml:space="preserve"> to call your native SQL statement. See</w:t>
      </w:r>
      <w:hyperlink r:id="rId18" w:tgtFrame="_blank" w:history="1">
        <w:r>
          <w:rPr>
            <w:rStyle w:val="Hyperlink"/>
            <w:rFonts w:ascii="Helvetica" w:hAnsi="Helvetica" w:cs="Helvetica"/>
            <w:color w:val="0F3B68"/>
            <w:sz w:val="21"/>
            <w:szCs w:val="21"/>
            <w:lang w:eastAsia="en-GB" w:bidi="hi-IN"/>
          </w:rPr>
          <w:t xml:space="preserve"> Hibernate named query examples here</w:t>
        </w:r>
      </w:hyperlink>
      <w:r>
        <w:rPr>
          <w:rFonts w:ascii="Helvetica" w:eastAsia="Times New Roman" w:hAnsi="Helvetica" w:cs="Helvetica"/>
          <w:color w:val="3C3C3C"/>
          <w:sz w:val="21"/>
          <w:szCs w:val="21"/>
          <w:lang w:eastAsia="en-GB" w:bidi="hi-IN"/>
        </w:rPr>
        <w:t>.</w:t>
      </w:r>
    </w:p>
    <w:p w:rsidR="004F5092" w:rsidRDefault="004F5092" w:rsidP="004F5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150" w:line="288" w:lineRule="atLeast"/>
        <w:outlineLvl w:val="3"/>
        <w:rPr>
          <w:rFonts w:ascii="inherit" w:eastAsia="Times New Roman" w:hAnsi="inherit" w:cs="Times New Roman"/>
          <w:color w:val="252525"/>
          <w:sz w:val="32"/>
          <w:szCs w:val="32"/>
          <w:lang w:eastAsia="en-GB" w:bidi="hi-IN"/>
        </w:rPr>
      </w:pPr>
      <w:r>
        <w:rPr>
          <w:rFonts w:ascii="inherit" w:eastAsia="Times New Roman" w:hAnsi="inherit"/>
          <w:color w:val="252525"/>
          <w:sz w:val="32"/>
          <w:szCs w:val="32"/>
          <w:lang w:eastAsia="en-GB" w:bidi="hi-IN"/>
        </w:rPr>
        <w:t>Hibernate’s generated SQL statement is slow !?</w:t>
      </w:r>
    </w:p>
    <w:p w:rsidR="004F5092" w:rsidRDefault="004F5092" w:rsidP="004F5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Helvetica" w:eastAsia="Times New Roman" w:hAnsi="Helvetica" w:cs="Helvetica"/>
          <w:color w:val="3C3C3C"/>
          <w:sz w:val="21"/>
          <w:szCs w:val="21"/>
          <w:lang w:eastAsia="en-GB" w:bidi="hi-IN"/>
        </w:rPr>
      </w:pPr>
      <w:r>
        <w:rPr>
          <w:rFonts w:ascii="Helvetica" w:eastAsia="Times New Roman" w:hAnsi="Helvetica" w:cs="Helvetica"/>
          <w:color w:val="3C3C3C"/>
          <w:sz w:val="21"/>
          <w:szCs w:val="21"/>
          <w:lang w:eastAsia="en-GB" w:bidi="hi-IN"/>
        </w:rPr>
        <w:t>I do not agreed on the statement “Hibernate’s generated SQL statement is slow”. Often times, i found out this is because of the developers do not understand the table relationship well, and did some wrong table mappings or misuse the fetch strategies. It will cause Hibernate generated someunnecessary SQL statements or join some unnecessary tables… And developers like to take this excuse and create their own SQL statement to quick fix the bug, and didn’t aware of the core problem will causing more bugs awaiting.</w:t>
      </w:r>
    </w:p>
    <w:p w:rsidR="004F5092" w:rsidRDefault="004F5092" w:rsidP="004F5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150" w:line="288" w:lineRule="atLeast"/>
        <w:outlineLvl w:val="3"/>
        <w:rPr>
          <w:rFonts w:ascii="inherit" w:eastAsia="Times New Roman" w:hAnsi="inherit" w:cs="Times New Roman"/>
          <w:color w:val="252525"/>
          <w:sz w:val="32"/>
          <w:szCs w:val="32"/>
          <w:lang w:eastAsia="en-GB" w:bidi="hi-IN"/>
        </w:rPr>
      </w:pPr>
      <w:r>
        <w:rPr>
          <w:rFonts w:ascii="inherit" w:eastAsia="Times New Roman" w:hAnsi="inherit"/>
          <w:color w:val="252525"/>
          <w:sz w:val="32"/>
          <w:szCs w:val="32"/>
          <w:lang w:eastAsia="en-GB" w:bidi="hi-IN"/>
        </w:rPr>
        <w:t>Conclusion</w:t>
      </w:r>
    </w:p>
    <w:p w:rsidR="004F5092" w:rsidRDefault="004F5092" w:rsidP="004F5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Helvetica" w:eastAsia="Times New Roman" w:hAnsi="Helvetica" w:cs="Helvetica"/>
          <w:color w:val="3C3C3C"/>
          <w:sz w:val="21"/>
          <w:szCs w:val="21"/>
          <w:lang w:eastAsia="en-GB" w:bidi="hi-IN"/>
        </w:rPr>
      </w:pPr>
      <w:r>
        <w:rPr>
          <w:rFonts w:ascii="Helvetica" w:eastAsia="Times New Roman" w:hAnsi="Helvetica" w:cs="Helvetica"/>
          <w:color w:val="3C3C3C"/>
          <w:sz w:val="21"/>
          <w:szCs w:val="21"/>
          <w:lang w:eastAsia="en-GB" w:bidi="hi-IN"/>
        </w:rPr>
        <w:t>I admit sometime the native SQL statement is really more convenient and easy than HQL, but, do think carefully why you need a native SQL statement? Is this really Hibernate cant do it? If yes, then go ahead ~</w:t>
      </w:r>
    </w:p>
    <w:p w:rsidR="004F5092" w:rsidRDefault="004F5092" w:rsidP="004F5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Helvetica" w:eastAsia="Times New Roman" w:hAnsi="Helvetica" w:cs="Helvetica"/>
          <w:color w:val="3C3C3C"/>
          <w:sz w:val="21"/>
          <w:szCs w:val="21"/>
          <w:lang w:eastAsia="en-GB" w:bidi="hi-IN"/>
        </w:rPr>
      </w:pPr>
      <w:r>
        <w:rPr>
          <w:rFonts w:ascii="Helvetica" w:eastAsia="Times New Roman" w:hAnsi="Helvetica" w:cs="Helvetica"/>
          <w:i/>
          <w:iCs/>
          <w:color w:val="3C3C3C"/>
          <w:sz w:val="21"/>
          <w:szCs w:val="21"/>
          <w:lang w:eastAsia="en-GB" w:bidi="hi-IN"/>
        </w:rPr>
        <w:t>P.S In Oracle database, i more prefer to use native SQL statement in many critical performance queries, because i need to put the “hint” to improve the Oracle query performance.</w:t>
      </w:r>
    </w:p>
    <w:p w:rsidR="004F5092" w:rsidRDefault="004F5092" w:rsidP="004F5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76" w:lineRule="atLeast"/>
        <w:outlineLvl w:val="1"/>
        <w:rPr>
          <w:rFonts w:ascii="inherit" w:eastAsia="Times New Roman" w:hAnsi="inherit" w:cs="Times New Roman"/>
          <w:b/>
          <w:bCs/>
          <w:color w:val="252525"/>
          <w:spacing w:val="-15"/>
          <w:kern w:val="36"/>
          <w:sz w:val="42"/>
          <w:szCs w:val="42"/>
          <w:lang w:eastAsia="en-GB" w:bidi="hi-IN"/>
        </w:rPr>
      </w:pPr>
      <w:r>
        <w:rPr>
          <w:rFonts w:ascii="inherit" w:eastAsia="Times New Roman" w:hAnsi="inherit"/>
          <w:b/>
          <w:bCs/>
          <w:color w:val="252525"/>
          <w:spacing w:val="-15"/>
          <w:kern w:val="36"/>
          <w:sz w:val="42"/>
          <w:szCs w:val="42"/>
          <w:lang w:eastAsia="en-GB" w:bidi="hi-IN"/>
        </w:rPr>
        <w:t xml:space="preserve">Hibernate named query examples </w:t>
      </w:r>
    </w:p>
    <w:p w:rsidR="004F5092" w:rsidRDefault="004F5092" w:rsidP="004F5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eastAsia="Times New Roman" w:hAnsi="Helvetica" w:cs="Helvetica"/>
          <w:color w:val="ABABAB"/>
          <w:sz w:val="18"/>
          <w:szCs w:val="18"/>
          <w:lang w:eastAsia="en-GB" w:bidi="hi-IN"/>
        </w:rPr>
      </w:pPr>
      <w:r>
        <w:rPr>
          <w:rFonts w:ascii="Helvetica" w:eastAsia="Times New Roman" w:hAnsi="Helvetica" w:cs="Helvetica"/>
          <w:color w:val="ABABAB"/>
          <w:sz w:val="18"/>
          <w:szCs w:val="18"/>
          <w:lang w:eastAsia="en-GB" w:bidi="hi-IN"/>
        </w:rPr>
        <w:t xml:space="preserve">By </w:t>
      </w:r>
      <w:hyperlink r:id="rId19" w:history="1">
        <w:r>
          <w:rPr>
            <w:rStyle w:val="Hyperlink"/>
            <w:rFonts w:ascii="Helvetica" w:hAnsi="Helvetica" w:cs="Helvetica"/>
            <w:color w:val="0F3B68"/>
            <w:sz w:val="18"/>
            <w:szCs w:val="18"/>
            <w:lang w:eastAsia="en-GB" w:bidi="hi-IN"/>
          </w:rPr>
          <w:t>mkyong</w:t>
        </w:r>
      </w:hyperlink>
      <w:r>
        <w:rPr>
          <w:rFonts w:ascii="Helvetica" w:eastAsia="Times New Roman" w:hAnsi="Helvetica" w:cs="Helvetica"/>
          <w:color w:val="ABABAB"/>
          <w:sz w:val="18"/>
          <w:szCs w:val="18"/>
          <w:lang w:eastAsia="en-GB" w:bidi="hi-IN"/>
        </w:rPr>
        <w:t xml:space="preserve"> - February 12, 2010 </w:t>
      </w:r>
    </w:p>
    <w:p w:rsidR="004F5092" w:rsidRDefault="004F5092" w:rsidP="004F50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ns w:id="4" w:author="Unknown"/>
          <w:rFonts w:ascii="Helvetica" w:eastAsia="Times New Roman" w:hAnsi="Helvetica" w:cs="Helvetica"/>
          <w:color w:val="3C3C3C"/>
          <w:sz w:val="21"/>
          <w:szCs w:val="21"/>
          <w:lang w:eastAsia="en-GB" w:bidi="hi-IN"/>
        </w:rPr>
      </w:pPr>
    </w:p>
    <w:p w:rsidR="004F5092" w:rsidRDefault="004F5092" w:rsidP="004F5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Helvetica" w:eastAsia="Times New Roman" w:hAnsi="Helvetica" w:cs="Helvetica"/>
          <w:color w:val="3C3C3C"/>
          <w:sz w:val="21"/>
          <w:szCs w:val="21"/>
          <w:lang w:eastAsia="en-GB" w:bidi="hi-IN"/>
        </w:rPr>
      </w:pPr>
      <w:r>
        <w:rPr>
          <w:rFonts w:ascii="Helvetica" w:eastAsia="Times New Roman" w:hAnsi="Helvetica" w:cs="Helvetica"/>
          <w:color w:val="3C3C3C"/>
          <w:sz w:val="21"/>
          <w:szCs w:val="21"/>
          <w:lang w:eastAsia="en-GB" w:bidi="hi-IN"/>
        </w:rPr>
        <w:lastRenderedPageBreak/>
        <w:t>Often times, developer like to put HQL string literals scatter all over the Java code, this method is hard to maintaine and look ugly. Fortunately, Hibernate come out a technique called “</w:t>
      </w:r>
      <w:r>
        <w:rPr>
          <w:rFonts w:ascii="Helvetica" w:eastAsia="Times New Roman" w:hAnsi="Helvetica" w:cs="Helvetica"/>
          <w:b/>
          <w:bCs/>
          <w:color w:val="3C3C3C"/>
          <w:sz w:val="21"/>
          <w:szCs w:val="21"/>
          <w:lang w:eastAsia="en-GB" w:bidi="hi-IN"/>
        </w:rPr>
        <w:t>names queries</w:t>
      </w:r>
      <w:r>
        <w:rPr>
          <w:rFonts w:ascii="Helvetica" w:eastAsia="Times New Roman" w:hAnsi="Helvetica" w:cs="Helvetica"/>
          <w:color w:val="3C3C3C"/>
          <w:sz w:val="21"/>
          <w:szCs w:val="21"/>
          <w:lang w:eastAsia="en-GB" w:bidi="hi-IN"/>
        </w:rPr>
        <w:t>” , it lets developer to put all HQL into the XML mapping file or via annotation.</w:t>
      </w:r>
    </w:p>
    <w:p w:rsidR="004F5092" w:rsidRDefault="004F5092" w:rsidP="004F5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150" w:line="288" w:lineRule="atLeast"/>
        <w:outlineLvl w:val="3"/>
        <w:rPr>
          <w:rFonts w:ascii="inherit" w:eastAsia="Times New Roman" w:hAnsi="inherit" w:cs="Times New Roman"/>
          <w:color w:val="252525"/>
          <w:sz w:val="32"/>
          <w:szCs w:val="32"/>
          <w:lang w:eastAsia="en-GB" w:bidi="hi-IN"/>
        </w:rPr>
      </w:pPr>
      <w:r>
        <w:rPr>
          <w:rFonts w:ascii="inherit" w:eastAsia="Times New Roman" w:hAnsi="inherit"/>
          <w:color w:val="252525"/>
          <w:sz w:val="32"/>
          <w:szCs w:val="32"/>
          <w:lang w:eastAsia="en-GB" w:bidi="hi-IN"/>
        </w:rPr>
        <w:t>How to declare named query</w:t>
      </w:r>
    </w:p>
    <w:p w:rsidR="004F5092" w:rsidRDefault="004F5092" w:rsidP="004F5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Helvetica" w:eastAsia="Times New Roman" w:hAnsi="Helvetica" w:cs="Helvetica"/>
          <w:color w:val="3C3C3C"/>
          <w:sz w:val="21"/>
          <w:szCs w:val="21"/>
          <w:lang w:eastAsia="en-GB" w:bidi="hi-IN"/>
        </w:rPr>
      </w:pPr>
      <w:r>
        <w:rPr>
          <w:rFonts w:ascii="Helvetica" w:eastAsia="Times New Roman" w:hAnsi="Helvetica" w:cs="Helvetica"/>
          <w:color w:val="3C3C3C"/>
          <w:sz w:val="21"/>
          <w:szCs w:val="21"/>
          <w:lang w:eastAsia="en-GB" w:bidi="hi-IN"/>
        </w:rPr>
        <w:t>The named query is supported in both HQL or native SQL. see examples…</w:t>
      </w:r>
    </w:p>
    <w:p w:rsidR="004F5092" w:rsidRDefault="004F5092" w:rsidP="004F5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150" w:line="288" w:lineRule="atLeast"/>
        <w:outlineLvl w:val="4"/>
        <w:rPr>
          <w:rFonts w:ascii="inherit" w:eastAsia="Times New Roman" w:hAnsi="inherit" w:cs="Times New Roman"/>
          <w:color w:val="252525"/>
          <w:sz w:val="32"/>
          <w:szCs w:val="32"/>
          <w:lang w:eastAsia="en-GB" w:bidi="hi-IN"/>
        </w:rPr>
      </w:pPr>
      <w:r>
        <w:rPr>
          <w:rFonts w:ascii="inherit" w:eastAsia="Times New Roman" w:hAnsi="inherit"/>
          <w:color w:val="252525"/>
          <w:sz w:val="32"/>
          <w:szCs w:val="32"/>
          <w:lang w:eastAsia="en-GB" w:bidi="hi-IN"/>
        </w:rPr>
        <w:t>1. XML mapping file</w:t>
      </w:r>
    </w:p>
    <w:p w:rsidR="004F5092" w:rsidRDefault="004F5092" w:rsidP="004F5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Helvetica" w:eastAsia="Times New Roman" w:hAnsi="Helvetica" w:cs="Helvetica"/>
          <w:color w:val="3C3C3C"/>
          <w:sz w:val="21"/>
          <w:szCs w:val="21"/>
          <w:lang w:eastAsia="en-GB" w:bidi="hi-IN"/>
        </w:rPr>
      </w:pPr>
      <w:r>
        <w:rPr>
          <w:rFonts w:ascii="Helvetica" w:eastAsia="Times New Roman" w:hAnsi="Helvetica" w:cs="Helvetica"/>
          <w:color w:val="3C3C3C"/>
          <w:sz w:val="21"/>
          <w:szCs w:val="21"/>
          <w:lang w:eastAsia="en-GB" w:bidi="hi-IN"/>
        </w:rPr>
        <w:t>HQL in mapping file</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i/>
          <w:iCs/>
          <w:color w:val="808080"/>
          <w:sz w:val="19"/>
          <w:szCs w:val="19"/>
          <w:lang w:eastAsia="en-GB" w:bidi="hi-IN"/>
        </w:rPr>
        <w:t>&lt;!-- stock.hbm.xml --&gt;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b/>
          <w:bCs/>
          <w:color w:val="000000"/>
          <w:sz w:val="19"/>
          <w:szCs w:val="19"/>
          <w:lang w:eastAsia="en-GB" w:bidi="hi-IN"/>
        </w:rPr>
        <w:t>&lt;hibernate-mapping&gt;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b/>
          <w:bCs/>
          <w:color w:val="000000"/>
          <w:sz w:val="19"/>
          <w:szCs w:val="19"/>
          <w:lang w:eastAsia="en-GB" w:bidi="hi-IN"/>
        </w:rPr>
        <w:t>&lt;class</w:t>
      </w:r>
      <w:r>
        <w:rPr>
          <w:rFonts w:ascii="Courier New" w:eastAsia="Times New Roman" w:hAnsi="Courier New" w:cs="Courier New"/>
          <w:color w:val="000066"/>
          <w:sz w:val="19"/>
          <w:szCs w:val="19"/>
          <w:lang w:eastAsia="en-GB" w:bidi="hi-IN"/>
        </w:rPr>
        <w:t>name</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FF0000"/>
          <w:sz w:val="19"/>
          <w:szCs w:val="19"/>
          <w:lang w:eastAsia="en-GB" w:bidi="hi-IN"/>
        </w:rPr>
        <w:t>"com.mkyong.common.Stock"</w:t>
      </w:r>
      <w:r>
        <w:rPr>
          <w:rFonts w:ascii="Courier New" w:eastAsia="Times New Roman" w:hAnsi="Courier New" w:cs="Courier New"/>
          <w:color w:val="000066"/>
          <w:sz w:val="19"/>
          <w:szCs w:val="19"/>
          <w:lang w:eastAsia="en-GB" w:bidi="hi-IN"/>
        </w:rPr>
        <w:t>table</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FF0000"/>
          <w:sz w:val="19"/>
          <w:szCs w:val="19"/>
          <w:lang w:eastAsia="en-GB" w:bidi="hi-IN"/>
        </w:rPr>
        <w:t>"stock"</w:t>
      </w:r>
      <w:r>
        <w:rPr>
          <w:rFonts w:ascii="Courier New" w:eastAsia="Times New Roman" w:hAnsi="Courier New" w:cs="Courier New"/>
          <w:color w:val="009900"/>
          <w:sz w:val="19"/>
          <w:szCs w:val="19"/>
          <w:lang w:eastAsia="en-GB" w:bidi="hi-IN"/>
        </w:rPr>
        <w:t xml:space="preserve"> ...</w:t>
      </w:r>
      <w:r>
        <w:rPr>
          <w:rFonts w:ascii="Courier New" w:eastAsia="Times New Roman" w:hAnsi="Courier New" w:cs="Courier New"/>
          <w:b/>
          <w:bCs/>
          <w:color w:val="000000"/>
          <w:sz w:val="19"/>
          <w:szCs w:val="19"/>
          <w:lang w:eastAsia="en-GB" w:bidi="hi-IN"/>
        </w:rPr>
        <w:t>&gt;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b/>
          <w:bCs/>
          <w:color w:val="000000"/>
          <w:sz w:val="19"/>
          <w:szCs w:val="19"/>
          <w:lang w:eastAsia="en-GB" w:bidi="hi-IN"/>
        </w:rPr>
        <w:t>&lt;id</w:t>
      </w:r>
      <w:r>
        <w:rPr>
          <w:rFonts w:ascii="Courier New" w:eastAsia="Times New Roman" w:hAnsi="Courier New" w:cs="Courier New"/>
          <w:color w:val="000066"/>
          <w:sz w:val="19"/>
          <w:szCs w:val="19"/>
          <w:lang w:eastAsia="en-GB" w:bidi="hi-IN"/>
        </w:rPr>
        <w:t>name</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FF0000"/>
          <w:sz w:val="19"/>
          <w:szCs w:val="19"/>
          <w:lang w:eastAsia="en-GB" w:bidi="hi-IN"/>
        </w:rPr>
        <w:t>"stockId"</w:t>
      </w:r>
      <w:r>
        <w:rPr>
          <w:rFonts w:ascii="Courier New" w:eastAsia="Times New Roman" w:hAnsi="Courier New" w:cs="Courier New"/>
          <w:color w:val="000066"/>
          <w:sz w:val="19"/>
          <w:szCs w:val="19"/>
          <w:lang w:eastAsia="en-GB" w:bidi="hi-IN"/>
        </w:rPr>
        <w:t>type</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FF0000"/>
          <w:sz w:val="19"/>
          <w:szCs w:val="19"/>
          <w:lang w:eastAsia="en-GB" w:bidi="hi-IN"/>
        </w:rPr>
        <w:t>"java.lang.Integer"</w:t>
      </w:r>
      <w:r>
        <w:rPr>
          <w:rFonts w:ascii="Courier New" w:eastAsia="Times New Roman" w:hAnsi="Courier New" w:cs="Courier New"/>
          <w:b/>
          <w:bCs/>
          <w:color w:val="000000"/>
          <w:sz w:val="19"/>
          <w:szCs w:val="19"/>
          <w:lang w:eastAsia="en-GB" w:bidi="hi-IN"/>
        </w:rPr>
        <w:t>&gt;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b/>
          <w:bCs/>
          <w:color w:val="000000"/>
          <w:sz w:val="19"/>
          <w:szCs w:val="19"/>
          <w:lang w:eastAsia="en-GB" w:bidi="hi-IN"/>
        </w:rPr>
        <w:t>&lt;column</w:t>
      </w:r>
      <w:r>
        <w:rPr>
          <w:rFonts w:ascii="Courier New" w:eastAsia="Times New Roman" w:hAnsi="Courier New" w:cs="Courier New"/>
          <w:color w:val="000066"/>
          <w:sz w:val="19"/>
          <w:szCs w:val="19"/>
          <w:lang w:eastAsia="en-GB" w:bidi="hi-IN"/>
        </w:rPr>
        <w:t>name</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FF0000"/>
          <w:sz w:val="19"/>
          <w:szCs w:val="19"/>
          <w:lang w:eastAsia="en-GB" w:bidi="hi-IN"/>
        </w:rPr>
        <w:t>"STOCK_ID"</w:t>
      </w:r>
      <w:r>
        <w:rPr>
          <w:rFonts w:ascii="Courier New" w:eastAsia="Times New Roman" w:hAnsi="Courier New" w:cs="Courier New"/>
          <w:b/>
          <w:bCs/>
          <w:color w:val="000000"/>
          <w:sz w:val="19"/>
          <w:szCs w:val="19"/>
          <w:lang w:eastAsia="en-GB" w:bidi="hi-IN"/>
        </w:rPr>
        <w:t>/&gt;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b/>
          <w:bCs/>
          <w:color w:val="000000"/>
          <w:sz w:val="19"/>
          <w:szCs w:val="19"/>
          <w:lang w:eastAsia="en-GB" w:bidi="hi-IN"/>
        </w:rPr>
        <w:t>&lt;generator</w:t>
      </w:r>
      <w:r>
        <w:rPr>
          <w:rFonts w:ascii="Courier New" w:eastAsia="Times New Roman" w:hAnsi="Courier New" w:cs="Courier New"/>
          <w:color w:val="000066"/>
          <w:sz w:val="19"/>
          <w:szCs w:val="19"/>
          <w:lang w:eastAsia="en-GB" w:bidi="hi-IN"/>
        </w:rPr>
        <w:t>class</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FF0000"/>
          <w:sz w:val="19"/>
          <w:szCs w:val="19"/>
          <w:lang w:eastAsia="en-GB" w:bidi="hi-IN"/>
        </w:rPr>
        <w:t>"identity"</w:t>
      </w:r>
      <w:r>
        <w:rPr>
          <w:rFonts w:ascii="Courier New" w:eastAsia="Times New Roman" w:hAnsi="Courier New" w:cs="Courier New"/>
          <w:b/>
          <w:bCs/>
          <w:color w:val="000000"/>
          <w:sz w:val="19"/>
          <w:szCs w:val="19"/>
          <w:lang w:eastAsia="en-GB" w:bidi="hi-IN"/>
        </w:rPr>
        <w:t>/&gt;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b/>
          <w:bCs/>
          <w:color w:val="000000"/>
          <w:sz w:val="19"/>
          <w:szCs w:val="19"/>
          <w:lang w:eastAsia="en-GB" w:bidi="hi-IN"/>
        </w:rPr>
        <w:t>&lt;/id&gt;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b/>
          <w:bCs/>
          <w:color w:val="000000"/>
          <w:sz w:val="19"/>
          <w:szCs w:val="19"/>
          <w:lang w:eastAsia="en-GB" w:bidi="hi-IN"/>
        </w:rPr>
        <w:t>&lt;property</w:t>
      </w:r>
      <w:r>
        <w:rPr>
          <w:rFonts w:ascii="Courier New" w:eastAsia="Times New Roman" w:hAnsi="Courier New" w:cs="Courier New"/>
          <w:color w:val="000066"/>
          <w:sz w:val="19"/>
          <w:szCs w:val="19"/>
          <w:lang w:eastAsia="en-GB" w:bidi="hi-IN"/>
        </w:rPr>
        <w:t>name</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FF0000"/>
          <w:sz w:val="19"/>
          <w:szCs w:val="19"/>
          <w:lang w:eastAsia="en-GB" w:bidi="hi-IN"/>
        </w:rPr>
        <w:t>"stockCode"</w:t>
      </w:r>
      <w:r>
        <w:rPr>
          <w:rFonts w:ascii="Courier New" w:eastAsia="Times New Roman" w:hAnsi="Courier New" w:cs="Courier New"/>
          <w:color w:val="000066"/>
          <w:sz w:val="19"/>
          <w:szCs w:val="19"/>
          <w:lang w:eastAsia="en-GB" w:bidi="hi-IN"/>
        </w:rPr>
        <w:t>type</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FF0000"/>
          <w:sz w:val="19"/>
          <w:szCs w:val="19"/>
          <w:lang w:eastAsia="en-GB" w:bidi="hi-IN"/>
        </w:rPr>
        <w:t>"string"</w:t>
      </w:r>
      <w:r>
        <w:rPr>
          <w:rFonts w:ascii="Courier New" w:eastAsia="Times New Roman" w:hAnsi="Courier New" w:cs="Courier New"/>
          <w:b/>
          <w:bCs/>
          <w:color w:val="000000"/>
          <w:sz w:val="19"/>
          <w:szCs w:val="19"/>
          <w:lang w:eastAsia="en-GB" w:bidi="hi-IN"/>
        </w:rPr>
        <w:t>&gt;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b/>
          <w:bCs/>
          <w:color w:val="000000"/>
          <w:sz w:val="19"/>
          <w:szCs w:val="19"/>
          <w:lang w:eastAsia="en-GB" w:bidi="hi-IN"/>
        </w:rPr>
        <w:t>&lt;column</w:t>
      </w:r>
      <w:r>
        <w:rPr>
          <w:rFonts w:ascii="Courier New" w:eastAsia="Times New Roman" w:hAnsi="Courier New" w:cs="Courier New"/>
          <w:color w:val="000066"/>
          <w:sz w:val="19"/>
          <w:szCs w:val="19"/>
          <w:lang w:eastAsia="en-GB" w:bidi="hi-IN"/>
        </w:rPr>
        <w:t>name</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FF0000"/>
          <w:sz w:val="19"/>
          <w:szCs w:val="19"/>
          <w:lang w:eastAsia="en-GB" w:bidi="hi-IN"/>
        </w:rPr>
        <w:t>"STOCK_CODE"</w:t>
      </w:r>
      <w:r>
        <w:rPr>
          <w:rFonts w:ascii="Courier New" w:eastAsia="Times New Roman" w:hAnsi="Courier New" w:cs="Courier New"/>
          <w:color w:val="000066"/>
          <w:sz w:val="19"/>
          <w:szCs w:val="19"/>
          <w:lang w:eastAsia="en-GB" w:bidi="hi-IN"/>
        </w:rPr>
        <w:t>length</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FF0000"/>
          <w:sz w:val="19"/>
          <w:szCs w:val="19"/>
          <w:lang w:eastAsia="en-GB" w:bidi="hi-IN"/>
        </w:rPr>
        <w:t>"10"</w:t>
      </w:r>
      <w:r>
        <w:rPr>
          <w:rFonts w:ascii="Courier New" w:eastAsia="Times New Roman" w:hAnsi="Courier New" w:cs="Courier New"/>
          <w:color w:val="000066"/>
          <w:sz w:val="19"/>
          <w:szCs w:val="19"/>
          <w:lang w:eastAsia="en-GB" w:bidi="hi-IN"/>
        </w:rPr>
        <w:t>not-null</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FF0000"/>
          <w:sz w:val="19"/>
          <w:szCs w:val="19"/>
          <w:lang w:eastAsia="en-GB" w:bidi="hi-IN"/>
        </w:rPr>
        <w:t>"true"</w:t>
      </w:r>
      <w:r>
        <w:rPr>
          <w:rFonts w:ascii="Courier New" w:eastAsia="Times New Roman" w:hAnsi="Courier New" w:cs="Courier New"/>
          <w:color w:val="000066"/>
          <w:sz w:val="19"/>
          <w:szCs w:val="19"/>
          <w:lang w:eastAsia="en-GB" w:bidi="hi-IN"/>
        </w:rPr>
        <w:t>unique</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FF0000"/>
          <w:sz w:val="19"/>
          <w:szCs w:val="19"/>
          <w:lang w:eastAsia="en-GB" w:bidi="hi-IN"/>
        </w:rPr>
        <w:t>"true"</w:t>
      </w:r>
      <w:r>
        <w:rPr>
          <w:rFonts w:ascii="Courier New" w:eastAsia="Times New Roman" w:hAnsi="Courier New" w:cs="Courier New"/>
          <w:b/>
          <w:bCs/>
          <w:color w:val="000000"/>
          <w:sz w:val="19"/>
          <w:szCs w:val="19"/>
          <w:lang w:eastAsia="en-GB" w:bidi="hi-IN"/>
        </w:rPr>
        <w:t>/&gt;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b/>
          <w:bCs/>
          <w:color w:val="000000"/>
          <w:sz w:val="19"/>
          <w:szCs w:val="19"/>
          <w:lang w:eastAsia="en-GB" w:bidi="hi-IN"/>
        </w:rPr>
        <w:t>&lt;/property&gt;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 xml:space="preserve">        ...</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b/>
          <w:bCs/>
          <w:color w:val="000000"/>
          <w:sz w:val="19"/>
          <w:szCs w:val="19"/>
          <w:lang w:eastAsia="en-GB" w:bidi="hi-IN"/>
        </w:rPr>
        <w:t>&lt;/class&gt;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 </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b/>
          <w:bCs/>
          <w:color w:val="000000"/>
          <w:sz w:val="19"/>
          <w:szCs w:val="19"/>
          <w:lang w:eastAsia="en-GB" w:bidi="hi-IN"/>
        </w:rPr>
        <w:t>&lt;query</w:t>
      </w:r>
      <w:r>
        <w:rPr>
          <w:rFonts w:ascii="Courier New" w:eastAsia="Times New Roman" w:hAnsi="Courier New" w:cs="Courier New"/>
          <w:color w:val="000066"/>
          <w:sz w:val="19"/>
          <w:szCs w:val="19"/>
          <w:lang w:eastAsia="en-GB" w:bidi="hi-IN"/>
        </w:rPr>
        <w:t>name</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FF0000"/>
          <w:sz w:val="19"/>
          <w:szCs w:val="19"/>
          <w:lang w:eastAsia="en-GB" w:bidi="hi-IN"/>
        </w:rPr>
        <w:t>"findStockByStockCode"</w:t>
      </w:r>
      <w:r>
        <w:rPr>
          <w:rFonts w:ascii="Courier New" w:eastAsia="Times New Roman" w:hAnsi="Courier New" w:cs="Courier New"/>
          <w:b/>
          <w:bCs/>
          <w:color w:val="000000"/>
          <w:sz w:val="19"/>
          <w:szCs w:val="19"/>
          <w:lang w:eastAsia="en-GB" w:bidi="hi-IN"/>
        </w:rPr>
        <w:t>&gt;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9933"/>
          <w:sz w:val="19"/>
          <w:szCs w:val="19"/>
          <w:lang w:eastAsia="en-GB" w:bidi="hi-IN"/>
        </w:rPr>
        <w:t>&lt;![CDATA[from Stock s where s.stockCode = :stockCode]]&gt;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b/>
          <w:bCs/>
          <w:color w:val="000000"/>
          <w:sz w:val="19"/>
          <w:szCs w:val="19"/>
          <w:lang w:eastAsia="en-GB" w:bidi="hi-IN"/>
        </w:rPr>
        <w:t>&lt;/query&gt;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 </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b/>
          <w:bCs/>
          <w:color w:val="000000"/>
          <w:sz w:val="19"/>
          <w:szCs w:val="19"/>
          <w:lang w:eastAsia="en-GB" w:bidi="hi-IN"/>
        </w:rPr>
        <w:t>&lt;/hibernate-mapping&gt;</w:t>
      </w:r>
    </w:p>
    <w:p w:rsidR="004F5092" w:rsidRDefault="004F5092" w:rsidP="004F5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Helvetica" w:eastAsia="Times New Roman" w:hAnsi="Helvetica" w:cs="Helvetica"/>
          <w:color w:val="3C3C3C"/>
          <w:sz w:val="21"/>
          <w:szCs w:val="21"/>
          <w:lang w:eastAsia="en-GB" w:bidi="hi-IN"/>
        </w:rPr>
      </w:pPr>
      <w:r>
        <w:rPr>
          <w:rFonts w:ascii="Helvetica" w:eastAsia="Times New Roman" w:hAnsi="Helvetica" w:cs="Helvetica"/>
          <w:color w:val="3C3C3C"/>
          <w:sz w:val="21"/>
          <w:szCs w:val="21"/>
          <w:lang w:eastAsia="en-GB" w:bidi="hi-IN"/>
        </w:rPr>
        <w:t>Native SQL in mapping file</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i/>
          <w:iCs/>
          <w:color w:val="808080"/>
          <w:sz w:val="19"/>
          <w:szCs w:val="19"/>
          <w:lang w:eastAsia="en-GB" w:bidi="hi-IN"/>
        </w:rPr>
        <w:t>&lt;!-- stock.hbm.xml --&gt;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b/>
          <w:bCs/>
          <w:color w:val="000000"/>
          <w:sz w:val="19"/>
          <w:szCs w:val="19"/>
          <w:lang w:eastAsia="en-GB" w:bidi="hi-IN"/>
        </w:rPr>
        <w:t>&lt;hibernate-mapping&gt;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b/>
          <w:bCs/>
          <w:color w:val="000000"/>
          <w:sz w:val="19"/>
          <w:szCs w:val="19"/>
          <w:lang w:eastAsia="en-GB" w:bidi="hi-IN"/>
        </w:rPr>
        <w:t>&lt;class</w:t>
      </w:r>
      <w:r>
        <w:rPr>
          <w:rFonts w:ascii="Courier New" w:eastAsia="Times New Roman" w:hAnsi="Courier New" w:cs="Courier New"/>
          <w:color w:val="000066"/>
          <w:sz w:val="19"/>
          <w:szCs w:val="19"/>
          <w:lang w:eastAsia="en-GB" w:bidi="hi-IN"/>
        </w:rPr>
        <w:t>name</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FF0000"/>
          <w:sz w:val="19"/>
          <w:szCs w:val="19"/>
          <w:lang w:eastAsia="en-GB" w:bidi="hi-IN"/>
        </w:rPr>
        <w:t>"com.mkyong.common.Stock"</w:t>
      </w:r>
      <w:r>
        <w:rPr>
          <w:rFonts w:ascii="Courier New" w:eastAsia="Times New Roman" w:hAnsi="Courier New" w:cs="Courier New"/>
          <w:color w:val="000066"/>
          <w:sz w:val="19"/>
          <w:szCs w:val="19"/>
          <w:lang w:eastAsia="en-GB" w:bidi="hi-IN"/>
        </w:rPr>
        <w:t>table</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FF0000"/>
          <w:sz w:val="19"/>
          <w:szCs w:val="19"/>
          <w:lang w:eastAsia="en-GB" w:bidi="hi-IN"/>
        </w:rPr>
        <w:t>"stock"</w:t>
      </w:r>
      <w:r>
        <w:rPr>
          <w:rFonts w:ascii="Courier New" w:eastAsia="Times New Roman" w:hAnsi="Courier New" w:cs="Courier New"/>
          <w:color w:val="009900"/>
          <w:sz w:val="19"/>
          <w:szCs w:val="19"/>
          <w:lang w:eastAsia="en-GB" w:bidi="hi-IN"/>
        </w:rPr>
        <w:t xml:space="preserve"> ...</w:t>
      </w:r>
      <w:r>
        <w:rPr>
          <w:rFonts w:ascii="Courier New" w:eastAsia="Times New Roman" w:hAnsi="Courier New" w:cs="Courier New"/>
          <w:b/>
          <w:bCs/>
          <w:color w:val="000000"/>
          <w:sz w:val="19"/>
          <w:szCs w:val="19"/>
          <w:lang w:eastAsia="en-GB" w:bidi="hi-IN"/>
        </w:rPr>
        <w:t>&gt;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b/>
          <w:bCs/>
          <w:color w:val="000000"/>
          <w:sz w:val="19"/>
          <w:szCs w:val="19"/>
          <w:lang w:eastAsia="en-GB" w:bidi="hi-IN"/>
        </w:rPr>
        <w:t>&lt;id</w:t>
      </w:r>
      <w:r>
        <w:rPr>
          <w:rFonts w:ascii="Courier New" w:eastAsia="Times New Roman" w:hAnsi="Courier New" w:cs="Courier New"/>
          <w:color w:val="000066"/>
          <w:sz w:val="19"/>
          <w:szCs w:val="19"/>
          <w:lang w:eastAsia="en-GB" w:bidi="hi-IN"/>
        </w:rPr>
        <w:t>name</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FF0000"/>
          <w:sz w:val="19"/>
          <w:szCs w:val="19"/>
          <w:lang w:eastAsia="en-GB" w:bidi="hi-IN"/>
        </w:rPr>
        <w:t>"stockId"</w:t>
      </w:r>
      <w:r>
        <w:rPr>
          <w:rFonts w:ascii="Courier New" w:eastAsia="Times New Roman" w:hAnsi="Courier New" w:cs="Courier New"/>
          <w:color w:val="000066"/>
          <w:sz w:val="19"/>
          <w:szCs w:val="19"/>
          <w:lang w:eastAsia="en-GB" w:bidi="hi-IN"/>
        </w:rPr>
        <w:t>type</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FF0000"/>
          <w:sz w:val="19"/>
          <w:szCs w:val="19"/>
          <w:lang w:eastAsia="en-GB" w:bidi="hi-IN"/>
        </w:rPr>
        <w:t>"java.lang.Integer"</w:t>
      </w:r>
      <w:r>
        <w:rPr>
          <w:rFonts w:ascii="Courier New" w:eastAsia="Times New Roman" w:hAnsi="Courier New" w:cs="Courier New"/>
          <w:b/>
          <w:bCs/>
          <w:color w:val="000000"/>
          <w:sz w:val="19"/>
          <w:szCs w:val="19"/>
          <w:lang w:eastAsia="en-GB" w:bidi="hi-IN"/>
        </w:rPr>
        <w:t>&gt;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b/>
          <w:bCs/>
          <w:color w:val="000000"/>
          <w:sz w:val="19"/>
          <w:szCs w:val="19"/>
          <w:lang w:eastAsia="en-GB" w:bidi="hi-IN"/>
        </w:rPr>
        <w:t>&lt;column</w:t>
      </w:r>
      <w:r>
        <w:rPr>
          <w:rFonts w:ascii="Courier New" w:eastAsia="Times New Roman" w:hAnsi="Courier New" w:cs="Courier New"/>
          <w:color w:val="000066"/>
          <w:sz w:val="19"/>
          <w:szCs w:val="19"/>
          <w:lang w:eastAsia="en-GB" w:bidi="hi-IN"/>
        </w:rPr>
        <w:t>name</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FF0000"/>
          <w:sz w:val="19"/>
          <w:szCs w:val="19"/>
          <w:lang w:eastAsia="en-GB" w:bidi="hi-IN"/>
        </w:rPr>
        <w:t>"STOCK_ID"</w:t>
      </w:r>
      <w:r>
        <w:rPr>
          <w:rFonts w:ascii="Courier New" w:eastAsia="Times New Roman" w:hAnsi="Courier New" w:cs="Courier New"/>
          <w:b/>
          <w:bCs/>
          <w:color w:val="000000"/>
          <w:sz w:val="19"/>
          <w:szCs w:val="19"/>
          <w:lang w:eastAsia="en-GB" w:bidi="hi-IN"/>
        </w:rPr>
        <w:t>/&gt;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b/>
          <w:bCs/>
          <w:color w:val="000000"/>
          <w:sz w:val="19"/>
          <w:szCs w:val="19"/>
          <w:lang w:eastAsia="en-GB" w:bidi="hi-IN"/>
        </w:rPr>
        <w:t>&lt;generator</w:t>
      </w:r>
      <w:r>
        <w:rPr>
          <w:rFonts w:ascii="Courier New" w:eastAsia="Times New Roman" w:hAnsi="Courier New" w:cs="Courier New"/>
          <w:color w:val="000066"/>
          <w:sz w:val="19"/>
          <w:szCs w:val="19"/>
          <w:lang w:eastAsia="en-GB" w:bidi="hi-IN"/>
        </w:rPr>
        <w:t>class</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FF0000"/>
          <w:sz w:val="19"/>
          <w:szCs w:val="19"/>
          <w:lang w:eastAsia="en-GB" w:bidi="hi-IN"/>
        </w:rPr>
        <w:t>"identity"</w:t>
      </w:r>
      <w:r>
        <w:rPr>
          <w:rFonts w:ascii="Courier New" w:eastAsia="Times New Roman" w:hAnsi="Courier New" w:cs="Courier New"/>
          <w:b/>
          <w:bCs/>
          <w:color w:val="000000"/>
          <w:sz w:val="19"/>
          <w:szCs w:val="19"/>
          <w:lang w:eastAsia="en-GB" w:bidi="hi-IN"/>
        </w:rPr>
        <w:t>/&gt;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b/>
          <w:bCs/>
          <w:color w:val="000000"/>
          <w:sz w:val="19"/>
          <w:szCs w:val="19"/>
          <w:lang w:eastAsia="en-GB" w:bidi="hi-IN"/>
        </w:rPr>
        <w:t>&lt;/id&gt;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b/>
          <w:bCs/>
          <w:color w:val="000000"/>
          <w:sz w:val="19"/>
          <w:szCs w:val="19"/>
          <w:lang w:eastAsia="en-GB" w:bidi="hi-IN"/>
        </w:rPr>
        <w:t>&lt;property</w:t>
      </w:r>
      <w:r>
        <w:rPr>
          <w:rFonts w:ascii="Courier New" w:eastAsia="Times New Roman" w:hAnsi="Courier New" w:cs="Courier New"/>
          <w:color w:val="000066"/>
          <w:sz w:val="19"/>
          <w:szCs w:val="19"/>
          <w:lang w:eastAsia="en-GB" w:bidi="hi-IN"/>
        </w:rPr>
        <w:t>name</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FF0000"/>
          <w:sz w:val="19"/>
          <w:szCs w:val="19"/>
          <w:lang w:eastAsia="en-GB" w:bidi="hi-IN"/>
        </w:rPr>
        <w:t>"stockCode"</w:t>
      </w:r>
      <w:r>
        <w:rPr>
          <w:rFonts w:ascii="Courier New" w:eastAsia="Times New Roman" w:hAnsi="Courier New" w:cs="Courier New"/>
          <w:color w:val="000066"/>
          <w:sz w:val="19"/>
          <w:szCs w:val="19"/>
          <w:lang w:eastAsia="en-GB" w:bidi="hi-IN"/>
        </w:rPr>
        <w:t>type</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FF0000"/>
          <w:sz w:val="19"/>
          <w:szCs w:val="19"/>
          <w:lang w:eastAsia="en-GB" w:bidi="hi-IN"/>
        </w:rPr>
        <w:t>"string"</w:t>
      </w:r>
      <w:r>
        <w:rPr>
          <w:rFonts w:ascii="Courier New" w:eastAsia="Times New Roman" w:hAnsi="Courier New" w:cs="Courier New"/>
          <w:b/>
          <w:bCs/>
          <w:color w:val="000000"/>
          <w:sz w:val="19"/>
          <w:szCs w:val="19"/>
          <w:lang w:eastAsia="en-GB" w:bidi="hi-IN"/>
        </w:rPr>
        <w:t>&gt;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b/>
          <w:bCs/>
          <w:color w:val="000000"/>
          <w:sz w:val="19"/>
          <w:szCs w:val="19"/>
          <w:lang w:eastAsia="en-GB" w:bidi="hi-IN"/>
        </w:rPr>
        <w:t>&lt;column</w:t>
      </w:r>
      <w:r>
        <w:rPr>
          <w:rFonts w:ascii="Courier New" w:eastAsia="Times New Roman" w:hAnsi="Courier New" w:cs="Courier New"/>
          <w:color w:val="000066"/>
          <w:sz w:val="19"/>
          <w:szCs w:val="19"/>
          <w:lang w:eastAsia="en-GB" w:bidi="hi-IN"/>
        </w:rPr>
        <w:t>name</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FF0000"/>
          <w:sz w:val="19"/>
          <w:szCs w:val="19"/>
          <w:lang w:eastAsia="en-GB" w:bidi="hi-IN"/>
        </w:rPr>
        <w:t>"STOCK_CODE"</w:t>
      </w:r>
      <w:r>
        <w:rPr>
          <w:rFonts w:ascii="Courier New" w:eastAsia="Times New Roman" w:hAnsi="Courier New" w:cs="Courier New"/>
          <w:color w:val="000066"/>
          <w:sz w:val="19"/>
          <w:szCs w:val="19"/>
          <w:lang w:eastAsia="en-GB" w:bidi="hi-IN"/>
        </w:rPr>
        <w:t>length</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FF0000"/>
          <w:sz w:val="19"/>
          <w:szCs w:val="19"/>
          <w:lang w:eastAsia="en-GB" w:bidi="hi-IN"/>
        </w:rPr>
        <w:t>"10"</w:t>
      </w:r>
      <w:r>
        <w:rPr>
          <w:rFonts w:ascii="Courier New" w:eastAsia="Times New Roman" w:hAnsi="Courier New" w:cs="Courier New"/>
          <w:color w:val="000066"/>
          <w:sz w:val="19"/>
          <w:szCs w:val="19"/>
          <w:lang w:eastAsia="en-GB" w:bidi="hi-IN"/>
        </w:rPr>
        <w:t>not-null</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FF0000"/>
          <w:sz w:val="19"/>
          <w:szCs w:val="19"/>
          <w:lang w:eastAsia="en-GB" w:bidi="hi-IN"/>
        </w:rPr>
        <w:t>"true"</w:t>
      </w:r>
      <w:r>
        <w:rPr>
          <w:rFonts w:ascii="Courier New" w:eastAsia="Times New Roman" w:hAnsi="Courier New" w:cs="Courier New"/>
          <w:color w:val="000066"/>
          <w:sz w:val="19"/>
          <w:szCs w:val="19"/>
          <w:lang w:eastAsia="en-GB" w:bidi="hi-IN"/>
        </w:rPr>
        <w:t>unique</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FF0000"/>
          <w:sz w:val="19"/>
          <w:szCs w:val="19"/>
          <w:lang w:eastAsia="en-GB" w:bidi="hi-IN"/>
        </w:rPr>
        <w:t>"true"</w:t>
      </w:r>
      <w:r>
        <w:rPr>
          <w:rFonts w:ascii="Courier New" w:eastAsia="Times New Roman" w:hAnsi="Courier New" w:cs="Courier New"/>
          <w:b/>
          <w:bCs/>
          <w:color w:val="000000"/>
          <w:sz w:val="19"/>
          <w:szCs w:val="19"/>
          <w:lang w:eastAsia="en-GB" w:bidi="hi-IN"/>
        </w:rPr>
        <w:t>/&gt;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b/>
          <w:bCs/>
          <w:color w:val="000000"/>
          <w:sz w:val="19"/>
          <w:szCs w:val="19"/>
          <w:lang w:eastAsia="en-GB" w:bidi="hi-IN"/>
        </w:rPr>
        <w:t>&lt;/property&gt;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 xml:space="preserve">        ...</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b/>
          <w:bCs/>
          <w:color w:val="000000"/>
          <w:sz w:val="19"/>
          <w:szCs w:val="19"/>
          <w:lang w:eastAsia="en-GB" w:bidi="hi-IN"/>
        </w:rPr>
        <w:t>&lt;/class&gt;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 </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b/>
          <w:bCs/>
          <w:color w:val="000000"/>
          <w:sz w:val="19"/>
          <w:szCs w:val="19"/>
          <w:lang w:eastAsia="en-GB" w:bidi="hi-IN"/>
        </w:rPr>
        <w:t>&lt;sql-query</w:t>
      </w:r>
      <w:r>
        <w:rPr>
          <w:rFonts w:ascii="Courier New" w:eastAsia="Times New Roman" w:hAnsi="Courier New" w:cs="Courier New"/>
          <w:color w:val="000066"/>
          <w:sz w:val="19"/>
          <w:szCs w:val="19"/>
          <w:lang w:eastAsia="en-GB" w:bidi="hi-IN"/>
        </w:rPr>
        <w:t>name</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FF0000"/>
          <w:sz w:val="19"/>
          <w:szCs w:val="19"/>
          <w:lang w:eastAsia="en-GB" w:bidi="hi-IN"/>
        </w:rPr>
        <w:t>"findStockByStockCodeNativeSQL"</w:t>
      </w:r>
      <w:r>
        <w:rPr>
          <w:rFonts w:ascii="Courier New" w:eastAsia="Times New Roman" w:hAnsi="Courier New" w:cs="Courier New"/>
          <w:b/>
          <w:bCs/>
          <w:color w:val="000000"/>
          <w:sz w:val="19"/>
          <w:szCs w:val="19"/>
          <w:lang w:eastAsia="en-GB" w:bidi="hi-IN"/>
        </w:rPr>
        <w:t>&gt;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lastRenderedPageBreak/>
        <w:tab/>
      </w:r>
      <w:r>
        <w:rPr>
          <w:rFonts w:ascii="Courier New" w:eastAsia="Times New Roman" w:hAnsi="Courier New" w:cs="Courier New"/>
          <w:b/>
          <w:bCs/>
          <w:color w:val="000000"/>
          <w:sz w:val="19"/>
          <w:szCs w:val="19"/>
          <w:lang w:eastAsia="en-GB" w:bidi="hi-IN"/>
        </w:rPr>
        <w:t>&lt;return</w:t>
      </w:r>
      <w:r>
        <w:rPr>
          <w:rFonts w:ascii="Courier New" w:eastAsia="Times New Roman" w:hAnsi="Courier New" w:cs="Courier New"/>
          <w:color w:val="000066"/>
          <w:sz w:val="19"/>
          <w:szCs w:val="19"/>
          <w:lang w:eastAsia="en-GB" w:bidi="hi-IN"/>
        </w:rPr>
        <w:t>alias</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FF0000"/>
          <w:sz w:val="19"/>
          <w:szCs w:val="19"/>
          <w:lang w:eastAsia="en-GB" w:bidi="hi-IN"/>
        </w:rPr>
        <w:t>"stock"</w:t>
      </w:r>
      <w:r>
        <w:rPr>
          <w:rFonts w:ascii="Courier New" w:eastAsia="Times New Roman" w:hAnsi="Courier New" w:cs="Courier New"/>
          <w:color w:val="000066"/>
          <w:sz w:val="19"/>
          <w:szCs w:val="19"/>
          <w:lang w:eastAsia="en-GB" w:bidi="hi-IN"/>
        </w:rPr>
        <w:t>class</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FF0000"/>
          <w:sz w:val="19"/>
          <w:szCs w:val="19"/>
          <w:lang w:eastAsia="en-GB" w:bidi="hi-IN"/>
        </w:rPr>
        <w:t>"com.mkyong.common.Stock"</w:t>
      </w:r>
      <w:r>
        <w:rPr>
          <w:rFonts w:ascii="Courier New" w:eastAsia="Times New Roman" w:hAnsi="Courier New" w:cs="Courier New"/>
          <w:b/>
          <w:bCs/>
          <w:color w:val="000000"/>
          <w:sz w:val="19"/>
          <w:szCs w:val="19"/>
          <w:lang w:eastAsia="en-GB" w:bidi="hi-IN"/>
        </w:rPr>
        <w:t>/&gt;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ab/>
      </w:r>
      <w:r>
        <w:rPr>
          <w:rFonts w:ascii="Courier New" w:eastAsia="Times New Roman" w:hAnsi="Courier New" w:cs="Courier New"/>
          <w:color w:val="339933"/>
          <w:sz w:val="19"/>
          <w:szCs w:val="19"/>
          <w:lang w:eastAsia="en-GB" w:bidi="hi-IN"/>
        </w:rPr>
        <w:t>&lt;![CDATA[select * from stock s where s.stock_code = :stockCode]]&gt;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b/>
          <w:bCs/>
          <w:color w:val="000000"/>
          <w:sz w:val="19"/>
          <w:szCs w:val="19"/>
          <w:lang w:eastAsia="en-GB" w:bidi="hi-IN"/>
        </w:rPr>
        <w:t>&lt;/sql-query&gt;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b/>
          <w:bCs/>
          <w:color w:val="000000"/>
          <w:sz w:val="19"/>
          <w:szCs w:val="19"/>
          <w:lang w:eastAsia="en-GB" w:bidi="hi-IN"/>
        </w:rPr>
        <w:t>&lt;/hibernate-mapping&gt;</w:t>
      </w:r>
    </w:p>
    <w:p w:rsidR="004F5092" w:rsidRDefault="004F5092" w:rsidP="004F5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Helvetica" w:eastAsia="Times New Roman" w:hAnsi="Helvetica" w:cs="Helvetica"/>
          <w:color w:val="3C3C3C"/>
          <w:sz w:val="21"/>
          <w:szCs w:val="21"/>
          <w:lang w:eastAsia="en-GB" w:bidi="hi-IN"/>
        </w:rPr>
      </w:pPr>
      <w:r>
        <w:rPr>
          <w:rFonts w:ascii="Helvetica" w:eastAsia="Times New Roman" w:hAnsi="Helvetica" w:cs="Helvetica"/>
          <w:color w:val="3C3C3C"/>
          <w:sz w:val="21"/>
          <w:szCs w:val="21"/>
          <w:lang w:eastAsia="en-GB" w:bidi="hi-IN"/>
        </w:rPr>
        <w:t>You can place a named query inside ‘</w:t>
      </w:r>
      <w:r>
        <w:rPr>
          <w:rFonts w:ascii="Helvetica" w:eastAsia="Times New Roman" w:hAnsi="Helvetica" w:cs="Helvetica"/>
          <w:b/>
          <w:bCs/>
          <w:color w:val="3C3C3C"/>
          <w:sz w:val="21"/>
          <w:szCs w:val="21"/>
          <w:lang w:eastAsia="en-GB" w:bidi="hi-IN"/>
        </w:rPr>
        <w:t>hibernate-mapping</w:t>
      </w:r>
      <w:r>
        <w:rPr>
          <w:rFonts w:ascii="Helvetica" w:eastAsia="Times New Roman" w:hAnsi="Helvetica" w:cs="Helvetica"/>
          <w:color w:val="3C3C3C"/>
          <w:sz w:val="21"/>
          <w:szCs w:val="21"/>
          <w:lang w:eastAsia="en-GB" w:bidi="hi-IN"/>
        </w:rPr>
        <w:t>‘ element, but do not put before the ‘</w:t>
      </w:r>
      <w:r>
        <w:rPr>
          <w:rFonts w:ascii="Helvetica" w:eastAsia="Times New Roman" w:hAnsi="Helvetica" w:cs="Helvetica"/>
          <w:b/>
          <w:bCs/>
          <w:color w:val="3C3C3C"/>
          <w:sz w:val="21"/>
          <w:szCs w:val="21"/>
          <w:lang w:eastAsia="en-GB" w:bidi="hi-IN"/>
        </w:rPr>
        <w:t>class</w:t>
      </w:r>
      <w:r>
        <w:rPr>
          <w:rFonts w:ascii="Helvetica" w:eastAsia="Times New Roman" w:hAnsi="Helvetica" w:cs="Helvetica"/>
          <w:color w:val="3C3C3C"/>
          <w:sz w:val="21"/>
          <w:szCs w:val="21"/>
          <w:lang w:eastAsia="en-GB" w:bidi="hi-IN"/>
        </w:rPr>
        <w:t>‘ element, Hibernate will prompt invalid mapping file, all your named queries have to put after the ‘</w:t>
      </w:r>
      <w:r>
        <w:rPr>
          <w:rFonts w:ascii="Helvetica" w:eastAsia="Times New Roman" w:hAnsi="Helvetica" w:cs="Helvetica"/>
          <w:b/>
          <w:bCs/>
          <w:color w:val="3C3C3C"/>
          <w:sz w:val="21"/>
          <w:szCs w:val="21"/>
          <w:lang w:eastAsia="en-GB" w:bidi="hi-IN"/>
        </w:rPr>
        <w:t>class</w:t>
      </w:r>
      <w:r>
        <w:rPr>
          <w:rFonts w:ascii="Helvetica" w:eastAsia="Times New Roman" w:hAnsi="Helvetica" w:cs="Helvetica"/>
          <w:color w:val="3C3C3C"/>
          <w:sz w:val="21"/>
          <w:szCs w:val="21"/>
          <w:lang w:eastAsia="en-GB" w:bidi="hi-IN"/>
        </w:rPr>
        <w:t>‘ element.</w:t>
      </w:r>
    </w:p>
    <w:p w:rsidR="004F5092" w:rsidRDefault="004F5092" w:rsidP="004F5092">
      <w:pPr>
        <w:shd w:val="clear" w:color="auto" w:fill="E6E6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eastAsia="Times New Roman" w:hAnsi="Helvetica" w:cs="Helvetica"/>
          <w:color w:val="3C3C3C"/>
          <w:sz w:val="21"/>
          <w:szCs w:val="21"/>
          <w:lang w:eastAsia="en-GB" w:bidi="hi-IN"/>
        </w:rPr>
      </w:pPr>
      <w:r>
        <w:rPr>
          <w:rFonts w:ascii="Helvetica" w:eastAsia="Times New Roman" w:hAnsi="Helvetica" w:cs="Helvetica"/>
          <w:b/>
          <w:bCs/>
          <w:color w:val="3C3C3C"/>
          <w:sz w:val="21"/>
          <w:szCs w:val="21"/>
          <w:lang w:eastAsia="en-GB" w:bidi="hi-IN"/>
        </w:rPr>
        <w:t>Note</w:t>
      </w:r>
      <w:r>
        <w:rPr>
          <w:rFonts w:ascii="Helvetica" w:eastAsia="Times New Roman" w:hAnsi="Helvetica" w:cs="Helvetica"/>
          <w:color w:val="3C3C3C"/>
          <w:sz w:val="21"/>
          <w:szCs w:val="21"/>
          <w:lang w:eastAsia="en-GB" w:bidi="hi-IN"/>
        </w:rPr>
        <w:br/>
        <w:t xml:space="preserve">Regarding the CDATA , it’s always good practice to wrap your query text with CDATA, so that the XML parser will not prompt error for some special XML characters like ‘&gt;’ , &lt;’ and etc. </w:t>
      </w:r>
    </w:p>
    <w:p w:rsidR="004F5092" w:rsidRDefault="004F5092" w:rsidP="004F5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150" w:line="288" w:lineRule="atLeast"/>
        <w:outlineLvl w:val="4"/>
        <w:rPr>
          <w:rFonts w:ascii="inherit" w:eastAsia="Times New Roman" w:hAnsi="inherit" w:cs="Times New Roman"/>
          <w:color w:val="252525"/>
          <w:sz w:val="32"/>
          <w:szCs w:val="32"/>
          <w:lang w:eastAsia="en-GB" w:bidi="hi-IN"/>
        </w:rPr>
      </w:pPr>
      <w:r>
        <w:rPr>
          <w:rFonts w:ascii="inherit" w:eastAsia="Times New Roman" w:hAnsi="inherit"/>
          <w:color w:val="252525"/>
          <w:sz w:val="32"/>
          <w:szCs w:val="32"/>
          <w:lang w:eastAsia="en-GB" w:bidi="hi-IN"/>
        </w:rPr>
        <w:t>2. Annotation</w:t>
      </w:r>
    </w:p>
    <w:p w:rsidR="004F5092" w:rsidRDefault="004F5092" w:rsidP="004F5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Helvetica" w:eastAsia="Times New Roman" w:hAnsi="Helvetica" w:cs="Helvetica"/>
          <w:color w:val="3C3C3C"/>
          <w:sz w:val="21"/>
          <w:szCs w:val="21"/>
          <w:lang w:eastAsia="en-GB" w:bidi="hi-IN"/>
        </w:rPr>
      </w:pPr>
      <w:r>
        <w:rPr>
          <w:rFonts w:ascii="Helvetica" w:eastAsia="Times New Roman" w:hAnsi="Helvetica" w:cs="Helvetica"/>
          <w:color w:val="3C3C3C"/>
          <w:sz w:val="21"/>
          <w:szCs w:val="21"/>
          <w:lang w:eastAsia="en-GB" w:bidi="hi-IN"/>
        </w:rPr>
        <w:t>HQL in annotation</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@NamedQueries</w:t>
      </w:r>
      <w:r>
        <w:rPr>
          <w:rFonts w:ascii="Courier New" w:eastAsia="Times New Roman" w:hAnsi="Courier New" w:cs="Courier New"/>
          <w:color w:val="009900"/>
          <w:sz w:val="19"/>
          <w:szCs w:val="19"/>
          <w:lang w:eastAsia="en-GB" w:bidi="hi-IN"/>
        </w:rPr>
        <w: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ab/>
        <w:t>@NamedQuery</w:t>
      </w:r>
      <w:r>
        <w:rPr>
          <w:rFonts w:ascii="Courier New" w:eastAsia="Times New Roman" w:hAnsi="Courier New" w:cs="Courier New"/>
          <w:color w:val="009900"/>
          <w:sz w:val="19"/>
          <w:szCs w:val="19"/>
          <w:lang w:eastAsia="en-GB" w:bidi="hi-IN"/>
        </w:rPr>
        <w: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ab/>
        <w:t>name</w:t>
      </w:r>
      <w:r>
        <w:rPr>
          <w:rFonts w:ascii="Courier New" w:eastAsia="Times New Roman" w:hAnsi="Courier New" w:cs="Courier New"/>
          <w:color w:val="339933"/>
          <w:sz w:val="19"/>
          <w:szCs w:val="19"/>
          <w:lang w:eastAsia="en-GB" w:bidi="hi-IN"/>
        </w:rPr>
        <w:t>=</w:t>
      </w:r>
      <w:r>
        <w:rPr>
          <w:rFonts w:ascii="Courier New" w:eastAsia="Times New Roman" w:hAnsi="Courier New" w:cs="Courier New"/>
          <w:color w:val="0000FF"/>
          <w:sz w:val="19"/>
          <w:szCs w:val="19"/>
          <w:lang w:eastAsia="en-GB" w:bidi="hi-IN"/>
        </w:rPr>
        <w:t>"findStockByStockCode"</w:t>
      </w:r>
      <w:r>
        <w:rPr>
          <w:rFonts w:ascii="Courier New" w:eastAsia="Times New Roman" w:hAnsi="Courier New" w:cs="Courier New"/>
          <w:color w:val="333333"/>
          <w:sz w:val="19"/>
          <w:szCs w:val="19"/>
          <w:lang w:eastAsia="en-GB" w:bidi="hi-IN"/>
        </w:rPr>
        <w: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ab/>
        <w:t>query</w:t>
      </w:r>
      <w:r>
        <w:rPr>
          <w:rFonts w:ascii="Courier New" w:eastAsia="Times New Roman" w:hAnsi="Courier New" w:cs="Courier New"/>
          <w:color w:val="339933"/>
          <w:sz w:val="19"/>
          <w:szCs w:val="19"/>
          <w:lang w:eastAsia="en-GB" w:bidi="hi-IN"/>
        </w:rPr>
        <w:t>=</w:t>
      </w:r>
      <w:r>
        <w:rPr>
          <w:rFonts w:ascii="Courier New" w:eastAsia="Times New Roman" w:hAnsi="Courier New" w:cs="Courier New"/>
          <w:color w:val="0000FF"/>
          <w:sz w:val="19"/>
          <w:szCs w:val="19"/>
          <w:lang w:eastAsia="en-GB" w:bidi="hi-IN"/>
        </w:rPr>
        <w:t>"from Stock s where s.stockCode = :stockCode"</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ab/>
      </w:r>
      <w:r>
        <w:rPr>
          <w:rFonts w:ascii="Courier New" w:eastAsia="Times New Roman" w:hAnsi="Courier New" w:cs="Courier New"/>
          <w:color w:val="009900"/>
          <w:sz w:val="19"/>
          <w:szCs w:val="19"/>
          <w:lang w:eastAsia="en-GB" w:bidi="hi-IN"/>
        </w:rPr>
        <w: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009900"/>
          <w:sz w:val="19"/>
          <w:szCs w:val="19"/>
          <w:lang w:eastAsia="en-GB" w:bidi="hi-IN"/>
        </w:rPr>
        <w: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w:t>
      </w:r>
      <w:r>
        <w:rPr>
          <w:rFonts w:ascii="Courier New" w:eastAsia="Times New Roman" w:hAnsi="Courier New" w:cs="Courier New"/>
          <w:color w:val="003399"/>
          <w:sz w:val="19"/>
          <w:szCs w:val="19"/>
          <w:lang w:eastAsia="en-GB" w:bidi="hi-IN"/>
        </w:rPr>
        <w:t>Entity</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@Table</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3333"/>
          <w:sz w:val="19"/>
          <w:szCs w:val="19"/>
          <w:lang w:eastAsia="en-GB" w:bidi="hi-IN"/>
        </w:rPr>
        <w:t xml:space="preserve">name </w:t>
      </w:r>
      <w:r>
        <w:rPr>
          <w:rFonts w:ascii="Courier New" w:eastAsia="Times New Roman" w:hAnsi="Courier New" w:cs="Courier New"/>
          <w:color w:val="339933"/>
          <w:sz w:val="19"/>
          <w:szCs w:val="19"/>
          <w:lang w:eastAsia="en-GB" w:bidi="hi-IN"/>
        </w:rPr>
        <w:t>=</w:t>
      </w:r>
      <w:r>
        <w:rPr>
          <w:rFonts w:ascii="Courier New" w:eastAsia="Times New Roman" w:hAnsi="Courier New" w:cs="Courier New"/>
          <w:color w:val="0000FF"/>
          <w:sz w:val="19"/>
          <w:szCs w:val="19"/>
          <w:lang w:eastAsia="en-GB" w:bidi="hi-IN"/>
        </w:rPr>
        <w:t>"stock"</w:t>
      </w:r>
      <w:r>
        <w:rPr>
          <w:rFonts w:ascii="Courier New" w:eastAsia="Times New Roman" w:hAnsi="Courier New" w:cs="Courier New"/>
          <w:color w:val="333333"/>
          <w:sz w:val="19"/>
          <w:szCs w:val="19"/>
          <w:lang w:eastAsia="en-GB" w:bidi="hi-IN"/>
        </w:rPr>
        <w:t xml:space="preserve">, catalog </w:t>
      </w:r>
      <w:r>
        <w:rPr>
          <w:rFonts w:ascii="Courier New" w:eastAsia="Times New Roman" w:hAnsi="Courier New" w:cs="Courier New"/>
          <w:color w:val="339933"/>
          <w:sz w:val="19"/>
          <w:szCs w:val="19"/>
          <w:lang w:eastAsia="en-GB" w:bidi="hi-IN"/>
        </w:rPr>
        <w:t>=</w:t>
      </w:r>
      <w:r>
        <w:rPr>
          <w:rFonts w:ascii="Courier New" w:eastAsia="Times New Roman" w:hAnsi="Courier New" w:cs="Courier New"/>
          <w:color w:val="0000FF"/>
          <w:sz w:val="19"/>
          <w:szCs w:val="19"/>
          <w:lang w:eastAsia="en-GB" w:bidi="hi-IN"/>
        </w:rPr>
        <w:t>"mkyong"</w:t>
      </w:r>
      <w:r>
        <w:rPr>
          <w:rFonts w:ascii="Courier New" w:eastAsia="Times New Roman" w:hAnsi="Courier New" w:cs="Courier New"/>
          <w:color w:val="009900"/>
          <w:sz w:val="19"/>
          <w:szCs w:val="19"/>
          <w:lang w:eastAsia="en-GB" w:bidi="hi-IN"/>
        </w:rPr>
        <w: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b/>
          <w:bCs/>
          <w:color w:val="000000"/>
          <w:sz w:val="19"/>
          <w:szCs w:val="19"/>
          <w:lang w:eastAsia="en-GB" w:bidi="hi-IN"/>
        </w:rPr>
        <w:t>publicclass</w:t>
      </w:r>
      <w:r>
        <w:rPr>
          <w:rFonts w:ascii="Courier New" w:eastAsia="Times New Roman" w:hAnsi="Courier New" w:cs="Courier New"/>
          <w:color w:val="333333"/>
          <w:sz w:val="19"/>
          <w:szCs w:val="19"/>
          <w:lang w:eastAsia="en-GB" w:bidi="hi-IN"/>
        </w:rPr>
        <w:t xml:space="preserve"> Stock </w:t>
      </w:r>
      <w:r>
        <w:rPr>
          <w:rFonts w:ascii="Courier New" w:eastAsia="Times New Roman" w:hAnsi="Courier New" w:cs="Courier New"/>
          <w:b/>
          <w:bCs/>
          <w:color w:val="000000"/>
          <w:sz w:val="19"/>
          <w:szCs w:val="19"/>
          <w:lang w:eastAsia="en-GB" w:bidi="hi-IN"/>
        </w:rPr>
        <w:t>implements</w:t>
      </w:r>
      <w:r>
        <w:rPr>
          <w:rFonts w:ascii="Courier New" w:eastAsia="Times New Roman" w:hAnsi="Courier New" w:cs="Courier New"/>
          <w:color w:val="333333"/>
          <w:sz w:val="19"/>
          <w:szCs w:val="19"/>
          <w:lang w:eastAsia="en-GB" w:bidi="hi-IN"/>
        </w:rPr>
        <w:t>java.</w:t>
      </w:r>
      <w:r>
        <w:rPr>
          <w:rFonts w:ascii="Courier New" w:eastAsia="Times New Roman" w:hAnsi="Courier New" w:cs="Courier New"/>
          <w:color w:val="006633"/>
          <w:sz w:val="19"/>
          <w:szCs w:val="19"/>
          <w:lang w:eastAsia="en-GB" w:bidi="hi-IN"/>
        </w:rPr>
        <w:t>io</w:t>
      </w:r>
      <w:r>
        <w:rPr>
          <w:rFonts w:ascii="Courier New" w:eastAsia="Times New Roman" w:hAnsi="Courier New" w:cs="Courier New"/>
          <w:color w:val="333333"/>
          <w:sz w:val="19"/>
          <w:szCs w:val="19"/>
          <w:lang w:eastAsia="en-GB" w:bidi="hi-IN"/>
        </w:rPr>
        <w:t>.</w:t>
      </w:r>
      <w:r>
        <w:rPr>
          <w:rFonts w:ascii="Courier New" w:eastAsia="Times New Roman" w:hAnsi="Courier New" w:cs="Courier New"/>
          <w:color w:val="003399"/>
          <w:sz w:val="19"/>
          <w:szCs w:val="19"/>
          <w:lang w:eastAsia="en-GB" w:bidi="hi-IN"/>
        </w:rPr>
        <w:t>Serializable</w:t>
      </w:r>
      <w:r>
        <w:rPr>
          <w:rFonts w:ascii="Courier New" w:eastAsia="Times New Roman" w:hAnsi="Courier New" w:cs="Courier New"/>
          <w:color w:val="009900"/>
          <w:sz w:val="19"/>
          <w:szCs w:val="19"/>
          <w:lang w:eastAsia="en-GB" w:bidi="hi-IN"/>
        </w:rPr>
        <w: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w:t>
      </w:r>
    </w:p>
    <w:p w:rsidR="004F5092" w:rsidRDefault="004F5092" w:rsidP="004F5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Helvetica" w:eastAsia="Times New Roman" w:hAnsi="Helvetica" w:cs="Helvetica"/>
          <w:color w:val="3C3C3C"/>
          <w:sz w:val="21"/>
          <w:szCs w:val="21"/>
          <w:lang w:eastAsia="en-GB" w:bidi="hi-IN"/>
        </w:rPr>
      </w:pPr>
      <w:r>
        <w:rPr>
          <w:rFonts w:ascii="Helvetica" w:eastAsia="Times New Roman" w:hAnsi="Helvetica" w:cs="Helvetica"/>
          <w:color w:val="3C3C3C"/>
          <w:sz w:val="21"/>
          <w:szCs w:val="21"/>
          <w:lang w:eastAsia="en-GB" w:bidi="hi-IN"/>
        </w:rPr>
        <w:t>Native SQL in annotation</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@NamedNativeQueries</w:t>
      </w:r>
      <w:r>
        <w:rPr>
          <w:rFonts w:ascii="Courier New" w:eastAsia="Times New Roman" w:hAnsi="Courier New" w:cs="Courier New"/>
          <w:color w:val="009900"/>
          <w:sz w:val="19"/>
          <w:szCs w:val="19"/>
          <w:lang w:eastAsia="en-GB" w:bidi="hi-IN"/>
        </w:rPr>
        <w: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ab/>
        <w:t>@NamedNativeQuery</w:t>
      </w:r>
      <w:r>
        <w:rPr>
          <w:rFonts w:ascii="Courier New" w:eastAsia="Times New Roman" w:hAnsi="Courier New" w:cs="Courier New"/>
          <w:color w:val="009900"/>
          <w:sz w:val="19"/>
          <w:szCs w:val="19"/>
          <w:lang w:eastAsia="en-GB" w:bidi="hi-IN"/>
        </w:rPr>
        <w: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ab/>
        <w:t>name</w:t>
      </w:r>
      <w:r>
        <w:rPr>
          <w:rFonts w:ascii="Courier New" w:eastAsia="Times New Roman" w:hAnsi="Courier New" w:cs="Courier New"/>
          <w:color w:val="339933"/>
          <w:sz w:val="19"/>
          <w:szCs w:val="19"/>
          <w:lang w:eastAsia="en-GB" w:bidi="hi-IN"/>
        </w:rPr>
        <w:t>=</w:t>
      </w:r>
      <w:r>
        <w:rPr>
          <w:rFonts w:ascii="Courier New" w:eastAsia="Times New Roman" w:hAnsi="Courier New" w:cs="Courier New"/>
          <w:color w:val="0000FF"/>
          <w:sz w:val="19"/>
          <w:szCs w:val="19"/>
          <w:lang w:eastAsia="en-GB" w:bidi="hi-IN"/>
        </w:rPr>
        <w:t>"findStockByStockCodeNativeSQL"</w:t>
      </w:r>
      <w:r>
        <w:rPr>
          <w:rFonts w:ascii="Courier New" w:eastAsia="Times New Roman" w:hAnsi="Courier New" w:cs="Courier New"/>
          <w:color w:val="333333"/>
          <w:sz w:val="19"/>
          <w:szCs w:val="19"/>
          <w:lang w:eastAsia="en-GB" w:bidi="hi-IN"/>
        </w:rPr>
        <w: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ab/>
        <w:t>query</w:t>
      </w:r>
      <w:r>
        <w:rPr>
          <w:rFonts w:ascii="Courier New" w:eastAsia="Times New Roman" w:hAnsi="Courier New" w:cs="Courier New"/>
          <w:color w:val="339933"/>
          <w:sz w:val="19"/>
          <w:szCs w:val="19"/>
          <w:lang w:eastAsia="en-GB" w:bidi="hi-IN"/>
        </w:rPr>
        <w:t>=</w:t>
      </w:r>
      <w:r>
        <w:rPr>
          <w:rFonts w:ascii="Courier New" w:eastAsia="Times New Roman" w:hAnsi="Courier New" w:cs="Courier New"/>
          <w:color w:val="0000FF"/>
          <w:sz w:val="19"/>
          <w:szCs w:val="19"/>
          <w:lang w:eastAsia="en-GB" w:bidi="hi-IN"/>
        </w:rPr>
        <w:t>"select * from stock s where s.stock_code = :stockCode"</w:t>
      </w:r>
      <w:r>
        <w:rPr>
          <w:rFonts w:ascii="Courier New" w:eastAsia="Times New Roman" w:hAnsi="Courier New" w:cs="Courier New"/>
          <w:color w:val="333333"/>
          <w:sz w:val="19"/>
          <w:szCs w:val="19"/>
          <w:lang w:eastAsia="en-GB" w:bidi="hi-IN"/>
        </w:rPr>
        <w: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resultClass</w:t>
      </w:r>
      <w:r>
        <w:rPr>
          <w:rFonts w:ascii="Courier New" w:eastAsia="Times New Roman" w:hAnsi="Courier New" w:cs="Courier New"/>
          <w:color w:val="339933"/>
          <w:sz w:val="19"/>
          <w:szCs w:val="19"/>
          <w:lang w:eastAsia="en-GB" w:bidi="hi-IN"/>
        </w:rPr>
        <w:t>=</w:t>
      </w:r>
      <w:r>
        <w:rPr>
          <w:rFonts w:ascii="Courier New" w:eastAsia="Times New Roman" w:hAnsi="Courier New" w:cs="Courier New"/>
          <w:color w:val="333333"/>
          <w:sz w:val="19"/>
          <w:szCs w:val="19"/>
          <w:lang w:eastAsia="en-GB" w:bidi="hi-IN"/>
        </w:rPr>
        <w:t>Stock.</w:t>
      </w:r>
      <w:r>
        <w:rPr>
          <w:rFonts w:ascii="Courier New" w:eastAsia="Times New Roman" w:hAnsi="Courier New" w:cs="Courier New"/>
          <w:b/>
          <w:bCs/>
          <w:color w:val="000000"/>
          <w:sz w:val="19"/>
          <w:szCs w:val="19"/>
          <w:lang w:eastAsia="en-GB" w:bidi="hi-IN"/>
        </w:rPr>
        <w:t>class</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ab/>
      </w:r>
      <w:r>
        <w:rPr>
          <w:rFonts w:ascii="Courier New" w:eastAsia="Times New Roman" w:hAnsi="Courier New" w:cs="Courier New"/>
          <w:color w:val="009900"/>
          <w:sz w:val="19"/>
          <w:szCs w:val="19"/>
          <w:lang w:eastAsia="en-GB" w:bidi="hi-IN"/>
        </w:rPr>
        <w: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009900"/>
          <w:sz w:val="19"/>
          <w:szCs w:val="19"/>
          <w:lang w:eastAsia="en-GB" w:bidi="hi-IN"/>
        </w:rPr>
        <w: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w:t>
      </w:r>
      <w:r>
        <w:rPr>
          <w:rFonts w:ascii="Courier New" w:eastAsia="Times New Roman" w:hAnsi="Courier New" w:cs="Courier New"/>
          <w:color w:val="003399"/>
          <w:sz w:val="19"/>
          <w:szCs w:val="19"/>
          <w:lang w:eastAsia="en-GB" w:bidi="hi-IN"/>
        </w:rPr>
        <w:t>Entity</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@Table</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3333"/>
          <w:sz w:val="19"/>
          <w:szCs w:val="19"/>
          <w:lang w:eastAsia="en-GB" w:bidi="hi-IN"/>
        </w:rPr>
        <w:t xml:space="preserve">name </w:t>
      </w:r>
      <w:r>
        <w:rPr>
          <w:rFonts w:ascii="Courier New" w:eastAsia="Times New Roman" w:hAnsi="Courier New" w:cs="Courier New"/>
          <w:color w:val="339933"/>
          <w:sz w:val="19"/>
          <w:szCs w:val="19"/>
          <w:lang w:eastAsia="en-GB" w:bidi="hi-IN"/>
        </w:rPr>
        <w:t>=</w:t>
      </w:r>
      <w:r>
        <w:rPr>
          <w:rFonts w:ascii="Courier New" w:eastAsia="Times New Roman" w:hAnsi="Courier New" w:cs="Courier New"/>
          <w:color w:val="0000FF"/>
          <w:sz w:val="19"/>
          <w:szCs w:val="19"/>
          <w:lang w:eastAsia="en-GB" w:bidi="hi-IN"/>
        </w:rPr>
        <w:t>"stock"</w:t>
      </w:r>
      <w:r>
        <w:rPr>
          <w:rFonts w:ascii="Courier New" w:eastAsia="Times New Roman" w:hAnsi="Courier New" w:cs="Courier New"/>
          <w:color w:val="333333"/>
          <w:sz w:val="19"/>
          <w:szCs w:val="19"/>
          <w:lang w:eastAsia="en-GB" w:bidi="hi-IN"/>
        </w:rPr>
        <w:t xml:space="preserve">, catalog </w:t>
      </w:r>
      <w:r>
        <w:rPr>
          <w:rFonts w:ascii="Courier New" w:eastAsia="Times New Roman" w:hAnsi="Courier New" w:cs="Courier New"/>
          <w:color w:val="339933"/>
          <w:sz w:val="19"/>
          <w:szCs w:val="19"/>
          <w:lang w:eastAsia="en-GB" w:bidi="hi-IN"/>
        </w:rPr>
        <w:t>=</w:t>
      </w:r>
      <w:r>
        <w:rPr>
          <w:rFonts w:ascii="Courier New" w:eastAsia="Times New Roman" w:hAnsi="Courier New" w:cs="Courier New"/>
          <w:color w:val="0000FF"/>
          <w:sz w:val="19"/>
          <w:szCs w:val="19"/>
          <w:lang w:eastAsia="en-GB" w:bidi="hi-IN"/>
        </w:rPr>
        <w:t>"mkyong"</w:t>
      </w:r>
      <w:r>
        <w:rPr>
          <w:rFonts w:ascii="Courier New" w:eastAsia="Times New Roman" w:hAnsi="Courier New" w:cs="Courier New"/>
          <w:color w:val="009900"/>
          <w:sz w:val="19"/>
          <w:szCs w:val="19"/>
          <w:lang w:eastAsia="en-GB" w:bidi="hi-IN"/>
        </w:rPr>
        <w: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b/>
          <w:bCs/>
          <w:color w:val="000000"/>
          <w:sz w:val="19"/>
          <w:szCs w:val="19"/>
          <w:lang w:eastAsia="en-GB" w:bidi="hi-IN"/>
        </w:rPr>
        <w:t>publicclass</w:t>
      </w:r>
      <w:r>
        <w:rPr>
          <w:rFonts w:ascii="Courier New" w:eastAsia="Times New Roman" w:hAnsi="Courier New" w:cs="Courier New"/>
          <w:color w:val="333333"/>
          <w:sz w:val="19"/>
          <w:szCs w:val="19"/>
          <w:lang w:eastAsia="en-GB" w:bidi="hi-IN"/>
        </w:rPr>
        <w:t xml:space="preserve"> Stock </w:t>
      </w:r>
      <w:r>
        <w:rPr>
          <w:rFonts w:ascii="Courier New" w:eastAsia="Times New Roman" w:hAnsi="Courier New" w:cs="Courier New"/>
          <w:b/>
          <w:bCs/>
          <w:color w:val="000000"/>
          <w:sz w:val="19"/>
          <w:szCs w:val="19"/>
          <w:lang w:eastAsia="en-GB" w:bidi="hi-IN"/>
        </w:rPr>
        <w:t>implements</w:t>
      </w:r>
      <w:r>
        <w:rPr>
          <w:rFonts w:ascii="Courier New" w:eastAsia="Times New Roman" w:hAnsi="Courier New" w:cs="Courier New"/>
          <w:color w:val="333333"/>
          <w:sz w:val="19"/>
          <w:szCs w:val="19"/>
          <w:lang w:eastAsia="en-GB" w:bidi="hi-IN"/>
        </w:rPr>
        <w:t>java.</w:t>
      </w:r>
      <w:r>
        <w:rPr>
          <w:rFonts w:ascii="Courier New" w:eastAsia="Times New Roman" w:hAnsi="Courier New" w:cs="Courier New"/>
          <w:color w:val="006633"/>
          <w:sz w:val="19"/>
          <w:szCs w:val="19"/>
          <w:lang w:eastAsia="en-GB" w:bidi="hi-IN"/>
        </w:rPr>
        <w:t>io</w:t>
      </w:r>
      <w:r>
        <w:rPr>
          <w:rFonts w:ascii="Courier New" w:eastAsia="Times New Roman" w:hAnsi="Courier New" w:cs="Courier New"/>
          <w:color w:val="333333"/>
          <w:sz w:val="19"/>
          <w:szCs w:val="19"/>
          <w:lang w:eastAsia="en-GB" w:bidi="hi-IN"/>
        </w:rPr>
        <w:t>.</w:t>
      </w:r>
      <w:r>
        <w:rPr>
          <w:rFonts w:ascii="Courier New" w:eastAsia="Times New Roman" w:hAnsi="Courier New" w:cs="Courier New"/>
          <w:color w:val="003399"/>
          <w:sz w:val="19"/>
          <w:szCs w:val="19"/>
          <w:lang w:eastAsia="en-GB" w:bidi="hi-IN"/>
        </w:rPr>
        <w:t>Serializable</w:t>
      </w:r>
      <w:r>
        <w:rPr>
          <w:rFonts w:ascii="Courier New" w:eastAsia="Times New Roman" w:hAnsi="Courier New" w:cs="Courier New"/>
          <w:color w:val="009900"/>
          <w:sz w:val="19"/>
          <w:szCs w:val="19"/>
          <w:lang w:eastAsia="en-GB" w:bidi="hi-IN"/>
        </w:rPr>
        <w: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w:t>
      </w:r>
    </w:p>
    <w:p w:rsidR="004F5092" w:rsidRDefault="004F5092" w:rsidP="004F5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Helvetica" w:eastAsia="Times New Roman" w:hAnsi="Helvetica" w:cs="Helvetica"/>
          <w:color w:val="3C3C3C"/>
          <w:sz w:val="21"/>
          <w:szCs w:val="21"/>
          <w:lang w:eastAsia="en-GB" w:bidi="hi-IN"/>
        </w:rPr>
      </w:pPr>
      <w:r>
        <w:rPr>
          <w:rFonts w:ascii="Helvetica" w:eastAsia="Times New Roman" w:hAnsi="Helvetica" w:cs="Helvetica"/>
          <w:color w:val="3C3C3C"/>
          <w:sz w:val="21"/>
          <w:szCs w:val="21"/>
          <w:lang w:eastAsia="en-GB" w:bidi="hi-IN"/>
        </w:rPr>
        <w:t>In native SQL, you have to declare the ‘</w:t>
      </w:r>
      <w:r>
        <w:rPr>
          <w:rFonts w:ascii="Helvetica" w:eastAsia="Times New Roman" w:hAnsi="Helvetica" w:cs="Helvetica"/>
          <w:b/>
          <w:bCs/>
          <w:color w:val="3C3C3C"/>
          <w:sz w:val="21"/>
          <w:szCs w:val="21"/>
          <w:lang w:eastAsia="en-GB" w:bidi="hi-IN"/>
        </w:rPr>
        <w:t>resultClass</w:t>
      </w:r>
      <w:r>
        <w:rPr>
          <w:rFonts w:ascii="Helvetica" w:eastAsia="Times New Roman" w:hAnsi="Helvetica" w:cs="Helvetica"/>
          <w:color w:val="3C3C3C"/>
          <w:sz w:val="21"/>
          <w:szCs w:val="21"/>
          <w:lang w:eastAsia="en-GB" w:bidi="hi-IN"/>
        </w:rPr>
        <w:t>‘ to let Hibernate know what is the return type, failed to do it will caused the exception “</w:t>
      </w:r>
      <w:r>
        <w:rPr>
          <w:rFonts w:ascii="Helvetica" w:eastAsia="Times New Roman" w:hAnsi="Helvetica" w:cs="Helvetica"/>
          <w:b/>
          <w:bCs/>
          <w:color w:val="3C3C3C"/>
          <w:sz w:val="21"/>
          <w:szCs w:val="21"/>
          <w:lang w:eastAsia="en-GB" w:bidi="hi-IN"/>
        </w:rPr>
        <w:t>org.hibernate.cfg.NotYetImplementedException: Pure native scalar queries are not yet supported</w:t>
      </w:r>
      <w:r>
        <w:rPr>
          <w:rFonts w:ascii="Helvetica" w:eastAsia="Times New Roman" w:hAnsi="Helvetica" w:cs="Helvetica"/>
          <w:color w:val="3C3C3C"/>
          <w:sz w:val="21"/>
          <w:szCs w:val="21"/>
          <w:lang w:eastAsia="en-GB" w:bidi="hi-IN"/>
        </w:rPr>
        <w:t>“.</w:t>
      </w:r>
    </w:p>
    <w:p w:rsidR="004F5092" w:rsidRDefault="004F5092" w:rsidP="004F5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150" w:line="288" w:lineRule="atLeast"/>
        <w:outlineLvl w:val="3"/>
        <w:rPr>
          <w:rFonts w:ascii="inherit" w:eastAsia="Times New Roman" w:hAnsi="inherit" w:cs="Times New Roman"/>
          <w:color w:val="252525"/>
          <w:sz w:val="32"/>
          <w:szCs w:val="32"/>
          <w:lang w:eastAsia="en-GB" w:bidi="hi-IN"/>
        </w:rPr>
      </w:pPr>
      <w:r>
        <w:rPr>
          <w:rFonts w:ascii="inherit" w:eastAsia="Times New Roman" w:hAnsi="inherit"/>
          <w:color w:val="252525"/>
          <w:sz w:val="32"/>
          <w:szCs w:val="32"/>
          <w:lang w:eastAsia="en-GB" w:bidi="hi-IN"/>
        </w:rPr>
        <w:t>Call a named query</w:t>
      </w:r>
    </w:p>
    <w:p w:rsidR="004F5092" w:rsidRDefault="004F5092" w:rsidP="004F5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ins w:id="5" w:author="Unknown"/>
          <w:rFonts w:ascii="Helvetica" w:eastAsia="Times New Roman" w:hAnsi="Helvetica" w:cs="Helvetica"/>
          <w:color w:val="3C3C3C"/>
          <w:sz w:val="21"/>
          <w:szCs w:val="21"/>
          <w:lang w:eastAsia="en-GB" w:bidi="hi-IN"/>
        </w:rPr>
      </w:pPr>
      <w:r>
        <w:rPr>
          <w:rFonts w:ascii="Helvetica" w:eastAsia="Times New Roman" w:hAnsi="Helvetica" w:cs="Helvetica"/>
          <w:color w:val="3C3C3C"/>
          <w:sz w:val="21"/>
          <w:szCs w:val="21"/>
          <w:lang w:eastAsia="en-GB" w:bidi="hi-IN"/>
        </w:rPr>
        <w:lastRenderedPageBreak/>
        <w:t xml:space="preserve">In Hibernate, you can call the named query via </w:t>
      </w:r>
      <w:r>
        <w:rPr>
          <w:rFonts w:ascii="Helvetica" w:eastAsia="Times New Roman" w:hAnsi="Helvetica" w:cs="Helvetica"/>
          <w:b/>
          <w:bCs/>
          <w:color w:val="3C3C3C"/>
          <w:sz w:val="21"/>
          <w:szCs w:val="21"/>
          <w:lang w:eastAsia="en-GB" w:bidi="hi-IN"/>
        </w:rPr>
        <w:t>getNamedQuery</w:t>
      </w:r>
      <w:r>
        <w:rPr>
          <w:rFonts w:ascii="Helvetica" w:eastAsia="Times New Roman" w:hAnsi="Helvetica" w:cs="Helvetica"/>
          <w:color w:val="3C3C3C"/>
          <w:sz w:val="21"/>
          <w:szCs w:val="21"/>
          <w:lang w:eastAsia="en-GB" w:bidi="hi-IN"/>
        </w:rPr>
        <w:t xml:space="preserve"> method.</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Query query</w:t>
      </w:r>
      <w:r>
        <w:rPr>
          <w:rFonts w:ascii="Courier New" w:eastAsia="Times New Roman" w:hAnsi="Courier New" w:cs="Courier New"/>
          <w:color w:val="339933"/>
          <w:sz w:val="19"/>
          <w:szCs w:val="19"/>
          <w:lang w:eastAsia="en-GB" w:bidi="hi-IN"/>
        </w:rPr>
        <w:t>=</w:t>
      </w:r>
      <w:r>
        <w:rPr>
          <w:rFonts w:ascii="Courier New" w:eastAsia="Times New Roman" w:hAnsi="Courier New" w:cs="Courier New"/>
          <w:color w:val="333333"/>
          <w:sz w:val="19"/>
          <w:szCs w:val="19"/>
          <w:lang w:eastAsia="en-GB" w:bidi="hi-IN"/>
        </w:rPr>
        <w:t>session.</w:t>
      </w:r>
      <w:r>
        <w:rPr>
          <w:rFonts w:ascii="Courier New" w:eastAsia="Times New Roman" w:hAnsi="Courier New" w:cs="Courier New"/>
          <w:color w:val="006633"/>
          <w:sz w:val="19"/>
          <w:szCs w:val="19"/>
          <w:lang w:eastAsia="en-GB" w:bidi="hi-IN"/>
        </w:rPr>
        <w:t>getNamedQuery</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0000FF"/>
          <w:sz w:val="19"/>
          <w:szCs w:val="19"/>
          <w:lang w:eastAsia="en-GB" w:bidi="hi-IN"/>
        </w:rPr>
        <w:t>"findStockByStockCode"</w:t>
      </w:r>
      <w:r>
        <w:rPr>
          <w:rFonts w:ascii="Courier New" w:eastAsia="Times New Roman" w:hAnsi="Courier New" w:cs="Courier New"/>
          <w:color w:val="009900"/>
          <w:sz w:val="19"/>
          <w:szCs w:val="19"/>
          <w:lang w:eastAsia="en-GB" w:bidi="hi-IN"/>
        </w:rPr>
        <w: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w:t>
      </w:r>
      <w:r>
        <w:rPr>
          <w:rFonts w:ascii="Courier New" w:eastAsia="Times New Roman" w:hAnsi="Courier New" w:cs="Courier New"/>
          <w:color w:val="006633"/>
          <w:sz w:val="19"/>
          <w:szCs w:val="19"/>
          <w:lang w:eastAsia="en-GB" w:bidi="hi-IN"/>
        </w:rPr>
        <w:t>setString</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0000FF"/>
          <w:sz w:val="19"/>
          <w:szCs w:val="19"/>
          <w:lang w:eastAsia="en-GB" w:bidi="hi-IN"/>
        </w:rPr>
        <w:t>"stockCode"</w:t>
      </w:r>
      <w:r>
        <w:rPr>
          <w:rFonts w:ascii="Courier New" w:eastAsia="Times New Roman" w:hAnsi="Courier New" w:cs="Courier New"/>
          <w:color w:val="333333"/>
          <w:sz w:val="19"/>
          <w:szCs w:val="19"/>
          <w:lang w:eastAsia="en-GB" w:bidi="hi-IN"/>
        </w:rPr>
        <w:t xml:space="preserve">, </w:t>
      </w:r>
      <w:r>
        <w:rPr>
          <w:rFonts w:ascii="Courier New" w:eastAsia="Times New Roman" w:hAnsi="Courier New" w:cs="Courier New"/>
          <w:color w:val="0000FF"/>
          <w:sz w:val="19"/>
          <w:szCs w:val="19"/>
          <w:lang w:eastAsia="en-GB" w:bidi="hi-IN"/>
        </w:rPr>
        <w:t>"7277"</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9933"/>
          <w:sz w:val="19"/>
          <w:szCs w:val="19"/>
          <w:lang w:eastAsia="en-GB" w:bidi="hi-IN"/>
        </w:rPr>
        <w: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Query query</w:t>
      </w:r>
      <w:r>
        <w:rPr>
          <w:rFonts w:ascii="Courier New" w:eastAsia="Times New Roman" w:hAnsi="Courier New" w:cs="Courier New"/>
          <w:color w:val="339933"/>
          <w:sz w:val="19"/>
          <w:szCs w:val="19"/>
          <w:lang w:eastAsia="en-GB" w:bidi="hi-IN"/>
        </w:rPr>
        <w:t>=</w:t>
      </w:r>
      <w:r>
        <w:rPr>
          <w:rFonts w:ascii="Courier New" w:eastAsia="Times New Roman" w:hAnsi="Courier New" w:cs="Courier New"/>
          <w:color w:val="333333"/>
          <w:sz w:val="19"/>
          <w:szCs w:val="19"/>
          <w:lang w:eastAsia="en-GB" w:bidi="hi-IN"/>
        </w:rPr>
        <w:t>session.</w:t>
      </w:r>
      <w:r>
        <w:rPr>
          <w:rFonts w:ascii="Courier New" w:eastAsia="Times New Roman" w:hAnsi="Courier New" w:cs="Courier New"/>
          <w:color w:val="006633"/>
          <w:sz w:val="19"/>
          <w:szCs w:val="19"/>
          <w:lang w:eastAsia="en-GB" w:bidi="hi-IN"/>
        </w:rPr>
        <w:t>getNamedQuery</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0000FF"/>
          <w:sz w:val="19"/>
          <w:szCs w:val="19"/>
          <w:lang w:eastAsia="en-GB" w:bidi="hi-IN"/>
        </w:rPr>
        <w:t>"findStockByStockCodeNativeSQL"</w:t>
      </w:r>
      <w:r>
        <w:rPr>
          <w:rFonts w:ascii="Courier New" w:eastAsia="Times New Roman" w:hAnsi="Courier New" w:cs="Courier New"/>
          <w:color w:val="009900"/>
          <w:sz w:val="19"/>
          <w:szCs w:val="19"/>
          <w:lang w:eastAsia="en-GB" w:bidi="hi-IN"/>
        </w:rPr>
        <w: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w:t>
      </w:r>
      <w:r>
        <w:rPr>
          <w:rFonts w:ascii="Courier New" w:eastAsia="Times New Roman" w:hAnsi="Courier New" w:cs="Courier New"/>
          <w:color w:val="006633"/>
          <w:sz w:val="19"/>
          <w:szCs w:val="19"/>
          <w:lang w:eastAsia="en-GB" w:bidi="hi-IN"/>
        </w:rPr>
        <w:t>setString</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0000FF"/>
          <w:sz w:val="19"/>
          <w:szCs w:val="19"/>
          <w:lang w:eastAsia="en-GB" w:bidi="hi-IN"/>
        </w:rPr>
        <w:t>"stockCode"</w:t>
      </w:r>
      <w:r>
        <w:rPr>
          <w:rFonts w:ascii="Courier New" w:eastAsia="Times New Roman" w:hAnsi="Courier New" w:cs="Courier New"/>
          <w:color w:val="333333"/>
          <w:sz w:val="19"/>
          <w:szCs w:val="19"/>
          <w:lang w:eastAsia="en-GB" w:bidi="hi-IN"/>
        </w:rPr>
        <w:t xml:space="preserve">, </w:t>
      </w:r>
      <w:r>
        <w:rPr>
          <w:rFonts w:ascii="Courier New" w:eastAsia="Times New Roman" w:hAnsi="Courier New" w:cs="Courier New"/>
          <w:color w:val="0000FF"/>
          <w:sz w:val="19"/>
          <w:szCs w:val="19"/>
          <w:lang w:eastAsia="en-GB" w:bidi="hi-IN"/>
        </w:rPr>
        <w:t>"7277"</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9933"/>
          <w:sz w:val="19"/>
          <w:szCs w:val="19"/>
          <w:lang w:eastAsia="en-GB" w:bidi="hi-IN"/>
        </w:rPr>
        <w:t>;</w:t>
      </w:r>
    </w:p>
    <w:p w:rsidR="004F5092" w:rsidRDefault="004F5092" w:rsidP="004F5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150" w:line="288" w:lineRule="atLeast"/>
        <w:outlineLvl w:val="4"/>
        <w:rPr>
          <w:rFonts w:ascii="inherit" w:eastAsia="Times New Roman" w:hAnsi="inherit" w:cs="Times New Roman"/>
          <w:color w:val="252525"/>
          <w:sz w:val="32"/>
          <w:szCs w:val="32"/>
          <w:lang w:eastAsia="en-GB" w:bidi="hi-IN"/>
        </w:rPr>
      </w:pPr>
      <w:r>
        <w:rPr>
          <w:rFonts w:ascii="inherit" w:eastAsia="Times New Roman" w:hAnsi="inherit"/>
          <w:color w:val="252525"/>
          <w:sz w:val="32"/>
          <w:szCs w:val="32"/>
          <w:lang w:eastAsia="en-GB" w:bidi="hi-IN"/>
        </w:rPr>
        <w:t>Conclusion</w:t>
      </w:r>
    </w:p>
    <w:p w:rsidR="004F5092" w:rsidRDefault="004F5092" w:rsidP="004F5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Helvetica" w:eastAsia="Times New Roman" w:hAnsi="Helvetica" w:cs="Helvetica"/>
          <w:color w:val="3C3C3C"/>
          <w:sz w:val="21"/>
          <w:szCs w:val="21"/>
          <w:lang w:eastAsia="en-GB" w:bidi="hi-IN"/>
        </w:rPr>
      </w:pPr>
      <w:r>
        <w:rPr>
          <w:rFonts w:ascii="Helvetica" w:eastAsia="Times New Roman" w:hAnsi="Helvetica" w:cs="Helvetica"/>
          <w:color w:val="3C3C3C"/>
          <w:sz w:val="21"/>
          <w:szCs w:val="21"/>
          <w:lang w:eastAsia="en-GB" w:bidi="hi-IN"/>
        </w:rPr>
        <w:t>Named queries are global access, which means the name of a query have to be unique in XML mapping files or annotations. In real environment, it’s always good practice to isolate all the named queries into their own file. In addition, named queries stored in the Hibernate mapping files or annotation are more easier to maintain than queries scattered through the Java code.</w:t>
      </w:r>
    </w:p>
    <w:p w:rsidR="004F5092" w:rsidRPr="00BF3D1A" w:rsidRDefault="004F5092" w:rsidP="00BF3D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4"/>
          <w:szCs w:val="20"/>
        </w:rPr>
      </w:pPr>
      <w:r>
        <w:rPr>
          <w:rFonts w:ascii="inherit" w:eastAsia="Times New Roman" w:hAnsi="inherit"/>
          <w:color w:val="252525"/>
          <w:sz w:val="32"/>
          <w:szCs w:val="32"/>
          <w:lang w:eastAsia="en-GB" w:bidi="hi-IN"/>
        </w:rPr>
        <w:t>What is dynamic-insert</w:t>
      </w:r>
    </w:p>
    <w:p w:rsidR="004F5092" w:rsidRDefault="004F5092" w:rsidP="004F5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Helvetica" w:eastAsia="Times New Roman" w:hAnsi="Helvetica" w:cs="Helvetica"/>
          <w:color w:val="3C3C3C"/>
          <w:sz w:val="21"/>
          <w:szCs w:val="21"/>
          <w:lang w:eastAsia="en-GB" w:bidi="hi-IN"/>
        </w:rPr>
      </w:pPr>
      <w:r>
        <w:rPr>
          <w:rFonts w:ascii="Helvetica" w:eastAsia="Times New Roman" w:hAnsi="Helvetica" w:cs="Helvetica"/>
          <w:color w:val="3C3C3C"/>
          <w:sz w:val="21"/>
          <w:szCs w:val="21"/>
          <w:lang w:eastAsia="en-GB" w:bidi="hi-IN"/>
        </w:rPr>
        <w:t>The dynamic-insert attribute tells Hibernate whether to include null properties in the SQL INSERT statement. Let explore some examples to understand more clear about it.</w:t>
      </w:r>
    </w:p>
    <w:p w:rsidR="004F5092" w:rsidRDefault="004F5092" w:rsidP="004F5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150" w:line="288" w:lineRule="atLeast"/>
        <w:outlineLvl w:val="3"/>
        <w:rPr>
          <w:rFonts w:ascii="inherit" w:eastAsia="Times New Roman" w:hAnsi="inherit" w:cs="Times New Roman"/>
          <w:color w:val="252525"/>
          <w:sz w:val="32"/>
          <w:szCs w:val="32"/>
          <w:lang w:eastAsia="en-GB" w:bidi="hi-IN"/>
        </w:rPr>
      </w:pPr>
      <w:r>
        <w:rPr>
          <w:rFonts w:ascii="inherit" w:eastAsia="Times New Roman" w:hAnsi="inherit"/>
          <w:color w:val="252525"/>
          <w:sz w:val="32"/>
          <w:szCs w:val="32"/>
          <w:lang w:eastAsia="en-GB" w:bidi="hi-IN"/>
        </w:rPr>
        <w:t>Dynamic-insert example</w:t>
      </w:r>
    </w:p>
    <w:p w:rsidR="004F5092" w:rsidRDefault="004F5092" w:rsidP="004F5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150" w:line="288" w:lineRule="atLeast"/>
        <w:outlineLvl w:val="4"/>
        <w:rPr>
          <w:rFonts w:ascii="inherit" w:eastAsia="Times New Roman" w:hAnsi="inherit"/>
          <w:color w:val="252525"/>
          <w:sz w:val="32"/>
          <w:szCs w:val="32"/>
          <w:lang w:eastAsia="en-GB" w:bidi="hi-IN"/>
        </w:rPr>
      </w:pPr>
      <w:r>
        <w:rPr>
          <w:rFonts w:ascii="inherit" w:eastAsia="Times New Roman" w:hAnsi="inherit"/>
          <w:color w:val="252525"/>
          <w:sz w:val="32"/>
          <w:szCs w:val="32"/>
          <w:lang w:eastAsia="en-GB" w:bidi="hi-IN"/>
        </w:rPr>
        <w:t>1. dynamic-insert=false</w:t>
      </w:r>
    </w:p>
    <w:p w:rsidR="004F5092" w:rsidRDefault="004F5092" w:rsidP="004F5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Helvetica" w:eastAsia="Times New Roman" w:hAnsi="Helvetica" w:cs="Helvetica"/>
          <w:color w:val="3C3C3C"/>
          <w:sz w:val="21"/>
          <w:szCs w:val="21"/>
          <w:lang w:eastAsia="en-GB" w:bidi="hi-IN"/>
        </w:rPr>
      </w:pPr>
      <w:r>
        <w:rPr>
          <w:rFonts w:ascii="Helvetica" w:eastAsia="Times New Roman" w:hAnsi="Helvetica" w:cs="Helvetica"/>
          <w:color w:val="3C3C3C"/>
          <w:sz w:val="21"/>
          <w:szCs w:val="21"/>
          <w:lang w:eastAsia="en-GB" w:bidi="hi-IN"/>
        </w:rPr>
        <w:t xml:space="preserve">The default value of dynamic-insert is false, which means </w:t>
      </w:r>
      <w:r>
        <w:rPr>
          <w:rFonts w:ascii="Helvetica" w:eastAsia="Times New Roman" w:hAnsi="Helvetica" w:cs="Helvetica"/>
          <w:b/>
          <w:bCs/>
          <w:color w:val="3C3C3C"/>
          <w:sz w:val="21"/>
          <w:szCs w:val="21"/>
          <w:lang w:eastAsia="en-GB" w:bidi="hi-IN"/>
        </w:rPr>
        <w:t xml:space="preserve">include null properties </w:t>
      </w:r>
      <w:r>
        <w:rPr>
          <w:rFonts w:ascii="Helvetica" w:eastAsia="Times New Roman" w:hAnsi="Helvetica" w:cs="Helvetica"/>
          <w:color w:val="3C3C3C"/>
          <w:sz w:val="21"/>
          <w:szCs w:val="21"/>
          <w:lang w:eastAsia="en-GB" w:bidi="hi-IN"/>
        </w:rPr>
        <w:t xml:space="preserve">in the Hibernate’s SQL INSERT statement. </w:t>
      </w:r>
    </w:p>
    <w:p w:rsidR="004F5092" w:rsidRDefault="004F5092" w:rsidP="004F5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Helvetica" w:eastAsia="Times New Roman" w:hAnsi="Helvetica" w:cs="Helvetica"/>
          <w:color w:val="3C3C3C"/>
          <w:sz w:val="21"/>
          <w:szCs w:val="21"/>
          <w:lang w:eastAsia="en-GB" w:bidi="hi-IN"/>
        </w:rPr>
      </w:pPr>
      <w:r>
        <w:rPr>
          <w:rFonts w:ascii="Helvetica" w:eastAsia="Times New Roman" w:hAnsi="Helvetica" w:cs="Helvetica"/>
          <w:color w:val="3C3C3C"/>
          <w:sz w:val="21"/>
          <w:szCs w:val="21"/>
          <w:lang w:eastAsia="en-GB" w:bidi="hi-IN"/>
        </w:rPr>
        <w:t>For example, try set some null values to an object properties and save it.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StockTransactionstockTran</w:t>
      </w:r>
      <w:r>
        <w:rPr>
          <w:rFonts w:ascii="Courier New" w:eastAsia="Times New Roman" w:hAnsi="Courier New" w:cs="Courier New"/>
          <w:color w:val="339933"/>
          <w:sz w:val="19"/>
          <w:szCs w:val="19"/>
          <w:lang w:eastAsia="en-GB" w:bidi="hi-IN"/>
        </w:rPr>
        <w:t>=</w:t>
      </w:r>
      <w:r>
        <w:rPr>
          <w:rFonts w:ascii="Courier New" w:eastAsia="Times New Roman" w:hAnsi="Courier New" w:cs="Courier New"/>
          <w:b/>
          <w:bCs/>
          <w:color w:val="000000"/>
          <w:sz w:val="19"/>
          <w:szCs w:val="19"/>
          <w:lang w:eastAsia="en-GB" w:bidi="hi-IN"/>
        </w:rPr>
        <w:t>new</w:t>
      </w:r>
      <w:r>
        <w:rPr>
          <w:rFonts w:ascii="Courier New" w:eastAsia="Times New Roman" w:hAnsi="Courier New" w:cs="Courier New"/>
          <w:color w:val="333333"/>
          <w:sz w:val="19"/>
          <w:szCs w:val="19"/>
          <w:lang w:eastAsia="en-GB" w:bidi="hi-IN"/>
        </w:rPr>
        <w:t>StockTransaction</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9933"/>
          <w:sz w:val="19"/>
          <w:szCs w:val="19"/>
          <w:lang w:eastAsia="en-GB" w:bidi="hi-IN"/>
        </w:rPr>
        <w: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i/>
          <w:iCs/>
          <w:color w:val="666666"/>
          <w:sz w:val="19"/>
          <w:szCs w:val="19"/>
          <w:lang w:eastAsia="en-GB" w:bidi="hi-IN"/>
        </w:rPr>
        <w:t>//stockTran.setPriceOpen(new Float("1.2"));</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i/>
          <w:iCs/>
          <w:color w:val="666666"/>
          <w:sz w:val="19"/>
          <w:szCs w:val="19"/>
          <w:lang w:eastAsia="en-GB" w:bidi="hi-IN"/>
        </w:rPr>
        <w:t>//stockTran.setPriceClose(new Float("1.1"));</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i/>
          <w:iCs/>
          <w:color w:val="666666"/>
          <w:sz w:val="19"/>
          <w:szCs w:val="19"/>
          <w:lang w:eastAsia="en-GB" w:bidi="hi-IN"/>
        </w:rPr>
        <w:t>//stockTran.setPriceChange(new Float("10.0"));</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stockTran.</w:t>
      </w:r>
      <w:r>
        <w:rPr>
          <w:rFonts w:ascii="Courier New" w:eastAsia="Times New Roman" w:hAnsi="Courier New" w:cs="Courier New"/>
          <w:color w:val="006633"/>
          <w:sz w:val="19"/>
          <w:szCs w:val="19"/>
          <w:lang w:eastAsia="en-GB" w:bidi="hi-IN"/>
        </w:rPr>
        <w:t>setVolume</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3333"/>
          <w:sz w:val="19"/>
          <w:szCs w:val="19"/>
          <w:lang w:eastAsia="en-GB" w:bidi="hi-IN"/>
        </w:rPr>
        <w:t>2000000L</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9933"/>
          <w:sz w:val="19"/>
          <w:szCs w:val="19"/>
          <w:lang w:eastAsia="en-GB" w:bidi="hi-IN"/>
        </w:rPr>
        <w: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stockTran.</w:t>
      </w:r>
      <w:r>
        <w:rPr>
          <w:rFonts w:ascii="Courier New" w:eastAsia="Times New Roman" w:hAnsi="Courier New" w:cs="Courier New"/>
          <w:color w:val="006633"/>
          <w:sz w:val="19"/>
          <w:szCs w:val="19"/>
          <w:lang w:eastAsia="en-GB" w:bidi="hi-IN"/>
        </w:rPr>
        <w:t>setDate</w:t>
      </w:r>
      <w:r>
        <w:rPr>
          <w:rFonts w:ascii="Courier New" w:eastAsia="Times New Roman" w:hAnsi="Courier New" w:cs="Courier New"/>
          <w:color w:val="009900"/>
          <w:sz w:val="19"/>
          <w:szCs w:val="19"/>
          <w:lang w:eastAsia="en-GB" w:bidi="hi-IN"/>
        </w:rPr>
        <w:t>(</w:t>
      </w:r>
      <w:r>
        <w:rPr>
          <w:rFonts w:ascii="Courier New" w:eastAsia="Times New Roman" w:hAnsi="Courier New" w:cs="Courier New"/>
          <w:b/>
          <w:bCs/>
          <w:color w:val="000000"/>
          <w:sz w:val="19"/>
          <w:szCs w:val="19"/>
          <w:lang w:eastAsia="en-GB" w:bidi="hi-IN"/>
        </w:rPr>
        <w:t>new</w:t>
      </w:r>
      <w:r>
        <w:rPr>
          <w:rFonts w:ascii="Courier New" w:eastAsia="Times New Roman" w:hAnsi="Courier New" w:cs="Courier New"/>
          <w:color w:val="003399"/>
          <w:sz w:val="19"/>
          <w:szCs w:val="19"/>
          <w:lang w:eastAsia="en-GB" w:bidi="hi-IN"/>
        </w:rPr>
        <w:t>Date</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9933"/>
          <w:sz w:val="19"/>
          <w:szCs w:val="19"/>
          <w:lang w:eastAsia="en-GB" w:bidi="hi-IN"/>
        </w:rPr>
        <w: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stockTran.</w:t>
      </w:r>
      <w:r>
        <w:rPr>
          <w:rFonts w:ascii="Courier New" w:eastAsia="Times New Roman" w:hAnsi="Courier New" w:cs="Courier New"/>
          <w:color w:val="006633"/>
          <w:sz w:val="19"/>
          <w:szCs w:val="19"/>
          <w:lang w:eastAsia="en-GB" w:bidi="hi-IN"/>
        </w:rPr>
        <w:t>setStock</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3333"/>
          <w:sz w:val="19"/>
          <w:szCs w:val="19"/>
          <w:lang w:eastAsia="en-GB" w:bidi="hi-IN"/>
        </w:rPr>
        <w:t>stock</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9933"/>
          <w:sz w:val="19"/>
          <w:szCs w:val="19"/>
          <w:lang w:eastAsia="en-GB" w:bidi="hi-IN"/>
        </w:rPr>
        <w: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 </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session.</w:t>
      </w:r>
      <w:r>
        <w:rPr>
          <w:rFonts w:ascii="Courier New" w:eastAsia="Times New Roman" w:hAnsi="Courier New" w:cs="Courier New"/>
          <w:color w:val="006633"/>
          <w:sz w:val="19"/>
          <w:szCs w:val="19"/>
          <w:lang w:eastAsia="en-GB" w:bidi="hi-IN"/>
        </w:rPr>
        <w:t>save</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3333"/>
          <w:sz w:val="19"/>
          <w:szCs w:val="19"/>
          <w:lang w:eastAsia="en-GB" w:bidi="hi-IN"/>
        </w:rPr>
        <w:t>stockTran</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9933"/>
          <w:sz w:val="19"/>
          <w:szCs w:val="19"/>
          <w:lang w:eastAsia="en-GB" w:bidi="hi-IN"/>
        </w:rPr>
        <w:t>;</w:t>
      </w:r>
    </w:p>
    <w:p w:rsidR="004F5092" w:rsidRDefault="004F5092" w:rsidP="004F5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Helvetica" w:eastAsia="Times New Roman" w:hAnsi="Helvetica" w:cs="Helvetica"/>
          <w:color w:val="3C3C3C"/>
          <w:sz w:val="21"/>
          <w:szCs w:val="21"/>
          <w:lang w:eastAsia="en-GB" w:bidi="hi-IN"/>
        </w:rPr>
      </w:pPr>
      <w:r>
        <w:rPr>
          <w:rFonts w:ascii="Helvetica" w:eastAsia="Times New Roman" w:hAnsi="Helvetica" w:cs="Helvetica"/>
          <w:color w:val="3C3C3C"/>
          <w:sz w:val="21"/>
          <w:szCs w:val="21"/>
          <w:lang w:eastAsia="en-GB" w:bidi="hi-IN"/>
        </w:rPr>
        <w:t>Turn on the Hibernate “show_sql” to true, you will see the following insert SQL statement.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 xml:space="preserve">Hibernate: </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b/>
          <w:bCs/>
          <w:color w:val="993333"/>
          <w:sz w:val="19"/>
          <w:szCs w:val="19"/>
          <w:lang w:eastAsia="en-GB" w:bidi="hi-IN"/>
        </w:rPr>
        <w:t>INSERT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b/>
          <w:bCs/>
          <w:color w:val="993333"/>
          <w:sz w:val="19"/>
          <w:szCs w:val="19"/>
          <w:lang w:eastAsia="en-GB" w:bidi="hi-IN"/>
        </w:rPr>
        <w:t>INTO</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mkyong</w:t>
      </w:r>
      <w:r>
        <w:rPr>
          <w:rFonts w:ascii="Courier New" w:eastAsia="Times New Roman" w:hAnsi="Courier New" w:cs="Courier New"/>
          <w:color w:val="66CC66"/>
          <w:sz w:val="19"/>
          <w:szCs w:val="19"/>
          <w:lang w:eastAsia="en-GB" w:bidi="hi-IN"/>
        </w:rPr>
        <w:t>.</w:t>
      </w:r>
      <w:r>
        <w:rPr>
          <w:rFonts w:ascii="Courier New" w:eastAsia="Times New Roman" w:hAnsi="Courier New" w:cs="Courier New"/>
          <w:color w:val="333333"/>
          <w:sz w:val="19"/>
          <w:szCs w:val="19"/>
          <w:lang w:eastAsia="en-GB" w:bidi="hi-IN"/>
        </w:rPr>
        <w:t>stock_transaction</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66CC66"/>
          <w:sz w:val="19"/>
          <w:szCs w:val="19"/>
          <w:lang w:eastAsia="en-GB" w:bidi="hi-IN"/>
        </w:rPr>
        <w:lastRenderedPageBreak/>
        <w:t>(</w:t>
      </w:r>
      <w:r>
        <w:rPr>
          <w:rFonts w:ascii="Courier New" w:eastAsia="Times New Roman" w:hAnsi="Courier New" w:cs="Courier New"/>
          <w:b/>
          <w:bCs/>
          <w:color w:val="993333"/>
          <w:sz w:val="19"/>
          <w:szCs w:val="19"/>
          <w:lang w:eastAsia="en-GB" w:bidi="hi-IN"/>
        </w:rPr>
        <w:t>DATE</w:t>
      </w:r>
      <w:r>
        <w:rPr>
          <w:rFonts w:ascii="Courier New" w:eastAsia="Times New Roman" w:hAnsi="Courier New" w:cs="Courier New"/>
          <w:color w:val="66CC66"/>
          <w:sz w:val="19"/>
          <w:szCs w:val="19"/>
          <w:lang w:eastAsia="en-GB" w:bidi="hi-IN"/>
        </w:rPr>
        <w:t>,</w:t>
      </w:r>
      <w:r>
        <w:rPr>
          <w:rFonts w:ascii="Courier New" w:eastAsia="Times New Roman" w:hAnsi="Courier New" w:cs="Courier New"/>
          <w:color w:val="333333"/>
          <w:sz w:val="19"/>
          <w:szCs w:val="19"/>
          <w:lang w:eastAsia="en-GB" w:bidi="hi-IN"/>
        </w:rPr>
        <w:t xml:space="preserve"> PRICE_CHANGE</w:t>
      </w:r>
      <w:r>
        <w:rPr>
          <w:rFonts w:ascii="Courier New" w:eastAsia="Times New Roman" w:hAnsi="Courier New" w:cs="Courier New"/>
          <w:color w:val="66CC66"/>
          <w:sz w:val="19"/>
          <w:szCs w:val="19"/>
          <w:lang w:eastAsia="en-GB" w:bidi="hi-IN"/>
        </w:rPr>
        <w:t>,</w:t>
      </w:r>
      <w:r>
        <w:rPr>
          <w:rFonts w:ascii="Courier New" w:eastAsia="Times New Roman" w:hAnsi="Courier New" w:cs="Courier New"/>
          <w:color w:val="333333"/>
          <w:sz w:val="19"/>
          <w:szCs w:val="19"/>
          <w:lang w:eastAsia="en-GB" w:bidi="hi-IN"/>
        </w:rPr>
        <w:t xml:space="preserve"> PRICE_CLOSE</w:t>
      </w:r>
      <w:r>
        <w:rPr>
          <w:rFonts w:ascii="Courier New" w:eastAsia="Times New Roman" w:hAnsi="Courier New" w:cs="Courier New"/>
          <w:color w:val="66CC66"/>
          <w:sz w:val="19"/>
          <w:szCs w:val="19"/>
          <w:lang w:eastAsia="en-GB" w:bidi="hi-IN"/>
        </w:rPr>
        <w:t>,</w:t>
      </w:r>
      <w:r>
        <w:rPr>
          <w:rFonts w:ascii="Courier New" w:eastAsia="Times New Roman" w:hAnsi="Courier New" w:cs="Courier New"/>
          <w:color w:val="333333"/>
          <w:sz w:val="19"/>
          <w:szCs w:val="19"/>
          <w:lang w:eastAsia="en-GB" w:bidi="hi-IN"/>
        </w:rPr>
        <w:t xml:space="preserve"> PRICE_OPEN</w:t>
      </w:r>
      <w:r>
        <w:rPr>
          <w:rFonts w:ascii="Courier New" w:eastAsia="Times New Roman" w:hAnsi="Courier New" w:cs="Courier New"/>
          <w:color w:val="66CC66"/>
          <w:sz w:val="19"/>
          <w:szCs w:val="19"/>
          <w:lang w:eastAsia="en-GB" w:bidi="hi-IN"/>
        </w:rPr>
        <w:t>,</w:t>
      </w:r>
      <w:r>
        <w:rPr>
          <w:rFonts w:ascii="Courier New" w:eastAsia="Times New Roman" w:hAnsi="Courier New" w:cs="Courier New"/>
          <w:color w:val="333333"/>
          <w:sz w:val="19"/>
          <w:szCs w:val="19"/>
          <w:lang w:eastAsia="en-GB" w:bidi="hi-IN"/>
        </w:rPr>
        <w:t xml:space="preserve"> STOCK_ID</w:t>
      </w:r>
      <w:r>
        <w:rPr>
          <w:rFonts w:ascii="Courier New" w:eastAsia="Times New Roman" w:hAnsi="Courier New" w:cs="Courier New"/>
          <w:color w:val="66CC66"/>
          <w:sz w:val="19"/>
          <w:szCs w:val="19"/>
          <w:lang w:eastAsia="en-GB" w:bidi="hi-IN"/>
        </w:rPr>
        <w:t>,</w:t>
      </w:r>
      <w:r>
        <w:rPr>
          <w:rFonts w:ascii="Courier New" w:eastAsia="Times New Roman" w:hAnsi="Courier New" w:cs="Courier New"/>
          <w:color w:val="333333"/>
          <w:sz w:val="19"/>
          <w:szCs w:val="19"/>
          <w:lang w:eastAsia="en-GB" w:bidi="hi-IN"/>
        </w:rPr>
        <w:t xml:space="preserve"> VOLUME</w:t>
      </w:r>
      <w:r>
        <w:rPr>
          <w:rFonts w:ascii="Courier New" w:eastAsia="Times New Roman" w:hAnsi="Courier New" w:cs="Courier New"/>
          <w:color w:val="66CC66"/>
          <w:sz w:val="19"/>
          <w:szCs w:val="19"/>
          <w:lang w:eastAsia="en-GB" w:bidi="hi-IN"/>
        </w:rPr>
        <w: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b/>
          <w:bCs/>
          <w:color w:val="993333"/>
          <w:sz w:val="19"/>
          <w:szCs w:val="19"/>
          <w:lang w:eastAsia="en-GB" w:bidi="hi-IN"/>
        </w:rPr>
        <w:t>VALUES</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66CC66"/>
          <w:sz w:val="19"/>
          <w:szCs w:val="19"/>
          <w:lang w:eastAsia="en-GB" w:bidi="hi-IN"/>
        </w:rPr>
        <w:t>(</w:t>
      </w:r>
      <w:r>
        <w:rPr>
          <w:rFonts w:ascii="Courier New" w:eastAsia="Times New Roman" w:hAnsi="Courier New" w:cs="Courier New"/>
          <w:color w:val="333333"/>
          <w:sz w:val="19"/>
          <w:szCs w:val="19"/>
          <w:lang w:eastAsia="en-GB" w:bidi="hi-IN"/>
        </w:rPr>
        <w:t>?</w:t>
      </w:r>
      <w:r>
        <w:rPr>
          <w:rFonts w:ascii="Courier New" w:eastAsia="Times New Roman" w:hAnsi="Courier New" w:cs="Courier New"/>
          <w:color w:val="66CC66"/>
          <w:sz w:val="19"/>
          <w:szCs w:val="19"/>
          <w:lang w:eastAsia="en-GB" w:bidi="hi-IN"/>
        </w:rPr>
        <w:t>,</w:t>
      </w:r>
      <w:r>
        <w:rPr>
          <w:rFonts w:ascii="Courier New" w:eastAsia="Times New Roman" w:hAnsi="Courier New" w:cs="Courier New"/>
          <w:color w:val="333333"/>
          <w:sz w:val="19"/>
          <w:szCs w:val="19"/>
          <w:lang w:eastAsia="en-GB" w:bidi="hi-IN"/>
        </w:rPr>
        <w:t xml:space="preserve"> ?</w:t>
      </w:r>
      <w:r>
        <w:rPr>
          <w:rFonts w:ascii="Courier New" w:eastAsia="Times New Roman" w:hAnsi="Courier New" w:cs="Courier New"/>
          <w:color w:val="66CC66"/>
          <w:sz w:val="19"/>
          <w:szCs w:val="19"/>
          <w:lang w:eastAsia="en-GB" w:bidi="hi-IN"/>
        </w:rPr>
        <w:t>,</w:t>
      </w:r>
      <w:r>
        <w:rPr>
          <w:rFonts w:ascii="Courier New" w:eastAsia="Times New Roman" w:hAnsi="Courier New" w:cs="Courier New"/>
          <w:color w:val="333333"/>
          <w:sz w:val="19"/>
          <w:szCs w:val="19"/>
          <w:lang w:eastAsia="en-GB" w:bidi="hi-IN"/>
        </w:rPr>
        <w:t xml:space="preserve"> ?</w:t>
      </w:r>
      <w:r>
        <w:rPr>
          <w:rFonts w:ascii="Courier New" w:eastAsia="Times New Roman" w:hAnsi="Courier New" w:cs="Courier New"/>
          <w:color w:val="66CC66"/>
          <w:sz w:val="19"/>
          <w:szCs w:val="19"/>
          <w:lang w:eastAsia="en-GB" w:bidi="hi-IN"/>
        </w:rPr>
        <w:t>,</w:t>
      </w:r>
      <w:r>
        <w:rPr>
          <w:rFonts w:ascii="Courier New" w:eastAsia="Times New Roman" w:hAnsi="Courier New" w:cs="Courier New"/>
          <w:color w:val="333333"/>
          <w:sz w:val="19"/>
          <w:szCs w:val="19"/>
          <w:lang w:eastAsia="en-GB" w:bidi="hi-IN"/>
        </w:rPr>
        <w:t xml:space="preserve"> ?</w:t>
      </w:r>
      <w:r>
        <w:rPr>
          <w:rFonts w:ascii="Courier New" w:eastAsia="Times New Roman" w:hAnsi="Courier New" w:cs="Courier New"/>
          <w:color w:val="66CC66"/>
          <w:sz w:val="19"/>
          <w:szCs w:val="19"/>
          <w:lang w:eastAsia="en-GB" w:bidi="hi-IN"/>
        </w:rPr>
        <w:t>,</w:t>
      </w:r>
      <w:r>
        <w:rPr>
          <w:rFonts w:ascii="Courier New" w:eastAsia="Times New Roman" w:hAnsi="Courier New" w:cs="Courier New"/>
          <w:color w:val="333333"/>
          <w:sz w:val="19"/>
          <w:szCs w:val="19"/>
          <w:lang w:eastAsia="en-GB" w:bidi="hi-IN"/>
        </w:rPr>
        <w:t xml:space="preserve"> ?</w:t>
      </w:r>
      <w:r>
        <w:rPr>
          <w:rFonts w:ascii="Courier New" w:eastAsia="Times New Roman" w:hAnsi="Courier New" w:cs="Courier New"/>
          <w:color w:val="66CC66"/>
          <w:sz w:val="19"/>
          <w:szCs w:val="19"/>
          <w:lang w:eastAsia="en-GB" w:bidi="hi-IN"/>
        </w:rPr>
        <w:t>,</w:t>
      </w:r>
      <w:r>
        <w:rPr>
          <w:rFonts w:ascii="Courier New" w:eastAsia="Times New Roman" w:hAnsi="Courier New" w:cs="Courier New"/>
          <w:color w:val="333333"/>
          <w:sz w:val="19"/>
          <w:szCs w:val="19"/>
          <w:lang w:eastAsia="en-GB" w:bidi="hi-IN"/>
        </w:rPr>
        <w:t xml:space="preserve"> ?</w:t>
      </w:r>
      <w:r>
        <w:rPr>
          <w:rFonts w:ascii="Courier New" w:eastAsia="Times New Roman" w:hAnsi="Courier New" w:cs="Courier New"/>
          <w:color w:val="66CC66"/>
          <w:sz w:val="19"/>
          <w:szCs w:val="19"/>
          <w:lang w:eastAsia="en-GB" w:bidi="hi-IN"/>
        </w:rPr>
        <w:t>)</w:t>
      </w:r>
    </w:p>
    <w:p w:rsidR="004F5092" w:rsidRDefault="004F5092" w:rsidP="004F5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Helvetica" w:eastAsia="Times New Roman" w:hAnsi="Helvetica" w:cs="Helvetica"/>
          <w:color w:val="3C3C3C"/>
          <w:sz w:val="21"/>
          <w:szCs w:val="21"/>
          <w:lang w:eastAsia="en-GB" w:bidi="hi-IN"/>
        </w:rPr>
      </w:pPr>
      <w:r>
        <w:rPr>
          <w:rFonts w:ascii="Helvetica" w:eastAsia="Times New Roman" w:hAnsi="Helvetica" w:cs="Helvetica"/>
          <w:b/>
          <w:bCs/>
          <w:color w:val="3C3C3C"/>
          <w:sz w:val="21"/>
          <w:szCs w:val="21"/>
          <w:lang w:eastAsia="en-GB" w:bidi="hi-IN"/>
        </w:rPr>
        <w:t>Hibernate will generate the unnecessary columns</w:t>
      </w:r>
      <w:r>
        <w:rPr>
          <w:rFonts w:ascii="Helvetica" w:eastAsia="Times New Roman" w:hAnsi="Helvetica" w:cs="Helvetica"/>
          <w:color w:val="3C3C3C"/>
          <w:sz w:val="21"/>
          <w:szCs w:val="21"/>
          <w:lang w:eastAsia="en-GB" w:bidi="hi-IN"/>
        </w:rPr>
        <w:t xml:space="preserve"> (PRICE_CHANGE, PRICE_CLOSE, PRICE_OPEN) for the insertion.</w:t>
      </w:r>
    </w:p>
    <w:p w:rsidR="004F5092" w:rsidRDefault="004F5092" w:rsidP="004F5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150" w:line="288" w:lineRule="atLeast"/>
        <w:outlineLvl w:val="4"/>
        <w:rPr>
          <w:rFonts w:ascii="inherit" w:eastAsia="Times New Roman" w:hAnsi="inherit" w:cs="Times New Roman"/>
          <w:color w:val="252525"/>
          <w:sz w:val="32"/>
          <w:szCs w:val="32"/>
          <w:lang w:eastAsia="en-GB" w:bidi="hi-IN"/>
        </w:rPr>
      </w:pPr>
      <w:r>
        <w:rPr>
          <w:rFonts w:ascii="inherit" w:eastAsia="Times New Roman" w:hAnsi="inherit"/>
          <w:color w:val="252525"/>
          <w:sz w:val="32"/>
          <w:szCs w:val="32"/>
          <w:lang w:eastAsia="en-GB" w:bidi="hi-IN"/>
        </w:rPr>
        <w:t>2. dynamic-insert=true</w:t>
      </w:r>
    </w:p>
    <w:p w:rsidR="004F5092" w:rsidRDefault="004F5092" w:rsidP="004F5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Helvetica" w:eastAsia="Times New Roman" w:hAnsi="Helvetica" w:cs="Helvetica"/>
          <w:color w:val="3C3C3C"/>
          <w:sz w:val="21"/>
          <w:szCs w:val="21"/>
          <w:lang w:eastAsia="en-GB" w:bidi="hi-IN"/>
        </w:rPr>
      </w:pPr>
      <w:r>
        <w:rPr>
          <w:rFonts w:ascii="Helvetica" w:eastAsia="Times New Roman" w:hAnsi="Helvetica" w:cs="Helvetica"/>
          <w:color w:val="3C3C3C"/>
          <w:sz w:val="21"/>
          <w:szCs w:val="21"/>
          <w:lang w:eastAsia="en-GB" w:bidi="hi-IN"/>
        </w:rPr>
        <w:t xml:space="preserve">If set the dynamic-insert to true, which means </w:t>
      </w:r>
      <w:r>
        <w:rPr>
          <w:rFonts w:ascii="Helvetica" w:eastAsia="Times New Roman" w:hAnsi="Helvetica" w:cs="Helvetica"/>
          <w:b/>
          <w:bCs/>
          <w:color w:val="3C3C3C"/>
          <w:sz w:val="21"/>
          <w:szCs w:val="21"/>
          <w:lang w:eastAsia="en-GB" w:bidi="hi-IN"/>
        </w:rPr>
        <w:t>exclude null property values</w:t>
      </w:r>
      <w:r>
        <w:rPr>
          <w:rFonts w:ascii="Helvetica" w:eastAsia="Times New Roman" w:hAnsi="Helvetica" w:cs="Helvetica"/>
          <w:color w:val="3C3C3C"/>
          <w:sz w:val="21"/>
          <w:szCs w:val="21"/>
          <w:lang w:eastAsia="en-GB" w:bidi="hi-IN"/>
        </w:rPr>
        <w:t xml:space="preserve"> in the Hibernate’s SQL INSERT statement. </w:t>
      </w:r>
    </w:p>
    <w:p w:rsidR="004F5092" w:rsidRDefault="004F5092" w:rsidP="004F5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Helvetica" w:eastAsia="Times New Roman" w:hAnsi="Helvetica" w:cs="Helvetica"/>
          <w:color w:val="3C3C3C"/>
          <w:sz w:val="21"/>
          <w:szCs w:val="21"/>
          <w:lang w:eastAsia="en-GB" w:bidi="hi-IN"/>
        </w:rPr>
      </w:pPr>
      <w:r>
        <w:rPr>
          <w:rFonts w:ascii="Helvetica" w:eastAsia="Times New Roman" w:hAnsi="Helvetica" w:cs="Helvetica"/>
          <w:color w:val="3C3C3C"/>
          <w:sz w:val="21"/>
          <w:szCs w:val="21"/>
          <w:lang w:eastAsia="en-GB" w:bidi="hi-IN"/>
        </w:rPr>
        <w:t>For example, try set some null values to an object properties and save it again.</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StockTransactionstockTran</w:t>
      </w:r>
      <w:r>
        <w:rPr>
          <w:rFonts w:ascii="Courier New" w:eastAsia="Times New Roman" w:hAnsi="Courier New" w:cs="Courier New"/>
          <w:color w:val="339933"/>
          <w:sz w:val="19"/>
          <w:szCs w:val="19"/>
          <w:lang w:eastAsia="en-GB" w:bidi="hi-IN"/>
        </w:rPr>
        <w:t>=</w:t>
      </w:r>
      <w:r>
        <w:rPr>
          <w:rFonts w:ascii="Courier New" w:eastAsia="Times New Roman" w:hAnsi="Courier New" w:cs="Courier New"/>
          <w:b/>
          <w:bCs/>
          <w:color w:val="000000"/>
          <w:sz w:val="19"/>
          <w:szCs w:val="19"/>
          <w:lang w:eastAsia="en-GB" w:bidi="hi-IN"/>
        </w:rPr>
        <w:t>new</w:t>
      </w:r>
      <w:r>
        <w:rPr>
          <w:rFonts w:ascii="Courier New" w:eastAsia="Times New Roman" w:hAnsi="Courier New" w:cs="Courier New"/>
          <w:color w:val="333333"/>
          <w:sz w:val="19"/>
          <w:szCs w:val="19"/>
          <w:lang w:eastAsia="en-GB" w:bidi="hi-IN"/>
        </w:rPr>
        <w:t>StockTransaction</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9933"/>
          <w:sz w:val="19"/>
          <w:szCs w:val="19"/>
          <w:lang w:eastAsia="en-GB" w:bidi="hi-IN"/>
        </w:rPr>
        <w: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i/>
          <w:iCs/>
          <w:color w:val="666666"/>
          <w:sz w:val="19"/>
          <w:szCs w:val="19"/>
          <w:lang w:eastAsia="en-GB" w:bidi="hi-IN"/>
        </w:rPr>
        <w:t>//stockTran.setPriceOpen(new Float("1.2"));</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i/>
          <w:iCs/>
          <w:color w:val="666666"/>
          <w:sz w:val="19"/>
          <w:szCs w:val="19"/>
          <w:lang w:eastAsia="en-GB" w:bidi="hi-IN"/>
        </w:rPr>
        <w:t>//stockTran.setPriceClose(new Float("1.1"));</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i/>
          <w:iCs/>
          <w:color w:val="666666"/>
          <w:sz w:val="19"/>
          <w:szCs w:val="19"/>
          <w:lang w:eastAsia="en-GB" w:bidi="hi-IN"/>
        </w:rPr>
        <w:t>//stockTran.setPriceChange(new Float("10.0"));</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stockTran.</w:t>
      </w:r>
      <w:r>
        <w:rPr>
          <w:rFonts w:ascii="Courier New" w:eastAsia="Times New Roman" w:hAnsi="Courier New" w:cs="Courier New"/>
          <w:color w:val="006633"/>
          <w:sz w:val="19"/>
          <w:szCs w:val="19"/>
          <w:lang w:eastAsia="en-GB" w:bidi="hi-IN"/>
        </w:rPr>
        <w:t>setVolume</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3333"/>
          <w:sz w:val="19"/>
          <w:szCs w:val="19"/>
          <w:lang w:eastAsia="en-GB" w:bidi="hi-IN"/>
        </w:rPr>
        <w:t>2000000L</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9933"/>
          <w:sz w:val="19"/>
          <w:szCs w:val="19"/>
          <w:lang w:eastAsia="en-GB" w:bidi="hi-IN"/>
        </w:rPr>
        <w: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stockTran.</w:t>
      </w:r>
      <w:r>
        <w:rPr>
          <w:rFonts w:ascii="Courier New" w:eastAsia="Times New Roman" w:hAnsi="Courier New" w:cs="Courier New"/>
          <w:color w:val="006633"/>
          <w:sz w:val="19"/>
          <w:szCs w:val="19"/>
          <w:lang w:eastAsia="en-GB" w:bidi="hi-IN"/>
        </w:rPr>
        <w:t>setDate</w:t>
      </w:r>
      <w:r>
        <w:rPr>
          <w:rFonts w:ascii="Courier New" w:eastAsia="Times New Roman" w:hAnsi="Courier New" w:cs="Courier New"/>
          <w:color w:val="009900"/>
          <w:sz w:val="19"/>
          <w:szCs w:val="19"/>
          <w:lang w:eastAsia="en-GB" w:bidi="hi-IN"/>
        </w:rPr>
        <w:t>(</w:t>
      </w:r>
      <w:r>
        <w:rPr>
          <w:rFonts w:ascii="Courier New" w:eastAsia="Times New Roman" w:hAnsi="Courier New" w:cs="Courier New"/>
          <w:b/>
          <w:bCs/>
          <w:color w:val="000000"/>
          <w:sz w:val="19"/>
          <w:szCs w:val="19"/>
          <w:lang w:eastAsia="en-GB" w:bidi="hi-IN"/>
        </w:rPr>
        <w:t>new</w:t>
      </w:r>
      <w:r>
        <w:rPr>
          <w:rFonts w:ascii="Courier New" w:eastAsia="Times New Roman" w:hAnsi="Courier New" w:cs="Courier New"/>
          <w:color w:val="003399"/>
          <w:sz w:val="19"/>
          <w:szCs w:val="19"/>
          <w:lang w:eastAsia="en-GB" w:bidi="hi-IN"/>
        </w:rPr>
        <w:t>Date</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9933"/>
          <w:sz w:val="19"/>
          <w:szCs w:val="19"/>
          <w:lang w:eastAsia="en-GB" w:bidi="hi-IN"/>
        </w:rPr>
        <w: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stockTran.</w:t>
      </w:r>
      <w:r>
        <w:rPr>
          <w:rFonts w:ascii="Courier New" w:eastAsia="Times New Roman" w:hAnsi="Courier New" w:cs="Courier New"/>
          <w:color w:val="006633"/>
          <w:sz w:val="19"/>
          <w:szCs w:val="19"/>
          <w:lang w:eastAsia="en-GB" w:bidi="hi-IN"/>
        </w:rPr>
        <w:t>setStock</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3333"/>
          <w:sz w:val="19"/>
          <w:szCs w:val="19"/>
          <w:lang w:eastAsia="en-GB" w:bidi="hi-IN"/>
        </w:rPr>
        <w:t>stock</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9933"/>
          <w:sz w:val="19"/>
          <w:szCs w:val="19"/>
          <w:lang w:eastAsia="en-GB" w:bidi="hi-IN"/>
        </w:rPr>
        <w: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 </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session.</w:t>
      </w:r>
      <w:r>
        <w:rPr>
          <w:rFonts w:ascii="Courier New" w:eastAsia="Times New Roman" w:hAnsi="Courier New" w:cs="Courier New"/>
          <w:color w:val="006633"/>
          <w:sz w:val="19"/>
          <w:szCs w:val="19"/>
          <w:lang w:eastAsia="en-GB" w:bidi="hi-IN"/>
        </w:rPr>
        <w:t>save</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3333"/>
          <w:sz w:val="19"/>
          <w:szCs w:val="19"/>
          <w:lang w:eastAsia="en-GB" w:bidi="hi-IN"/>
        </w:rPr>
        <w:t>stockTran</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9933"/>
          <w:sz w:val="19"/>
          <w:szCs w:val="19"/>
          <w:lang w:eastAsia="en-GB" w:bidi="hi-IN"/>
        </w:rPr>
        <w:t>;</w:t>
      </w:r>
    </w:p>
    <w:p w:rsidR="004F5092" w:rsidRDefault="004F5092" w:rsidP="004F5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Helvetica" w:eastAsia="Times New Roman" w:hAnsi="Helvetica" w:cs="Helvetica"/>
          <w:color w:val="3C3C3C"/>
          <w:sz w:val="21"/>
          <w:szCs w:val="21"/>
          <w:lang w:eastAsia="en-GB" w:bidi="hi-IN"/>
        </w:rPr>
      </w:pPr>
      <w:r>
        <w:rPr>
          <w:rFonts w:ascii="Helvetica" w:eastAsia="Times New Roman" w:hAnsi="Helvetica" w:cs="Helvetica"/>
          <w:color w:val="3C3C3C"/>
          <w:sz w:val="21"/>
          <w:szCs w:val="21"/>
          <w:lang w:eastAsia="en-GB" w:bidi="hi-IN"/>
        </w:rPr>
        <w:t>Turn on the Hibernate “show_sql” to true. You will see the different insert SQL statement.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 xml:space="preserve">Hibernate: </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b/>
          <w:bCs/>
          <w:color w:val="993333"/>
          <w:sz w:val="19"/>
          <w:szCs w:val="19"/>
          <w:lang w:eastAsia="en-GB" w:bidi="hi-IN"/>
        </w:rPr>
        <w:t>INSERT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b/>
          <w:bCs/>
          <w:color w:val="993333"/>
          <w:sz w:val="19"/>
          <w:szCs w:val="19"/>
          <w:lang w:eastAsia="en-GB" w:bidi="hi-IN"/>
        </w:rPr>
        <w:t>INTO</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mkyong</w:t>
      </w:r>
      <w:r>
        <w:rPr>
          <w:rFonts w:ascii="Courier New" w:eastAsia="Times New Roman" w:hAnsi="Courier New" w:cs="Courier New"/>
          <w:color w:val="66CC66"/>
          <w:sz w:val="19"/>
          <w:szCs w:val="19"/>
          <w:lang w:eastAsia="en-GB" w:bidi="hi-IN"/>
        </w:rPr>
        <w:t>.</w:t>
      </w:r>
      <w:r>
        <w:rPr>
          <w:rFonts w:ascii="Courier New" w:eastAsia="Times New Roman" w:hAnsi="Courier New" w:cs="Courier New"/>
          <w:color w:val="333333"/>
          <w:sz w:val="19"/>
          <w:szCs w:val="19"/>
          <w:lang w:eastAsia="en-GB" w:bidi="hi-IN"/>
        </w:rPr>
        <w:t>stock_transaction</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66CC66"/>
          <w:sz w:val="19"/>
          <w:szCs w:val="19"/>
          <w:lang w:eastAsia="en-GB" w:bidi="hi-IN"/>
        </w:rPr>
        <w:t>(</w:t>
      </w:r>
      <w:r>
        <w:rPr>
          <w:rFonts w:ascii="Courier New" w:eastAsia="Times New Roman" w:hAnsi="Courier New" w:cs="Courier New"/>
          <w:b/>
          <w:bCs/>
          <w:color w:val="993333"/>
          <w:sz w:val="19"/>
          <w:szCs w:val="19"/>
          <w:lang w:eastAsia="en-GB" w:bidi="hi-IN"/>
        </w:rPr>
        <w:t>DATE</w:t>
      </w:r>
      <w:r>
        <w:rPr>
          <w:rFonts w:ascii="Courier New" w:eastAsia="Times New Roman" w:hAnsi="Courier New" w:cs="Courier New"/>
          <w:color w:val="66CC66"/>
          <w:sz w:val="19"/>
          <w:szCs w:val="19"/>
          <w:lang w:eastAsia="en-GB" w:bidi="hi-IN"/>
        </w:rPr>
        <w:t>,</w:t>
      </w:r>
      <w:r>
        <w:rPr>
          <w:rFonts w:ascii="Courier New" w:eastAsia="Times New Roman" w:hAnsi="Courier New" w:cs="Courier New"/>
          <w:color w:val="333333"/>
          <w:sz w:val="19"/>
          <w:szCs w:val="19"/>
          <w:lang w:eastAsia="en-GB" w:bidi="hi-IN"/>
        </w:rPr>
        <w:t xml:space="preserve"> STOCK_ID</w:t>
      </w:r>
      <w:r>
        <w:rPr>
          <w:rFonts w:ascii="Courier New" w:eastAsia="Times New Roman" w:hAnsi="Courier New" w:cs="Courier New"/>
          <w:color w:val="66CC66"/>
          <w:sz w:val="19"/>
          <w:szCs w:val="19"/>
          <w:lang w:eastAsia="en-GB" w:bidi="hi-IN"/>
        </w:rPr>
        <w:t>,</w:t>
      </w:r>
      <w:r>
        <w:rPr>
          <w:rFonts w:ascii="Courier New" w:eastAsia="Times New Roman" w:hAnsi="Courier New" w:cs="Courier New"/>
          <w:color w:val="333333"/>
          <w:sz w:val="19"/>
          <w:szCs w:val="19"/>
          <w:lang w:eastAsia="en-GB" w:bidi="hi-IN"/>
        </w:rPr>
        <w:t xml:space="preserve"> VOLUME</w:t>
      </w:r>
      <w:r>
        <w:rPr>
          <w:rFonts w:ascii="Courier New" w:eastAsia="Times New Roman" w:hAnsi="Courier New" w:cs="Courier New"/>
          <w:color w:val="66CC66"/>
          <w:sz w:val="19"/>
          <w:szCs w:val="19"/>
          <w:lang w:eastAsia="en-GB" w:bidi="hi-IN"/>
        </w:rPr>
        <w: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b/>
          <w:bCs/>
          <w:color w:val="993333"/>
          <w:sz w:val="19"/>
          <w:szCs w:val="19"/>
          <w:lang w:eastAsia="en-GB" w:bidi="hi-IN"/>
        </w:rPr>
        <w:t>VALUES</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66CC66"/>
          <w:sz w:val="19"/>
          <w:szCs w:val="19"/>
          <w:lang w:eastAsia="en-GB" w:bidi="hi-IN"/>
        </w:rPr>
        <w:t>(</w:t>
      </w:r>
      <w:r>
        <w:rPr>
          <w:rFonts w:ascii="Courier New" w:eastAsia="Times New Roman" w:hAnsi="Courier New" w:cs="Courier New"/>
          <w:color w:val="333333"/>
          <w:sz w:val="19"/>
          <w:szCs w:val="19"/>
          <w:lang w:eastAsia="en-GB" w:bidi="hi-IN"/>
        </w:rPr>
        <w:t>?</w:t>
      </w:r>
      <w:r>
        <w:rPr>
          <w:rFonts w:ascii="Courier New" w:eastAsia="Times New Roman" w:hAnsi="Courier New" w:cs="Courier New"/>
          <w:color w:val="66CC66"/>
          <w:sz w:val="19"/>
          <w:szCs w:val="19"/>
          <w:lang w:eastAsia="en-GB" w:bidi="hi-IN"/>
        </w:rPr>
        <w:t>,</w:t>
      </w:r>
      <w:r>
        <w:rPr>
          <w:rFonts w:ascii="Courier New" w:eastAsia="Times New Roman" w:hAnsi="Courier New" w:cs="Courier New"/>
          <w:color w:val="333333"/>
          <w:sz w:val="19"/>
          <w:szCs w:val="19"/>
          <w:lang w:eastAsia="en-GB" w:bidi="hi-IN"/>
        </w:rPr>
        <w:t xml:space="preserve"> ?</w:t>
      </w:r>
      <w:r>
        <w:rPr>
          <w:rFonts w:ascii="Courier New" w:eastAsia="Times New Roman" w:hAnsi="Courier New" w:cs="Courier New"/>
          <w:color w:val="66CC66"/>
          <w:sz w:val="19"/>
          <w:szCs w:val="19"/>
          <w:lang w:eastAsia="en-GB" w:bidi="hi-IN"/>
        </w:rPr>
        <w:t>,</w:t>
      </w:r>
      <w:r>
        <w:rPr>
          <w:rFonts w:ascii="Courier New" w:eastAsia="Times New Roman" w:hAnsi="Courier New" w:cs="Courier New"/>
          <w:color w:val="333333"/>
          <w:sz w:val="19"/>
          <w:szCs w:val="19"/>
          <w:lang w:eastAsia="en-GB" w:bidi="hi-IN"/>
        </w:rPr>
        <w:t xml:space="preserve"> ?</w:t>
      </w:r>
      <w:r>
        <w:rPr>
          <w:rFonts w:ascii="Courier New" w:eastAsia="Times New Roman" w:hAnsi="Courier New" w:cs="Courier New"/>
          <w:color w:val="66CC66"/>
          <w:sz w:val="19"/>
          <w:szCs w:val="19"/>
          <w:lang w:eastAsia="en-GB" w:bidi="hi-IN"/>
        </w:rPr>
        <w:t>)</w:t>
      </w:r>
    </w:p>
    <w:p w:rsidR="004F5092" w:rsidRDefault="004F5092" w:rsidP="004F5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Helvetica" w:eastAsia="Times New Roman" w:hAnsi="Helvetica" w:cs="Helvetica"/>
          <w:color w:val="3C3C3C"/>
          <w:sz w:val="21"/>
          <w:szCs w:val="21"/>
          <w:lang w:eastAsia="en-GB" w:bidi="hi-IN"/>
        </w:rPr>
      </w:pPr>
      <w:r>
        <w:rPr>
          <w:rFonts w:ascii="Helvetica" w:eastAsia="Times New Roman" w:hAnsi="Helvetica" w:cs="Helvetica"/>
          <w:b/>
          <w:bCs/>
          <w:color w:val="3C3C3C"/>
          <w:sz w:val="21"/>
          <w:szCs w:val="21"/>
          <w:lang w:eastAsia="en-GB" w:bidi="hi-IN"/>
        </w:rPr>
        <w:t>Hibernate will generate only the necessary columns</w:t>
      </w:r>
      <w:r>
        <w:rPr>
          <w:rFonts w:ascii="Helvetica" w:eastAsia="Times New Roman" w:hAnsi="Helvetica" w:cs="Helvetica"/>
          <w:color w:val="3C3C3C"/>
          <w:sz w:val="21"/>
          <w:szCs w:val="21"/>
          <w:lang w:eastAsia="en-GB" w:bidi="hi-IN"/>
        </w:rPr>
        <w:t xml:space="preserve"> (DATE, STOCK_ID, VOLUME) for the insertion.</w:t>
      </w:r>
    </w:p>
    <w:p w:rsidR="004F5092" w:rsidRDefault="004F5092" w:rsidP="004F5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150" w:line="288" w:lineRule="atLeast"/>
        <w:outlineLvl w:val="3"/>
        <w:rPr>
          <w:rFonts w:ascii="inherit" w:eastAsia="Times New Roman" w:hAnsi="inherit" w:cs="Times New Roman"/>
          <w:color w:val="252525"/>
          <w:sz w:val="32"/>
          <w:szCs w:val="32"/>
          <w:lang w:eastAsia="en-GB" w:bidi="hi-IN"/>
        </w:rPr>
      </w:pPr>
      <w:r>
        <w:rPr>
          <w:rFonts w:ascii="inherit" w:eastAsia="Times New Roman" w:hAnsi="inherit"/>
          <w:color w:val="252525"/>
          <w:sz w:val="32"/>
          <w:szCs w:val="32"/>
          <w:lang w:eastAsia="en-GB" w:bidi="hi-IN"/>
        </w:rPr>
        <w:t>Performance issue</w:t>
      </w:r>
    </w:p>
    <w:p w:rsidR="004F5092" w:rsidRDefault="004F5092" w:rsidP="004F5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Helvetica" w:eastAsia="Times New Roman" w:hAnsi="Helvetica" w:cs="Helvetica"/>
          <w:color w:val="3C3C3C"/>
          <w:sz w:val="21"/>
          <w:szCs w:val="21"/>
          <w:lang w:eastAsia="en-GB" w:bidi="hi-IN"/>
        </w:rPr>
      </w:pPr>
      <w:r>
        <w:rPr>
          <w:rFonts w:ascii="Helvetica" w:eastAsia="Times New Roman" w:hAnsi="Helvetica" w:cs="Helvetica"/>
          <w:color w:val="3C3C3C"/>
          <w:sz w:val="21"/>
          <w:szCs w:val="21"/>
          <w:lang w:eastAsia="en-GB" w:bidi="hi-IN"/>
        </w:rPr>
        <w:t>In certain situations, such as a very large table with hundreds of columns (legacy design), or a table contains extremely large data volume, insert something not necessary definitely will drop down your system performance.</w:t>
      </w:r>
    </w:p>
    <w:p w:rsidR="004F5092" w:rsidRDefault="004F5092" w:rsidP="004F5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150" w:line="288" w:lineRule="atLeast"/>
        <w:outlineLvl w:val="3"/>
        <w:rPr>
          <w:rFonts w:ascii="inherit" w:eastAsia="Times New Roman" w:hAnsi="inherit" w:cs="Times New Roman"/>
          <w:color w:val="252525"/>
          <w:sz w:val="32"/>
          <w:szCs w:val="32"/>
          <w:lang w:eastAsia="en-GB" w:bidi="hi-IN"/>
        </w:rPr>
      </w:pPr>
      <w:r>
        <w:rPr>
          <w:rFonts w:ascii="inherit" w:eastAsia="Times New Roman" w:hAnsi="inherit"/>
          <w:color w:val="252525"/>
          <w:sz w:val="32"/>
          <w:szCs w:val="32"/>
          <w:lang w:eastAsia="en-GB" w:bidi="hi-IN"/>
        </w:rPr>
        <w:t>How to configure it</w:t>
      </w:r>
    </w:p>
    <w:p w:rsidR="004F5092" w:rsidRDefault="004F5092" w:rsidP="004F5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Helvetica" w:eastAsia="Times New Roman" w:hAnsi="Helvetica" w:cs="Helvetica"/>
          <w:color w:val="3C3C3C"/>
          <w:sz w:val="21"/>
          <w:szCs w:val="21"/>
          <w:lang w:eastAsia="en-GB" w:bidi="hi-IN"/>
        </w:rPr>
      </w:pPr>
      <w:r>
        <w:rPr>
          <w:rFonts w:ascii="Helvetica" w:eastAsia="Times New Roman" w:hAnsi="Helvetica" w:cs="Helvetica"/>
          <w:color w:val="3C3C3C"/>
          <w:sz w:val="21"/>
          <w:szCs w:val="21"/>
          <w:lang w:eastAsia="en-GB" w:bidi="hi-IN"/>
        </w:rPr>
        <w:t>You can configure the dynamic-insert properties value through annotation or XML mapping file.</w:t>
      </w:r>
    </w:p>
    <w:p w:rsidR="004F5092" w:rsidRDefault="004F5092" w:rsidP="004F5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150" w:line="288" w:lineRule="atLeast"/>
        <w:outlineLvl w:val="4"/>
        <w:rPr>
          <w:rFonts w:ascii="inherit" w:eastAsia="Times New Roman" w:hAnsi="inherit" w:cs="Times New Roman"/>
          <w:color w:val="252525"/>
          <w:sz w:val="32"/>
          <w:szCs w:val="32"/>
          <w:lang w:eastAsia="en-GB" w:bidi="hi-IN"/>
        </w:rPr>
      </w:pPr>
      <w:r>
        <w:rPr>
          <w:rFonts w:ascii="inherit" w:eastAsia="Times New Roman" w:hAnsi="inherit"/>
          <w:color w:val="252525"/>
          <w:sz w:val="32"/>
          <w:szCs w:val="32"/>
          <w:lang w:eastAsia="en-GB" w:bidi="hi-IN"/>
        </w:rPr>
        <w:lastRenderedPageBreak/>
        <w:t>1. Annotation</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w:t>
      </w:r>
      <w:r>
        <w:rPr>
          <w:rFonts w:ascii="Courier New" w:eastAsia="Times New Roman" w:hAnsi="Courier New" w:cs="Courier New"/>
          <w:color w:val="003399"/>
          <w:sz w:val="19"/>
          <w:szCs w:val="19"/>
          <w:lang w:eastAsia="en-GB" w:bidi="hi-IN"/>
        </w:rPr>
        <w:t>Entity</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@Table</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3333"/>
          <w:sz w:val="19"/>
          <w:szCs w:val="19"/>
          <w:lang w:eastAsia="en-GB" w:bidi="hi-IN"/>
        </w:rPr>
        <w:t xml:space="preserve">name </w:t>
      </w:r>
      <w:r>
        <w:rPr>
          <w:rFonts w:ascii="Courier New" w:eastAsia="Times New Roman" w:hAnsi="Courier New" w:cs="Courier New"/>
          <w:color w:val="339933"/>
          <w:sz w:val="19"/>
          <w:szCs w:val="19"/>
          <w:lang w:eastAsia="en-GB" w:bidi="hi-IN"/>
        </w:rPr>
        <w:t>=</w:t>
      </w:r>
      <w:r>
        <w:rPr>
          <w:rFonts w:ascii="Courier New" w:eastAsia="Times New Roman" w:hAnsi="Courier New" w:cs="Courier New"/>
          <w:color w:val="0000FF"/>
          <w:sz w:val="19"/>
          <w:szCs w:val="19"/>
          <w:lang w:eastAsia="en-GB" w:bidi="hi-IN"/>
        </w:rPr>
        <w:t>"stock_transaction"</w:t>
      </w:r>
      <w:r>
        <w:rPr>
          <w:rFonts w:ascii="Courier New" w:eastAsia="Times New Roman" w:hAnsi="Courier New" w:cs="Courier New"/>
          <w:color w:val="333333"/>
          <w:sz w:val="19"/>
          <w:szCs w:val="19"/>
          <w:lang w:eastAsia="en-GB" w:bidi="hi-IN"/>
        </w:rPr>
        <w:t xml:space="preserve">, catalog </w:t>
      </w:r>
      <w:r>
        <w:rPr>
          <w:rFonts w:ascii="Courier New" w:eastAsia="Times New Roman" w:hAnsi="Courier New" w:cs="Courier New"/>
          <w:color w:val="339933"/>
          <w:sz w:val="19"/>
          <w:szCs w:val="19"/>
          <w:lang w:eastAsia="en-GB" w:bidi="hi-IN"/>
        </w:rPr>
        <w:t>=</w:t>
      </w:r>
      <w:r>
        <w:rPr>
          <w:rFonts w:ascii="Courier New" w:eastAsia="Times New Roman" w:hAnsi="Courier New" w:cs="Courier New"/>
          <w:color w:val="0000FF"/>
          <w:sz w:val="19"/>
          <w:szCs w:val="19"/>
          <w:lang w:eastAsia="en-GB" w:bidi="hi-IN"/>
        </w:rPr>
        <w:t>"mkyong"</w:t>
      </w:r>
      <w:r>
        <w:rPr>
          <w:rFonts w:ascii="Courier New" w:eastAsia="Times New Roman" w:hAnsi="Courier New" w:cs="Courier New"/>
          <w:color w:val="009900"/>
          <w:sz w:val="19"/>
          <w:szCs w:val="19"/>
          <w:lang w:eastAsia="en-GB" w:bidi="hi-IN"/>
        </w:rPr>
        <w: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@org.</w:t>
      </w:r>
      <w:r>
        <w:rPr>
          <w:rFonts w:ascii="Courier New" w:eastAsia="Times New Roman" w:hAnsi="Courier New" w:cs="Courier New"/>
          <w:color w:val="006633"/>
          <w:sz w:val="19"/>
          <w:szCs w:val="19"/>
          <w:lang w:eastAsia="en-GB" w:bidi="hi-IN"/>
        </w:rPr>
        <w:t>hibernate</w:t>
      </w:r>
      <w:r>
        <w:rPr>
          <w:rFonts w:ascii="Courier New" w:eastAsia="Times New Roman" w:hAnsi="Courier New" w:cs="Courier New"/>
          <w:color w:val="333333"/>
          <w:sz w:val="19"/>
          <w:szCs w:val="19"/>
          <w:lang w:eastAsia="en-GB" w:bidi="hi-IN"/>
        </w:rPr>
        <w:t>.</w:t>
      </w:r>
      <w:r>
        <w:rPr>
          <w:rFonts w:ascii="Courier New" w:eastAsia="Times New Roman" w:hAnsi="Courier New" w:cs="Courier New"/>
          <w:color w:val="006633"/>
          <w:sz w:val="19"/>
          <w:szCs w:val="19"/>
          <w:lang w:eastAsia="en-GB" w:bidi="hi-IN"/>
        </w:rPr>
        <w:t>annotations</w:t>
      </w:r>
      <w:r>
        <w:rPr>
          <w:rFonts w:ascii="Courier New" w:eastAsia="Times New Roman" w:hAnsi="Courier New" w:cs="Courier New"/>
          <w:color w:val="333333"/>
          <w:sz w:val="19"/>
          <w:szCs w:val="19"/>
          <w:lang w:eastAsia="en-GB" w:bidi="hi-IN"/>
        </w:rPr>
        <w:t>.</w:t>
      </w:r>
      <w:r>
        <w:rPr>
          <w:rFonts w:ascii="Courier New" w:eastAsia="Times New Roman" w:hAnsi="Courier New" w:cs="Courier New"/>
          <w:color w:val="003399"/>
          <w:sz w:val="19"/>
          <w:szCs w:val="19"/>
          <w:lang w:eastAsia="en-GB" w:bidi="hi-IN"/>
        </w:rPr>
        <w:t>Entity</w:t>
      </w:r>
      <w:r>
        <w:rPr>
          <w:rFonts w:ascii="Courier New" w:eastAsia="Times New Roman" w:hAnsi="Courier New" w:cs="Courier New"/>
          <w:color w:val="009900"/>
          <w:sz w:val="19"/>
          <w:szCs w:val="19"/>
          <w:lang w:eastAsia="en-GB" w:bidi="hi-IN"/>
        </w:rPr>
        <w: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ab/>
      </w:r>
      <w:r>
        <w:rPr>
          <w:rFonts w:ascii="Courier New" w:eastAsia="Times New Roman" w:hAnsi="Courier New" w:cs="Courier New"/>
          <w:color w:val="333333"/>
          <w:sz w:val="19"/>
          <w:szCs w:val="19"/>
          <w:lang w:eastAsia="en-GB" w:bidi="hi-IN"/>
        </w:rPr>
        <w:tab/>
        <w:t>dynamicInsert</w:t>
      </w:r>
      <w:r>
        <w:rPr>
          <w:rFonts w:ascii="Courier New" w:eastAsia="Times New Roman" w:hAnsi="Courier New" w:cs="Courier New"/>
          <w:color w:val="339933"/>
          <w:sz w:val="19"/>
          <w:szCs w:val="19"/>
          <w:lang w:eastAsia="en-GB" w:bidi="hi-IN"/>
        </w:rPr>
        <w:t>=</w:t>
      </w:r>
      <w:r>
        <w:rPr>
          <w:rFonts w:ascii="Courier New" w:eastAsia="Times New Roman" w:hAnsi="Courier New" w:cs="Courier New"/>
          <w:b/>
          <w:bCs/>
          <w:color w:val="000066"/>
          <w:sz w:val="19"/>
          <w:szCs w:val="19"/>
          <w:lang w:eastAsia="en-GB" w:bidi="hi-IN"/>
        </w:rPr>
        <w:t>true</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009900"/>
          <w:sz w:val="19"/>
          <w:szCs w:val="19"/>
          <w:lang w:eastAsia="en-GB" w:bidi="hi-IN"/>
        </w:rPr>
        <w: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b/>
          <w:bCs/>
          <w:color w:val="000000"/>
          <w:sz w:val="19"/>
          <w:szCs w:val="19"/>
          <w:lang w:eastAsia="en-GB" w:bidi="hi-IN"/>
        </w:rPr>
        <w:t>publicclass</w:t>
      </w:r>
      <w:r>
        <w:rPr>
          <w:rFonts w:ascii="Courier New" w:eastAsia="Times New Roman" w:hAnsi="Courier New" w:cs="Courier New"/>
          <w:color w:val="333333"/>
          <w:sz w:val="19"/>
          <w:szCs w:val="19"/>
          <w:lang w:eastAsia="en-GB" w:bidi="hi-IN"/>
        </w:rPr>
        <w:t>StockTransaction</w:t>
      </w:r>
      <w:r>
        <w:rPr>
          <w:rFonts w:ascii="Courier New" w:eastAsia="Times New Roman" w:hAnsi="Courier New" w:cs="Courier New"/>
          <w:b/>
          <w:bCs/>
          <w:color w:val="000000"/>
          <w:sz w:val="19"/>
          <w:szCs w:val="19"/>
          <w:lang w:eastAsia="en-GB" w:bidi="hi-IN"/>
        </w:rPr>
        <w:t>implements</w:t>
      </w:r>
      <w:r>
        <w:rPr>
          <w:rFonts w:ascii="Courier New" w:eastAsia="Times New Roman" w:hAnsi="Courier New" w:cs="Courier New"/>
          <w:color w:val="333333"/>
          <w:sz w:val="19"/>
          <w:szCs w:val="19"/>
          <w:lang w:eastAsia="en-GB" w:bidi="hi-IN"/>
        </w:rPr>
        <w:t>java.</w:t>
      </w:r>
      <w:r>
        <w:rPr>
          <w:rFonts w:ascii="Courier New" w:eastAsia="Times New Roman" w:hAnsi="Courier New" w:cs="Courier New"/>
          <w:color w:val="006633"/>
          <w:sz w:val="19"/>
          <w:szCs w:val="19"/>
          <w:lang w:eastAsia="en-GB" w:bidi="hi-IN"/>
        </w:rPr>
        <w:t>io</w:t>
      </w:r>
      <w:r>
        <w:rPr>
          <w:rFonts w:ascii="Courier New" w:eastAsia="Times New Roman" w:hAnsi="Courier New" w:cs="Courier New"/>
          <w:color w:val="333333"/>
          <w:sz w:val="19"/>
          <w:szCs w:val="19"/>
          <w:lang w:eastAsia="en-GB" w:bidi="hi-IN"/>
        </w:rPr>
        <w:t>.</w:t>
      </w:r>
      <w:r>
        <w:rPr>
          <w:rFonts w:ascii="Courier New" w:eastAsia="Times New Roman" w:hAnsi="Courier New" w:cs="Courier New"/>
          <w:color w:val="003399"/>
          <w:sz w:val="19"/>
          <w:szCs w:val="19"/>
          <w:lang w:eastAsia="en-GB" w:bidi="hi-IN"/>
        </w:rPr>
        <w:t>Serializable</w:t>
      </w:r>
      <w:r>
        <w:rPr>
          <w:rFonts w:ascii="Courier New" w:eastAsia="Times New Roman" w:hAnsi="Courier New" w:cs="Courier New"/>
          <w:color w:val="009900"/>
          <w:sz w:val="19"/>
          <w:szCs w:val="19"/>
          <w:lang w:eastAsia="en-GB" w:bidi="hi-IN"/>
        </w:rPr>
        <w:t>{</w:t>
      </w:r>
    </w:p>
    <w:p w:rsidR="004F5092" w:rsidRDefault="004F5092" w:rsidP="004F5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150" w:line="288" w:lineRule="atLeast"/>
        <w:outlineLvl w:val="4"/>
        <w:rPr>
          <w:rFonts w:ascii="inherit" w:eastAsia="Times New Roman" w:hAnsi="inherit" w:cs="Times New Roman"/>
          <w:color w:val="252525"/>
          <w:sz w:val="32"/>
          <w:szCs w:val="32"/>
          <w:lang w:eastAsia="en-GB" w:bidi="hi-IN"/>
        </w:rPr>
      </w:pPr>
      <w:r>
        <w:rPr>
          <w:rFonts w:ascii="inherit" w:eastAsia="Times New Roman" w:hAnsi="inherit"/>
          <w:color w:val="252525"/>
          <w:sz w:val="32"/>
          <w:szCs w:val="32"/>
          <w:lang w:eastAsia="en-GB" w:bidi="hi-IN"/>
        </w:rPr>
        <w:t>2. XML mapping</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b/>
          <w:bCs/>
          <w:color w:val="000000"/>
          <w:sz w:val="19"/>
          <w:szCs w:val="19"/>
          <w:lang w:eastAsia="en-GB" w:bidi="hi-IN"/>
        </w:rPr>
        <w:t>&lt;class</w:t>
      </w:r>
      <w:r>
        <w:rPr>
          <w:rFonts w:ascii="Courier New" w:eastAsia="Times New Roman" w:hAnsi="Courier New" w:cs="Courier New"/>
          <w:color w:val="009900"/>
          <w:sz w:val="19"/>
          <w:szCs w:val="19"/>
          <w:lang w:eastAsia="en-GB" w:bidi="hi-IN"/>
        </w:rPr>
        <w:t xml:space="preserve"> ... </w:t>
      </w:r>
      <w:r>
        <w:rPr>
          <w:rFonts w:ascii="Courier New" w:eastAsia="Times New Roman" w:hAnsi="Courier New" w:cs="Courier New"/>
          <w:color w:val="000066"/>
          <w:sz w:val="19"/>
          <w:szCs w:val="19"/>
          <w:lang w:eastAsia="en-GB" w:bidi="hi-IN"/>
        </w:rPr>
        <w:t>table</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FF0000"/>
          <w:sz w:val="19"/>
          <w:szCs w:val="19"/>
          <w:lang w:eastAsia="en-GB" w:bidi="hi-IN"/>
        </w:rPr>
        <w:t>"stock_transaction"</w:t>
      </w:r>
      <w:r>
        <w:rPr>
          <w:rFonts w:ascii="Courier New" w:eastAsia="Times New Roman" w:hAnsi="Courier New" w:cs="Courier New"/>
          <w:color w:val="000066"/>
          <w:sz w:val="19"/>
          <w:szCs w:val="19"/>
          <w:lang w:eastAsia="en-GB" w:bidi="hi-IN"/>
        </w:rPr>
        <w:t>catalog</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FF0000"/>
          <w:sz w:val="19"/>
          <w:szCs w:val="19"/>
          <w:lang w:eastAsia="en-GB" w:bidi="hi-IN"/>
        </w:rPr>
        <w:t>"mkyong"</w:t>
      </w:r>
      <w:r>
        <w:rPr>
          <w:rFonts w:ascii="Courier New" w:eastAsia="Times New Roman" w:hAnsi="Courier New" w:cs="Courier New"/>
          <w:color w:val="000066"/>
          <w:sz w:val="19"/>
          <w:szCs w:val="19"/>
          <w:lang w:eastAsia="en-GB" w:bidi="hi-IN"/>
        </w:rPr>
        <w:t>dynamic-insert</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FF0000"/>
          <w:sz w:val="19"/>
          <w:szCs w:val="19"/>
          <w:lang w:eastAsia="en-GB" w:bidi="hi-IN"/>
        </w:rPr>
        <w:t>"true"</w:t>
      </w:r>
      <w:r>
        <w:rPr>
          <w:rFonts w:ascii="Courier New" w:eastAsia="Times New Roman" w:hAnsi="Courier New" w:cs="Courier New"/>
          <w:b/>
          <w:bCs/>
          <w:color w:val="000000"/>
          <w:sz w:val="19"/>
          <w:szCs w:val="19"/>
          <w:lang w:eastAsia="en-GB" w:bidi="hi-IN"/>
        </w:rPr>
        <w:t>&gt;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b/>
          <w:bCs/>
          <w:color w:val="000000"/>
          <w:sz w:val="19"/>
          <w:szCs w:val="19"/>
          <w:lang w:eastAsia="en-GB" w:bidi="hi-IN"/>
        </w:rPr>
        <w:t>&lt;id</w:t>
      </w:r>
      <w:r>
        <w:rPr>
          <w:rFonts w:ascii="Courier New" w:eastAsia="Times New Roman" w:hAnsi="Courier New" w:cs="Courier New"/>
          <w:color w:val="000066"/>
          <w:sz w:val="19"/>
          <w:szCs w:val="19"/>
          <w:lang w:eastAsia="en-GB" w:bidi="hi-IN"/>
        </w:rPr>
        <w:t>name</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FF0000"/>
          <w:sz w:val="19"/>
          <w:szCs w:val="19"/>
          <w:lang w:eastAsia="en-GB" w:bidi="hi-IN"/>
        </w:rPr>
        <w:t>"tranId"</w:t>
      </w:r>
      <w:r>
        <w:rPr>
          <w:rFonts w:ascii="Courier New" w:eastAsia="Times New Roman" w:hAnsi="Courier New" w:cs="Courier New"/>
          <w:color w:val="000066"/>
          <w:sz w:val="19"/>
          <w:szCs w:val="19"/>
          <w:lang w:eastAsia="en-GB" w:bidi="hi-IN"/>
        </w:rPr>
        <w:t>type</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FF0000"/>
          <w:sz w:val="19"/>
          <w:szCs w:val="19"/>
          <w:lang w:eastAsia="en-GB" w:bidi="hi-IN"/>
        </w:rPr>
        <w:t>"java.lang.Integer"</w:t>
      </w:r>
      <w:r>
        <w:rPr>
          <w:rFonts w:ascii="Courier New" w:eastAsia="Times New Roman" w:hAnsi="Courier New" w:cs="Courier New"/>
          <w:b/>
          <w:bCs/>
          <w:color w:val="000000"/>
          <w:sz w:val="19"/>
          <w:szCs w:val="19"/>
          <w:lang w:eastAsia="en-GB" w:bidi="hi-IN"/>
        </w:rPr>
        <w:t>&gt;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b/>
          <w:bCs/>
          <w:color w:val="000000"/>
          <w:sz w:val="19"/>
          <w:szCs w:val="19"/>
          <w:lang w:eastAsia="en-GB" w:bidi="hi-IN"/>
        </w:rPr>
        <w:t>&lt;column</w:t>
      </w:r>
      <w:r>
        <w:rPr>
          <w:rFonts w:ascii="Courier New" w:eastAsia="Times New Roman" w:hAnsi="Courier New" w:cs="Courier New"/>
          <w:color w:val="000066"/>
          <w:sz w:val="19"/>
          <w:szCs w:val="19"/>
          <w:lang w:eastAsia="en-GB" w:bidi="hi-IN"/>
        </w:rPr>
        <w:t>name</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FF0000"/>
          <w:sz w:val="19"/>
          <w:szCs w:val="19"/>
          <w:lang w:eastAsia="en-GB" w:bidi="hi-IN"/>
        </w:rPr>
        <w:t>"TRAN_ID"</w:t>
      </w:r>
      <w:r>
        <w:rPr>
          <w:rFonts w:ascii="Courier New" w:eastAsia="Times New Roman" w:hAnsi="Courier New" w:cs="Courier New"/>
          <w:b/>
          <w:bCs/>
          <w:color w:val="000000"/>
          <w:sz w:val="19"/>
          <w:szCs w:val="19"/>
          <w:lang w:eastAsia="en-GB" w:bidi="hi-IN"/>
        </w:rPr>
        <w:t>/&gt;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b/>
          <w:bCs/>
          <w:color w:val="000000"/>
          <w:sz w:val="19"/>
          <w:szCs w:val="19"/>
          <w:lang w:eastAsia="en-GB" w:bidi="hi-IN"/>
        </w:rPr>
        <w:t>&lt;generator</w:t>
      </w:r>
      <w:r>
        <w:rPr>
          <w:rFonts w:ascii="Courier New" w:eastAsia="Times New Roman" w:hAnsi="Courier New" w:cs="Courier New"/>
          <w:color w:val="000066"/>
          <w:sz w:val="19"/>
          <w:szCs w:val="19"/>
          <w:lang w:eastAsia="en-GB" w:bidi="hi-IN"/>
        </w:rPr>
        <w:t>class</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FF0000"/>
          <w:sz w:val="19"/>
          <w:szCs w:val="19"/>
          <w:lang w:eastAsia="en-GB" w:bidi="hi-IN"/>
        </w:rPr>
        <w:t>"identity"</w:t>
      </w:r>
      <w:r>
        <w:rPr>
          <w:rFonts w:ascii="Courier New" w:eastAsia="Times New Roman" w:hAnsi="Courier New" w:cs="Courier New"/>
          <w:b/>
          <w:bCs/>
          <w:color w:val="000000"/>
          <w:sz w:val="19"/>
          <w:szCs w:val="19"/>
          <w:lang w:eastAsia="en-GB" w:bidi="hi-IN"/>
        </w:rPr>
        <w:t>/&gt;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b/>
          <w:bCs/>
          <w:color w:val="000000"/>
          <w:sz w:val="19"/>
          <w:szCs w:val="19"/>
          <w:lang w:eastAsia="en-GB" w:bidi="hi-IN"/>
        </w:rPr>
        <w:t>&lt;/id&gt;</w:t>
      </w:r>
    </w:p>
    <w:p w:rsidR="004F5092" w:rsidRDefault="004F5092" w:rsidP="004F5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150" w:line="288" w:lineRule="atLeast"/>
        <w:outlineLvl w:val="3"/>
        <w:rPr>
          <w:rFonts w:ascii="inherit" w:eastAsia="Times New Roman" w:hAnsi="inherit" w:cs="Times New Roman"/>
          <w:color w:val="252525"/>
          <w:sz w:val="32"/>
          <w:szCs w:val="32"/>
          <w:lang w:eastAsia="en-GB" w:bidi="hi-IN"/>
        </w:rPr>
      </w:pPr>
      <w:r>
        <w:rPr>
          <w:rFonts w:ascii="inherit" w:eastAsia="Times New Roman" w:hAnsi="inherit"/>
          <w:color w:val="252525"/>
          <w:sz w:val="32"/>
          <w:szCs w:val="32"/>
          <w:lang w:eastAsia="en-GB" w:bidi="hi-IN"/>
        </w:rPr>
        <w:t>Conclusion</w:t>
      </w:r>
    </w:p>
    <w:p w:rsidR="004F5092" w:rsidRDefault="004F5092" w:rsidP="004F5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Helvetica" w:eastAsia="Times New Roman" w:hAnsi="Helvetica" w:cs="Helvetica"/>
          <w:color w:val="3C3C3C"/>
          <w:sz w:val="21"/>
          <w:szCs w:val="21"/>
          <w:lang w:eastAsia="en-GB" w:bidi="hi-IN"/>
        </w:rPr>
      </w:pPr>
      <w:r>
        <w:rPr>
          <w:rFonts w:ascii="Helvetica" w:eastAsia="Times New Roman" w:hAnsi="Helvetica" w:cs="Helvetica"/>
          <w:color w:val="3C3C3C"/>
          <w:sz w:val="21"/>
          <w:szCs w:val="21"/>
          <w:lang w:eastAsia="en-GB" w:bidi="hi-IN"/>
        </w:rPr>
        <w:t>This little “</w:t>
      </w:r>
      <w:r>
        <w:rPr>
          <w:rFonts w:ascii="Helvetica" w:eastAsia="Times New Roman" w:hAnsi="Helvetica" w:cs="Helvetica"/>
          <w:b/>
          <w:bCs/>
          <w:color w:val="3C3C3C"/>
          <w:sz w:val="21"/>
          <w:szCs w:val="21"/>
          <w:lang w:eastAsia="en-GB" w:bidi="hi-IN"/>
        </w:rPr>
        <w:t>dynamic-insert</w:t>
      </w:r>
      <w:r>
        <w:rPr>
          <w:rFonts w:ascii="Helvetica" w:eastAsia="Times New Roman" w:hAnsi="Helvetica" w:cs="Helvetica"/>
          <w:color w:val="3C3C3C"/>
          <w:sz w:val="21"/>
          <w:szCs w:val="21"/>
          <w:lang w:eastAsia="en-GB" w:bidi="hi-IN"/>
        </w:rPr>
        <w:t>” tweak may increase your system performance, and highly recommends to do it. However, one question in my mind is why Hibernate set it to false by default?</w:t>
      </w:r>
    </w:p>
    <w:p w:rsidR="004F5092" w:rsidRDefault="004F5092" w:rsidP="004F5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150" w:line="288" w:lineRule="atLeast"/>
        <w:outlineLvl w:val="3"/>
        <w:rPr>
          <w:rFonts w:ascii="inherit" w:eastAsia="Times New Roman" w:hAnsi="inherit" w:cs="Times New Roman"/>
          <w:color w:val="252525"/>
          <w:sz w:val="32"/>
          <w:szCs w:val="32"/>
          <w:lang w:eastAsia="en-GB" w:bidi="hi-IN"/>
        </w:rPr>
      </w:pPr>
      <w:r>
        <w:rPr>
          <w:rFonts w:ascii="inherit" w:eastAsia="Times New Roman" w:hAnsi="inherit"/>
          <w:color w:val="252525"/>
          <w:sz w:val="32"/>
          <w:szCs w:val="32"/>
          <w:lang w:eastAsia="en-GB" w:bidi="hi-IN"/>
        </w:rPr>
        <w:t>Dynamic-update example</w:t>
      </w:r>
    </w:p>
    <w:p w:rsidR="004F5092" w:rsidRDefault="004F5092" w:rsidP="004F5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150" w:line="288" w:lineRule="atLeast"/>
        <w:outlineLvl w:val="4"/>
        <w:rPr>
          <w:rFonts w:ascii="inherit" w:eastAsia="Times New Roman" w:hAnsi="inherit"/>
          <w:color w:val="252525"/>
          <w:sz w:val="32"/>
          <w:szCs w:val="32"/>
          <w:lang w:eastAsia="en-GB" w:bidi="hi-IN"/>
        </w:rPr>
      </w:pPr>
      <w:r>
        <w:rPr>
          <w:rFonts w:ascii="inherit" w:eastAsia="Times New Roman" w:hAnsi="inherit"/>
          <w:color w:val="252525"/>
          <w:sz w:val="32"/>
          <w:szCs w:val="32"/>
          <w:lang w:eastAsia="en-GB" w:bidi="hi-IN"/>
        </w:rPr>
        <w:t>1. dynamic-update=false</w:t>
      </w:r>
    </w:p>
    <w:p w:rsidR="004F5092" w:rsidRDefault="004F5092" w:rsidP="004F5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Helvetica" w:eastAsia="Times New Roman" w:hAnsi="Helvetica" w:cs="Helvetica"/>
          <w:color w:val="3C3C3C"/>
          <w:sz w:val="21"/>
          <w:szCs w:val="21"/>
          <w:lang w:eastAsia="en-GB" w:bidi="hi-IN"/>
        </w:rPr>
      </w:pPr>
      <w:r>
        <w:rPr>
          <w:rFonts w:ascii="Helvetica" w:eastAsia="Times New Roman" w:hAnsi="Helvetica" w:cs="Helvetica"/>
          <w:color w:val="3C3C3C"/>
          <w:sz w:val="21"/>
          <w:szCs w:val="21"/>
          <w:lang w:eastAsia="en-GB" w:bidi="hi-IN"/>
        </w:rPr>
        <w:t xml:space="preserve">The default value of dynamic-update is false, which means </w:t>
      </w:r>
      <w:r>
        <w:rPr>
          <w:rFonts w:ascii="Helvetica" w:eastAsia="Times New Roman" w:hAnsi="Helvetica" w:cs="Helvetica"/>
          <w:b/>
          <w:bCs/>
          <w:color w:val="3C3C3C"/>
          <w:sz w:val="21"/>
          <w:szCs w:val="21"/>
          <w:lang w:eastAsia="en-GB" w:bidi="hi-IN"/>
        </w:rPr>
        <w:t>include unmodified properties</w:t>
      </w:r>
      <w:r>
        <w:rPr>
          <w:rFonts w:ascii="Helvetica" w:eastAsia="Times New Roman" w:hAnsi="Helvetica" w:cs="Helvetica"/>
          <w:color w:val="3C3C3C"/>
          <w:sz w:val="21"/>
          <w:szCs w:val="21"/>
          <w:lang w:eastAsia="en-GB" w:bidi="hi-IN"/>
        </w:rPr>
        <w:t xml:space="preserve"> in the Hibernate’s SQL update statement.</w:t>
      </w:r>
    </w:p>
    <w:p w:rsidR="004F5092" w:rsidRDefault="004F5092" w:rsidP="004F5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Helvetica" w:eastAsia="Times New Roman" w:hAnsi="Helvetica" w:cs="Helvetica"/>
          <w:color w:val="3C3C3C"/>
          <w:sz w:val="21"/>
          <w:szCs w:val="21"/>
          <w:lang w:eastAsia="en-GB" w:bidi="hi-IN"/>
        </w:rPr>
      </w:pPr>
      <w:r>
        <w:rPr>
          <w:rFonts w:ascii="Helvetica" w:eastAsia="Times New Roman" w:hAnsi="Helvetica" w:cs="Helvetica"/>
          <w:color w:val="3C3C3C"/>
          <w:sz w:val="21"/>
          <w:szCs w:val="21"/>
          <w:lang w:eastAsia="en-GB" w:bidi="hi-IN"/>
        </w:rPr>
        <w:t>For example, get an object and try modify its value and update it.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 xml:space="preserve">   Query q </w:t>
      </w:r>
      <w:r>
        <w:rPr>
          <w:rFonts w:ascii="Courier New" w:eastAsia="Times New Roman" w:hAnsi="Courier New" w:cs="Courier New"/>
          <w:color w:val="339933"/>
          <w:sz w:val="19"/>
          <w:szCs w:val="19"/>
          <w:lang w:eastAsia="en-GB" w:bidi="hi-IN"/>
        </w:rPr>
        <w:t>=</w:t>
      </w:r>
      <w:r>
        <w:rPr>
          <w:rFonts w:ascii="Courier New" w:eastAsia="Times New Roman" w:hAnsi="Courier New" w:cs="Courier New"/>
          <w:color w:val="333333"/>
          <w:sz w:val="19"/>
          <w:szCs w:val="19"/>
          <w:lang w:eastAsia="en-GB" w:bidi="hi-IN"/>
        </w:rPr>
        <w:t>session.</w:t>
      </w:r>
      <w:r>
        <w:rPr>
          <w:rFonts w:ascii="Courier New" w:eastAsia="Times New Roman" w:hAnsi="Courier New" w:cs="Courier New"/>
          <w:color w:val="006633"/>
          <w:sz w:val="19"/>
          <w:szCs w:val="19"/>
          <w:lang w:eastAsia="en-GB" w:bidi="hi-IN"/>
        </w:rPr>
        <w:t>createQuery</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0000FF"/>
          <w:sz w:val="19"/>
          <w:szCs w:val="19"/>
          <w:lang w:eastAsia="en-GB" w:bidi="hi-IN"/>
        </w:rPr>
        <w:t>"from StockTransaction where tranId = :tranId "</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9933"/>
          <w:sz w:val="19"/>
          <w:szCs w:val="19"/>
          <w:lang w:eastAsia="en-GB" w:bidi="hi-IN"/>
        </w:rPr>
        <w: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q.</w:t>
      </w:r>
      <w:r>
        <w:rPr>
          <w:rFonts w:ascii="Courier New" w:eastAsia="Times New Roman" w:hAnsi="Courier New" w:cs="Courier New"/>
          <w:color w:val="006633"/>
          <w:sz w:val="19"/>
          <w:szCs w:val="19"/>
          <w:lang w:eastAsia="en-GB" w:bidi="hi-IN"/>
        </w:rPr>
        <w:t>setParameter</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0000FF"/>
          <w:sz w:val="19"/>
          <w:szCs w:val="19"/>
          <w:lang w:eastAsia="en-GB" w:bidi="hi-IN"/>
        </w:rPr>
        <w:t>"tranId"</w:t>
      </w:r>
      <w:r>
        <w:rPr>
          <w:rFonts w:ascii="Courier New" w:eastAsia="Times New Roman" w:hAnsi="Courier New" w:cs="Courier New"/>
          <w:color w:val="333333"/>
          <w:sz w:val="19"/>
          <w:szCs w:val="19"/>
          <w:lang w:eastAsia="en-GB" w:bidi="hi-IN"/>
        </w:rPr>
        <w:t xml:space="preserve">, </w:t>
      </w:r>
      <w:r>
        <w:rPr>
          <w:rFonts w:ascii="Courier New" w:eastAsia="Times New Roman" w:hAnsi="Courier New" w:cs="Courier New"/>
          <w:color w:val="CC66CC"/>
          <w:sz w:val="19"/>
          <w:szCs w:val="19"/>
          <w:lang w:eastAsia="en-GB" w:bidi="hi-IN"/>
        </w:rPr>
        <w:t>11</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9933"/>
          <w:sz w:val="19"/>
          <w:szCs w:val="19"/>
          <w:lang w:eastAsia="en-GB" w:bidi="hi-IN"/>
        </w:rPr>
        <w: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StockTransactionstockTran</w:t>
      </w:r>
      <w:r>
        <w:rPr>
          <w:rFonts w:ascii="Courier New" w:eastAsia="Times New Roman" w:hAnsi="Courier New" w:cs="Courier New"/>
          <w:color w:val="339933"/>
          <w:sz w:val="19"/>
          <w:szCs w:val="19"/>
          <w:lang w:eastAsia="en-GB" w:bidi="hi-IN"/>
        </w:rPr>
        <w:t>=</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3333"/>
          <w:sz w:val="19"/>
          <w:szCs w:val="19"/>
          <w:lang w:eastAsia="en-GB" w:bidi="hi-IN"/>
        </w:rPr>
        <w:t>StockTransaction</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3333"/>
          <w:sz w:val="19"/>
          <w:szCs w:val="19"/>
          <w:lang w:eastAsia="en-GB" w:bidi="hi-IN"/>
        </w:rPr>
        <w:t>q.</w:t>
      </w:r>
      <w:r>
        <w:rPr>
          <w:rFonts w:ascii="Courier New" w:eastAsia="Times New Roman" w:hAnsi="Courier New" w:cs="Courier New"/>
          <w:color w:val="006633"/>
          <w:sz w:val="19"/>
          <w:szCs w:val="19"/>
          <w:lang w:eastAsia="en-GB" w:bidi="hi-IN"/>
        </w:rPr>
        <w:t>list</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3333"/>
          <w:sz w:val="19"/>
          <w:szCs w:val="19"/>
          <w:lang w:eastAsia="en-GB" w:bidi="hi-IN"/>
        </w:rPr>
        <w:t>.</w:t>
      </w:r>
      <w:r>
        <w:rPr>
          <w:rFonts w:ascii="Courier New" w:eastAsia="Times New Roman" w:hAnsi="Courier New" w:cs="Courier New"/>
          <w:color w:val="006633"/>
          <w:sz w:val="19"/>
          <w:szCs w:val="19"/>
          <w:lang w:eastAsia="en-GB" w:bidi="hi-IN"/>
        </w:rPr>
        <w:t>get</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CC66CC"/>
          <w:sz w:val="19"/>
          <w:szCs w:val="19"/>
          <w:lang w:eastAsia="en-GB" w:bidi="hi-IN"/>
        </w:rPr>
        <w:t>0</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9933"/>
          <w:sz w:val="19"/>
          <w:szCs w:val="19"/>
          <w:lang w:eastAsia="en-GB" w:bidi="hi-IN"/>
        </w:rPr>
        <w: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 </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stockTran.</w:t>
      </w:r>
      <w:r>
        <w:rPr>
          <w:rFonts w:ascii="Courier New" w:eastAsia="Times New Roman" w:hAnsi="Courier New" w:cs="Courier New"/>
          <w:color w:val="006633"/>
          <w:sz w:val="19"/>
          <w:szCs w:val="19"/>
          <w:lang w:eastAsia="en-GB" w:bidi="hi-IN"/>
        </w:rPr>
        <w:t>setVolume</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3333"/>
          <w:sz w:val="19"/>
          <w:szCs w:val="19"/>
          <w:lang w:eastAsia="en-GB" w:bidi="hi-IN"/>
        </w:rPr>
        <w:t>4000000L</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9933"/>
          <w:sz w:val="19"/>
          <w:szCs w:val="19"/>
          <w:lang w:eastAsia="en-GB" w:bidi="hi-IN"/>
        </w:rPr>
        <w: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session.</w:t>
      </w:r>
      <w:r>
        <w:rPr>
          <w:rFonts w:ascii="Courier New" w:eastAsia="Times New Roman" w:hAnsi="Courier New" w:cs="Courier New"/>
          <w:color w:val="006633"/>
          <w:sz w:val="19"/>
          <w:szCs w:val="19"/>
          <w:lang w:eastAsia="en-GB" w:bidi="hi-IN"/>
        </w:rPr>
        <w:t>update</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3333"/>
          <w:sz w:val="19"/>
          <w:szCs w:val="19"/>
          <w:lang w:eastAsia="en-GB" w:bidi="hi-IN"/>
        </w:rPr>
        <w:t>stockTran</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9933"/>
          <w:sz w:val="19"/>
          <w:szCs w:val="19"/>
          <w:lang w:eastAsia="en-GB" w:bidi="hi-IN"/>
        </w:rPr>
        <w:t>;</w:t>
      </w:r>
    </w:p>
    <w:p w:rsidR="004F5092" w:rsidRDefault="004F5092" w:rsidP="004F5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Helvetica" w:eastAsia="Times New Roman" w:hAnsi="Helvetica" w:cs="Helvetica"/>
          <w:color w:val="3C3C3C"/>
          <w:sz w:val="21"/>
          <w:szCs w:val="21"/>
          <w:lang w:eastAsia="en-GB" w:bidi="hi-IN"/>
        </w:rPr>
      </w:pPr>
      <w:r>
        <w:rPr>
          <w:rFonts w:ascii="Helvetica" w:eastAsia="Times New Roman" w:hAnsi="Helvetica" w:cs="Helvetica"/>
          <w:color w:val="3C3C3C"/>
          <w:sz w:val="21"/>
          <w:szCs w:val="21"/>
          <w:lang w:eastAsia="en-GB" w:bidi="hi-IN"/>
        </w:rPr>
        <w:t>Hibernate will generate the following update SQL statement.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 xml:space="preserve">Hibernate: </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b/>
          <w:bCs/>
          <w:color w:val="993333"/>
          <w:sz w:val="19"/>
          <w:szCs w:val="19"/>
          <w:lang w:eastAsia="en-GB" w:bidi="hi-IN"/>
        </w:rPr>
        <w:t>UPDATE</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mkyong</w:t>
      </w:r>
      <w:r>
        <w:rPr>
          <w:rFonts w:ascii="Courier New" w:eastAsia="Times New Roman" w:hAnsi="Courier New" w:cs="Courier New"/>
          <w:color w:val="66CC66"/>
          <w:sz w:val="19"/>
          <w:szCs w:val="19"/>
          <w:lang w:eastAsia="en-GB" w:bidi="hi-IN"/>
        </w:rPr>
        <w:t>.</w:t>
      </w:r>
      <w:r>
        <w:rPr>
          <w:rFonts w:ascii="Courier New" w:eastAsia="Times New Roman" w:hAnsi="Courier New" w:cs="Courier New"/>
          <w:color w:val="333333"/>
          <w:sz w:val="19"/>
          <w:szCs w:val="19"/>
          <w:lang w:eastAsia="en-GB" w:bidi="hi-IN"/>
        </w:rPr>
        <w:t>stock_transaction</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b/>
          <w:bCs/>
          <w:color w:val="993333"/>
          <w:sz w:val="19"/>
          <w:szCs w:val="19"/>
          <w:lang w:eastAsia="en-GB" w:bidi="hi-IN"/>
        </w:rPr>
        <w:t>SET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b/>
          <w:bCs/>
          <w:color w:val="993333"/>
          <w:sz w:val="19"/>
          <w:szCs w:val="19"/>
          <w:lang w:eastAsia="en-GB" w:bidi="hi-IN"/>
        </w:rPr>
        <w:lastRenderedPageBreak/>
        <w:t>DATE</w:t>
      </w:r>
      <w:r>
        <w:rPr>
          <w:rFonts w:ascii="Courier New" w:eastAsia="Times New Roman" w:hAnsi="Courier New" w:cs="Courier New"/>
          <w:color w:val="66CC66"/>
          <w:sz w:val="19"/>
          <w:szCs w:val="19"/>
          <w:lang w:eastAsia="en-GB" w:bidi="hi-IN"/>
        </w:rPr>
        <w:t>=</w:t>
      </w:r>
      <w:r>
        <w:rPr>
          <w:rFonts w:ascii="Courier New" w:eastAsia="Times New Roman" w:hAnsi="Courier New" w:cs="Courier New"/>
          <w:color w:val="333333"/>
          <w:sz w:val="19"/>
          <w:szCs w:val="19"/>
          <w:lang w:eastAsia="en-GB" w:bidi="hi-IN"/>
        </w:rPr>
        <w:t>?</w:t>
      </w:r>
      <w:r>
        <w:rPr>
          <w:rFonts w:ascii="Courier New" w:eastAsia="Times New Roman" w:hAnsi="Courier New" w:cs="Courier New"/>
          <w:color w:val="66CC66"/>
          <w:sz w:val="19"/>
          <w:szCs w:val="19"/>
          <w:lang w:eastAsia="en-GB" w:bidi="hi-IN"/>
        </w:rPr>
        <w: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 xml:space="preserve">        PRICE_CHANGE</w:t>
      </w:r>
      <w:r>
        <w:rPr>
          <w:rFonts w:ascii="Courier New" w:eastAsia="Times New Roman" w:hAnsi="Courier New" w:cs="Courier New"/>
          <w:color w:val="66CC66"/>
          <w:sz w:val="19"/>
          <w:szCs w:val="19"/>
          <w:lang w:eastAsia="en-GB" w:bidi="hi-IN"/>
        </w:rPr>
        <w:t>=</w:t>
      </w:r>
      <w:r>
        <w:rPr>
          <w:rFonts w:ascii="Courier New" w:eastAsia="Times New Roman" w:hAnsi="Courier New" w:cs="Courier New"/>
          <w:color w:val="333333"/>
          <w:sz w:val="19"/>
          <w:szCs w:val="19"/>
          <w:lang w:eastAsia="en-GB" w:bidi="hi-IN"/>
        </w:rPr>
        <w:t>?</w:t>
      </w:r>
      <w:r>
        <w:rPr>
          <w:rFonts w:ascii="Courier New" w:eastAsia="Times New Roman" w:hAnsi="Courier New" w:cs="Courier New"/>
          <w:color w:val="66CC66"/>
          <w:sz w:val="19"/>
          <w:szCs w:val="19"/>
          <w:lang w:eastAsia="en-GB" w:bidi="hi-IN"/>
        </w:rPr>
        <w: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 xml:space="preserve">        PRICE_CLOSE</w:t>
      </w:r>
      <w:r>
        <w:rPr>
          <w:rFonts w:ascii="Courier New" w:eastAsia="Times New Roman" w:hAnsi="Courier New" w:cs="Courier New"/>
          <w:color w:val="66CC66"/>
          <w:sz w:val="19"/>
          <w:szCs w:val="19"/>
          <w:lang w:eastAsia="en-GB" w:bidi="hi-IN"/>
        </w:rPr>
        <w:t>=</w:t>
      </w:r>
      <w:r>
        <w:rPr>
          <w:rFonts w:ascii="Courier New" w:eastAsia="Times New Roman" w:hAnsi="Courier New" w:cs="Courier New"/>
          <w:color w:val="333333"/>
          <w:sz w:val="19"/>
          <w:szCs w:val="19"/>
          <w:lang w:eastAsia="en-GB" w:bidi="hi-IN"/>
        </w:rPr>
        <w:t>?</w:t>
      </w:r>
      <w:r>
        <w:rPr>
          <w:rFonts w:ascii="Courier New" w:eastAsia="Times New Roman" w:hAnsi="Courier New" w:cs="Courier New"/>
          <w:color w:val="66CC66"/>
          <w:sz w:val="19"/>
          <w:szCs w:val="19"/>
          <w:lang w:eastAsia="en-GB" w:bidi="hi-IN"/>
        </w:rPr>
        <w: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 xml:space="preserve">        PRICE_OPEN</w:t>
      </w:r>
      <w:r>
        <w:rPr>
          <w:rFonts w:ascii="Courier New" w:eastAsia="Times New Roman" w:hAnsi="Courier New" w:cs="Courier New"/>
          <w:color w:val="66CC66"/>
          <w:sz w:val="19"/>
          <w:szCs w:val="19"/>
          <w:lang w:eastAsia="en-GB" w:bidi="hi-IN"/>
        </w:rPr>
        <w:t>=</w:t>
      </w:r>
      <w:r>
        <w:rPr>
          <w:rFonts w:ascii="Courier New" w:eastAsia="Times New Roman" w:hAnsi="Courier New" w:cs="Courier New"/>
          <w:color w:val="333333"/>
          <w:sz w:val="19"/>
          <w:szCs w:val="19"/>
          <w:lang w:eastAsia="en-GB" w:bidi="hi-IN"/>
        </w:rPr>
        <w:t>?</w:t>
      </w:r>
      <w:r>
        <w:rPr>
          <w:rFonts w:ascii="Courier New" w:eastAsia="Times New Roman" w:hAnsi="Courier New" w:cs="Courier New"/>
          <w:color w:val="66CC66"/>
          <w:sz w:val="19"/>
          <w:szCs w:val="19"/>
          <w:lang w:eastAsia="en-GB" w:bidi="hi-IN"/>
        </w:rPr>
        <w: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 xml:space="preserve">        STOCK_ID</w:t>
      </w:r>
      <w:r>
        <w:rPr>
          <w:rFonts w:ascii="Courier New" w:eastAsia="Times New Roman" w:hAnsi="Courier New" w:cs="Courier New"/>
          <w:color w:val="66CC66"/>
          <w:sz w:val="19"/>
          <w:szCs w:val="19"/>
          <w:lang w:eastAsia="en-GB" w:bidi="hi-IN"/>
        </w:rPr>
        <w:t>=</w:t>
      </w:r>
      <w:r>
        <w:rPr>
          <w:rFonts w:ascii="Courier New" w:eastAsia="Times New Roman" w:hAnsi="Courier New" w:cs="Courier New"/>
          <w:color w:val="333333"/>
          <w:sz w:val="19"/>
          <w:szCs w:val="19"/>
          <w:lang w:eastAsia="en-GB" w:bidi="hi-IN"/>
        </w:rPr>
        <w:t>?</w:t>
      </w:r>
      <w:r>
        <w:rPr>
          <w:rFonts w:ascii="Courier New" w:eastAsia="Times New Roman" w:hAnsi="Courier New" w:cs="Courier New"/>
          <w:color w:val="66CC66"/>
          <w:sz w:val="19"/>
          <w:szCs w:val="19"/>
          <w:lang w:eastAsia="en-GB" w:bidi="hi-IN"/>
        </w:rPr>
        <w: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 xml:space="preserve">        VOLUME</w:t>
      </w:r>
      <w:r>
        <w:rPr>
          <w:rFonts w:ascii="Courier New" w:eastAsia="Times New Roman" w:hAnsi="Courier New" w:cs="Courier New"/>
          <w:color w:val="66CC66"/>
          <w:sz w:val="19"/>
          <w:szCs w:val="19"/>
          <w:lang w:eastAsia="en-GB" w:bidi="hi-IN"/>
        </w:rPr>
        <w:t>=</w:t>
      </w:r>
      <w:r>
        <w:rPr>
          <w:rFonts w:ascii="Courier New" w:eastAsia="Times New Roman" w:hAnsi="Courier New" w:cs="Courier New"/>
          <w:color w:val="333333"/>
          <w:sz w:val="19"/>
          <w:szCs w:val="19"/>
          <w:lang w:eastAsia="en-GB" w:bidi="hi-IN"/>
        </w:rPr>
        <w:t xml:space="preserve">? </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b/>
          <w:bCs/>
          <w:color w:val="993333"/>
          <w:sz w:val="19"/>
          <w:szCs w:val="19"/>
          <w:lang w:eastAsia="en-GB" w:bidi="hi-IN"/>
        </w:rPr>
        <w:t>WHERE</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 xml:space="preserve">        TRAN_ID</w:t>
      </w:r>
      <w:r>
        <w:rPr>
          <w:rFonts w:ascii="Courier New" w:eastAsia="Times New Roman" w:hAnsi="Courier New" w:cs="Courier New"/>
          <w:color w:val="66CC66"/>
          <w:sz w:val="19"/>
          <w:szCs w:val="19"/>
          <w:lang w:eastAsia="en-GB" w:bidi="hi-IN"/>
        </w:rPr>
        <w:t>=</w:t>
      </w:r>
      <w:r>
        <w:rPr>
          <w:rFonts w:ascii="Courier New" w:eastAsia="Times New Roman" w:hAnsi="Courier New" w:cs="Courier New"/>
          <w:color w:val="333333"/>
          <w:sz w:val="19"/>
          <w:szCs w:val="19"/>
          <w:lang w:eastAsia="en-GB" w:bidi="hi-IN"/>
        </w:rPr>
        <w:t>?</w:t>
      </w:r>
    </w:p>
    <w:p w:rsidR="004F5092" w:rsidRDefault="004F5092" w:rsidP="004F5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Helvetica" w:eastAsia="Times New Roman" w:hAnsi="Helvetica" w:cs="Helvetica"/>
          <w:color w:val="3C3C3C"/>
          <w:sz w:val="21"/>
          <w:szCs w:val="21"/>
          <w:lang w:eastAsia="en-GB" w:bidi="hi-IN"/>
        </w:rPr>
      </w:pPr>
      <w:r>
        <w:rPr>
          <w:rFonts w:ascii="Helvetica" w:eastAsia="Times New Roman" w:hAnsi="Helvetica" w:cs="Helvetica"/>
          <w:color w:val="3C3C3C"/>
          <w:sz w:val="21"/>
          <w:szCs w:val="21"/>
          <w:lang w:eastAsia="en-GB" w:bidi="hi-IN"/>
        </w:rPr>
        <w:t>Hibernate will update all the unmodified columns.</w:t>
      </w:r>
    </w:p>
    <w:p w:rsidR="004F5092" w:rsidRDefault="004F5092" w:rsidP="004F5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150" w:line="288" w:lineRule="atLeast"/>
        <w:outlineLvl w:val="4"/>
        <w:rPr>
          <w:rFonts w:ascii="inherit" w:eastAsia="Times New Roman" w:hAnsi="inherit" w:cs="Times New Roman"/>
          <w:color w:val="252525"/>
          <w:sz w:val="32"/>
          <w:szCs w:val="32"/>
          <w:lang w:eastAsia="en-GB" w:bidi="hi-IN"/>
        </w:rPr>
      </w:pPr>
      <w:r>
        <w:rPr>
          <w:rFonts w:ascii="inherit" w:eastAsia="Times New Roman" w:hAnsi="inherit"/>
          <w:color w:val="252525"/>
          <w:sz w:val="32"/>
          <w:szCs w:val="32"/>
          <w:lang w:eastAsia="en-GB" w:bidi="hi-IN"/>
        </w:rPr>
        <w:t>2. dynamic-update=true</w:t>
      </w:r>
    </w:p>
    <w:p w:rsidR="004F5092" w:rsidRDefault="004F5092" w:rsidP="004F5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Helvetica" w:eastAsia="Times New Roman" w:hAnsi="Helvetica" w:cs="Helvetica"/>
          <w:color w:val="3C3C3C"/>
          <w:sz w:val="21"/>
          <w:szCs w:val="21"/>
          <w:lang w:eastAsia="en-GB" w:bidi="hi-IN"/>
        </w:rPr>
      </w:pPr>
      <w:r>
        <w:rPr>
          <w:rFonts w:ascii="Helvetica" w:eastAsia="Times New Roman" w:hAnsi="Helvetica" w:cs="Helvetica"/>
          <w:color w:val="3C3C3C"/>
          <w:sz w:val="21"/>
          <w:szCs w:val="21"/>
          <w:lang w:eastAsia="en-GB" w:bidi="hi-IN"/>
        </w:rPr>
        <w:t xml:space="preserve">If set the dynamic-insert to true, which means </w:t>
      </w:r>
      <w:r>
        <w:rPr>
          <w:rFonts w:ascii="Helvetica" w:eastAsia="Times New Roman" w:hAnsi="Helvetica" w:cs="Helvetica"/>
          <w:b/>
          <w:bCs/>
          <w:color w:val="3C3C3C"/>
          <w:sz w:val="21"/>
          <w:szCs w:val="21"/>
          <w:lang w:eastAsia="en-GB" w:bidi="hi-IN"/>
        </w:rPr>
        <w:t>exclude unmodified properties</w:t>
      </w:r>
      <w:r>
        <w:rPr>
          <w:rFonts w:ascii="Helvetica" w:eastAsia="Times New Roman" w:hAnsi="Helvetica" w:cs="Helvetica"/>
          <w:color w:val="3C3C3C"/>
          <w:sz w:val="21"/>
          <w:szCs w:val="21"/>
          <w:lang w:eastAsia="en-GB" w:bidi="hi-IN"/>
        </w:rPr>
        <w:t xml:space="preserve"> in the Hibernate’s SQL update statement. </w:t>
      </w:r>
    </w:p>
    <w:p w:rsidR="004F5092" w:rsidRDefault="004F5092" w:rsidP="004F5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Helvetica" w:eastAsia="Times New Roman" w:hAnsi="Helvetica" w:cs="Helvetica"/>
          <w:color w:val="3C3C3C"/>
          <w:sz w:val="21"/>
          <w:szCs w:val="21"/>
          <w:lang w:eastAsia="en-GB" w:bidi="hi-IN"/>
        </w:rPr>
      </w:pPr>
      <w:r>
        <w:rPr>
          <w:rFonts w:ascii="Helvetica" w:eastAsia="Times New Roman" w:hAnsi="Helvetica" w:cs="Helvetica"/>
          <w:color w:val="3C3C3C"/>
          <w:sz w:val="21"/>
          <w:szCs w:val="21"/>
          <w:lang w:eastAsia="en-GB" w:bidi="hi-IN"/>
        </w:rPr>
        <w:t>For example, get an object and try modify its value and update it again.</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 xml:space="preserve">   Query q </w:t>
      </w:r>
      <w:r>
        <w:rPr>
          <w:rFonts w:ascii="Courier New" w:eastAsia="Times New Roman" w:hAnsi="Courier New" w:cs="Courier New"/>
          <w:color w:val="339933"/>
          <w:sz w:val="19"/>
          <w:szCs w:val="19"/>
          <w:lang w:eastAsia="en-GB" w:bidi="hi-IN"/>
        </w:rPr>
        <w:t>=</w:t>
      </w:r>
      <w:r>
        <w:rPr>
          <w:rFonts w:ascii="Courier New" w:eastAsia="Times New Roman" w:hAnsi="Courier New" w:cs="Courier New"/>
          <w:color w:val="333333"/>
          <w:sz w:val="19"/>
          <w:szCs w:val="19"/>
          <w:lang w:eastAsia="en-GB" w:bidi="hi-IN"/>
        </w:rPr>
        <w:t>session.</w:t>
      </w:r>
      <w:r>
        <w:rPr>
          <w:rFonts w:ascii="Courier New" w:eastAsia="Times New Roman" w:hAnsi="Courier New" w:cs="Courier New"/>
          <w:color w:val="006633"/>
          <w:sz w:val="19"/>
          <w:szCs w:val="19"/>
          <w:lang w:eastAsia="en-GB" w:bidi="hi-IN"/>
        </w:rPr>
        <w:t>createQuery</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0000FF"/>
          <w:sz w:val="19"/>
          <w:szCs w:val="19"/>
          <w:lang w:eastAsia="en-GB" w:bidi="hi-IN"/>
        </w:rPr>
        <w:t>"from StockTransaction where tranId = :tranId "</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9933"/>
          <w:sz w:val="19"/>
          <w:szCs w:val="19"/>
          <w:lang w:eastAsia="en-GB" w:bidi="hi-IN"/>
        </w:rPr>
        <w: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q.</w:t>
      </w:r>
      <w:r>
        <w:rPr>
          <w:rFonts w:ascii="Courier New" w:eastAsia="Times New Roman" w:hAnsi="Courier New" w:cs="Courier New"/>
          <w:color w:val="006633"/>
          <w:sz w:val="19"/>
          <w:szCs w:val="19"/>
          <w:lang w:eastAsia="en-GB" w:bidi="hi-IN"/>
        </w:rPr>
        <w:t>setParameter</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0000FF"/>
          <w:sz w:val="19"/>
          <w:szCs w:val="19"/>
          <w:lang w:eastAsia="en-GB" w:bidi="hi-IN"/>
        </w:rPr>
        <w:t>"tranId"</w:t>
      </w:r>
      <w:r>
        <w:rPr>
          <w:rFonts w:ascii="Courier New" w:eastAsia="Times New Roman" w:hAnsi="Courier New" w:cs="Courier New"/>
          <w:color w:val="333333"/>
          <w:sz w:val="19"/>
          <w:szCs w:val="19"/>
          <w:lang w:eastAsia="en-GB" w:bidi="hi-IN"/>
        </w:rPr>
        <w:t xml:space="preserve">, </w:t>
      </w:r>
      <w:r>
        <w:rPr>
          <w:rFonts w:ascii="Courier New" w:eastAsia="Times New Roman" w:hAnsi="Courier New" w:cs="Courier New"/>
          <w:color w:val="CC66CC"/>
          <w:sz w:val="19"/>
          <w:szCs w:val="19"/>
          <w:lang w:eastAsia="en-GB" w:bidi="hi-IN"/>
        </w:rPr>
        <w:t>11</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9933"/>
          <w:sz w:val="19"/>
          <w:szCs w:val="19"/>
          <w:lang w:eastAsia="en-GB" w:bidi="hi-IN"/>
        </w:rPr>
        <w: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StockTransactionstockTran</w:t>
      </w:r>
      <w:r>
        <w:rPr>
          <w:rFonts w:ascii="Courier New" w:eastAsia="Times New Roman" w:hAnsi="Courier New" w:cs="Courier New"/>
          <w:color w:val="339933"/>
          <w:sz w:val="19"/>
          <w:szCs w:val="19"/>
          <w:lang w:eastAsia="en-GB" w:bidi="hi-IN"/>
        </w:rPr>
        <w:t>=</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3333"/>
          <w:sz w:val="19"/>
          <w:szCs w:val="19"/>
          <w:lang w:eastAsia="en-GB" w:bidi="hi-IN"/>
        </w:rPr>
        <w:t>StockTransaction</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3333"/>
          <w:sz w:val="19"/>
          <w:szCs w:val="19"/>
          <w:lang w:eastAsia="en-GB" w:bidi="hi-IN"/>
        </w:rPr>
        <w:t>q.</w:t>
      </w:r>
      <w:r>
        <w:rPr>
          <w:rFonts w:ascii="Courier New" w:eastAsia="Times New Roman" w:hAnsi="Courier New" w:cs="Courier New"/>
          <w:color w:val="006633"/>
          <w:sz w:val="19"/>
          <w:szCs w:val="19"/>
          <w:lang w:eastAsia="en-GB" w:bidi="hi-IN"/>
        </w:rPr>
        <w:t>list</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3333"/>
          <w:sz w:val="19"/>
          <w:szCs w:val="19"/>
          <w:lang w:eastAsia="en-GB" w:bidi="hi-IN"/>
        </w:rPr>
        <w:t>.</w:t>
      </w:r>
      <w:r>
        <w:rPr>
          <w:rFonts w:ascii="Courier New" w:eastAsia="Times New Roman" w:hAnsi="Courier New" w:cs="Courier New"/>
          <w:color w:val="006633"/>
          <w:sz w:val="19"/>
          <w:szCs w:val="19"/>
          <w:lang w:eastAsia="en-GB" w:bidi="hi-IN"/>
        </w:rPr>
        <w:t>get</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CC66CC"/>
          <w:sz w:val="19"/>
          <w:szCs w:val="19"/>
          <w:lang w:eastAsia="en-GB" w:bidi="hi-IN"/>
        </w:rPr>
        <w:t>0</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9933"/>
          <w:sz w:val="19"/>
          <w:szCs w:val="19"/>
          <w:lang w:eastAsia="en-GB" w:bidi="hi-IN"/>
        </w:rPr>
        <w: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 </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stockTran.</w:t>
      </w:r>
      <w:r>
        <w:rPr>
          <w:rFonts w:ascii="Courier New" w:eastAsia="Times New Roman" w:hAnsi="Courier New" w:cs="Courier New"/>
          <w:color w:val="006633"/>
          <w:sz w:val="19"/>
          <w:szCs w:val="19"/>
          <w:lang w:eastAsia="en-GB" w:bidi="hi-IN"/>
        </w:rPr>
        <w:t>setVolume</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3333"/>
          <w:sz w:val="19"/>
          <w:szCs w:val="19"/>
          <w:lang w:eastAsia="en-GB" w:bidi="hi-IN"/>
        </w:rPr>
        <w:t>4000000L</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9933"/>
          <w:sz w:val="19"/>
          <w:szCs w:val="19"/>
          <w:lang w:eastAsia="en-GB" w:bidi="hi-IN"/>
        </w:rPr>
        <w: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session.</w:t>
      </w:r>
      <w:r>
        <w:rPr>
          <w:rFonts w:ascii="Courier New" w:eastAsia="Times New Roman" w:hAnsi="Courier New" w:cs="Courier New"/>
          <w:color w:val="006633"/>
          <w:sz w:val="19"/>
          <w:szCs w:val="19"/>
          <w:lang w:eastAsia="en-GB" w:bidi="hi-IN"/>
        </w:rPr>
        <w:t>update</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3333"/>
          <w:sz w:val="19"/>
          <w:szCs w:val="19"/>
          <w:lang w:eastAsia="en-GB" w:bidi="hi-IN"/>
        </w:rPr>
        <w:t>stockTran</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9933"/>
          <w:sz w:val="19"/>
          <w:szCs w:val="19"/>
          <w:lang w:eastAsia="en-GB" w:bidi="hi-IN"/>
        </w:rPr>
        <w:t>;</w:t>
      </w:r>
    </w:p>
    <w:p w:rsidR="004F5092" w:rsidRDefault="004F5092" w:rsidP="004F5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Helvetica" w:eastAsia="Times New Roman" w:hAnsi="Helvetica" w:cs="Helvetica"/>
          <w:color w:val="3C3C3C"/>
          <w:sz w:val="21"/>
          <w:szCs w:val="21"/>
          <w:lang w:eastAsia="en-GB" w:bidi="hi-IN"/>
        </w:rPr>
      </w:pPr>
      <w:r>
        <w:rPr>
          <w:rFonts w:ascii="Helvetica" w:eastAsia="Times New Roman" w:hAnsi="Helvetica" w:cs="Helvetica"/>
          <w:color w:val="3C3C3C"/>
          <w:sz w:val="21"/>
          <w:szCs w:val="21"/>
          <w:lang w:eastAsia="en-GB" w:bidi="hi-IN"/>
        </w:rPr>
        <w:t>Hibernate will generate different update SQL statement.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 xml:space="preserve">Hibernate: </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b/>
          <w:bCs/>
          <w:color w:val="993333"/>
          <w:sz w:val="19"/>
          <w:szCs w:val="19"/>
          <w:lang w:eastAsia="en-GB" w:bidi="hi-IN"/>
        </w:rPr>
        <w:t>UPDATE</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mkyong</w:t>
      </w:r>
      <w:r>
        <w:rPr>
          <w:rFonts w:ascii="Courier New" w:eastAsia="Times New Roman" w:hAnsi="Courier New" w:cs="Courier New"/>
          <w:color w:val="66CC66"/>
          <w:sz w:val="19"/>
          <w:szCs w:val="19"/>
          <w:lang w:eastAsia="en-GB" w:bidi="hi-IN"/>
        </w:rPr>
        <w:t>.</w:t>
      </w:r>
      <w:r>
        <w:rPr>
          <w:rFonts w:ascii="Courier New" w:eastAsia="Times New Roman" w:hAnsi="Courier New" w:cs="Courier New"/>
          <w:color w:val="333333"/>
          <w:sz w:val="19"/>
          <w:szCs w:val="19"/>
          <w:lang w:eastAsia="en-GB" w:bidi="hi-IN"/>
        </w:rPr>
        <w:t>stock_transaction</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b/>
          <w:bCs/>
          <w:color w:val="993333"/>
          <w:sz w:val="19"/>
          <w:szCs w:val="19"/>
          <w:lang w:eastAsia="en-GB" w:bidi="hi-IN"/>
        </w:rPr>
        <w:t>SET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 xml:space="preserve">        VOLUME</w:t>
      </w:r>
      <w:r>
        <w:rPr>
          <w:rFonts w:ascii="Courier New" w:eastAsia="Times New Roman" w:hAnsi="Courier New" w:cs="Courier New"/>
          <w:color w:val="66CC66"/>
          <w:sz w:val="19"/>
          <w:szCs w:val="19"/>
          <w:lang w:eastAsia="en-GB" w:bidi="hi-IN"/>
        </w:rPr>
        <w:t>=</w:t>
      </w:r>
      <w:r>
        <w:rPr>
          <w:rFonts w:ascii="Courier New" w:eastAsia="Times New Roman" w:hAnsi="Courier New" w:cs="Courier New"/>
          <w:color w:val="333333"/>
          <w:sz w:val="19"/>
          <w:szCs w:val="19"/>
          <w:lang w:eastAsia="en-GB" w:bidi="hi-IN"/>
        </w:rPr>
        <w:t xml:space="preserve">? </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b/>
          <w:bCs/>
          <w:color w:val="993333"/>
          <w:sz w:val="19"/>
          <w:szCs w:val="19"/>
          <w:lang w:eastAsia="en-GB" w:bidi="hi-IN"/>
        </w:rPr>
        <w:t>WHERE</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 xml:space="preserve">        TRAN_ID</w:t>
      </w:r>
      <w:r>
        <w:rPr>
          <w:rFonts w:ascii="Courier New" w:eastAsia="Times New Roman" w:hAnsi="Courier New" w:cs="Courier New"/>
          <w:color w:val="66CC66"/>
          <w:sz w:val="19"/>
          <w:szCs w:val="19"/>
          <w:lang w:eastAsia="en-GB" w:bidi="hi-IN"/>
        </w:rPr>
        <w:t>=</w:t>
      </w:r>
      <w:r>
        <w:rPr>
          <w:rFonts w:ascii="Courier New" w:eastAsia="Times New Roman" w:hAnsi="Courier New" w:cs="Courier New"/>
          <w:color w:val="333333"/>
          <w:sz w:val="19"/>
          <w:szCs w:val="19"/>
          <w:lang w:eastAsia="en-GB" w:bidi="hi-IN"/>
        </w:rPr>
        <w:t>?</w:t>
      </w:r>
    </w:p>
    <w:p w:rsidR="004F5092" w:rsidRDefault="004F5092" w:rsidP="004F5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Helvetica" w:eastAsia="Times New Roman" w:hAnsi="Helvetica" w:cs="Helvetica"/>
          <w:color w:val="3C3C3C"/>
          <w:sz w:val="21"/>
          <w:szCs w:val="21"/>
          <w:lang w:eastAsia="en-GB" w:bidi="hi-IN"/>
        </w:rPr>
      </w:pPr>
      <w:r>
        <w:rPr>
          <w:rFonts w:ascii="Helvetica" w:eastAsia="Times New Roman" w:hAnsi="Helvetica" w:cs="Helvetica"/>
          <w:color w:val="3C3C3C"/>
          <w:sz w:val="21"/>
          <w:szCs w:val="21"/>
          <w:lang w:eastAsia="en-GB" w:bidi="hi-IN"/>
        </w:rPr>
        <w:t xml:space="preserve">Hibernate will update the modified columns only. </w:t>
      </w:r>
    </w:p>
    <w:p w:rsidR="004F5092" w:rsidRDefault="004F5092" w:rsidP="004F5092">
      <w:pPr>
        <w:shd w:val="clear" w:color="auto" w:fill="E6E6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eastAsia="Times New Roman" w:hAnsi="Helvetica" w:cs="Helvetica"/>
          <w:color w:val="3C3C3C"/>
          <w:sz w:val="21"/>
          <w:szCs w:val="21"/>
          <w:lang w:eastAsia="en-GB" w:bidi="hi-IN"/>
        </w:rPr>
      </w:pPr>
      <w:r>
        <w:rPr>
          <w:rFonts w:ascii="Helvetica" w:eastAsia="Times New Roman" w:hAnsi="Helvetica" w:cs="Helvetica"/>
          <w:b/>
          <w:bCs/>
          <w:color w:val="3C3C3C"/>
          <w:sz w:val="21"/>
          <w:szCs w:val="21"/>
          <w:lang w:eastAsia="en-GB" w:bidi="hi-IN"/>
        </w:rPr>
        <w:t>Performance issue</w:t>
      </w:r>
      <w:r>
        <w:rPr>
          <w:rFonts w:ascii="Helvetica" w:eastAsia="Times New Roman" w:hAnsi="Helvetica" w:cs="Helvetica"/>
          <w:color w:val="3C3C3C"/>
          <w:sz w:val="21"/>
          <w:szCs w:val="21"/>
          <w:lang w:eastAsia="en-GB" w:bidi="hi-IN"/>
        </w:rPr>
        <w:br/>
        <w:t xml:space="preserve">In a large table with many columns (legacy design) or contains large data volumes, update some unmodified columns are absolutely unnecessary and great impact on the system performance. </w:t>
      </w:r>
    </w:p>
    <w:p w:rsidR="004F5092" w:rsidRDefault="004F5092" w:rsidP="004F5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150" w:line="288" w:lineRule="atLeast"/>
        <w:outlineLvl w:val="3"/>
        <w:rPr>
          <w:rFonts w:ascii="inherit" w:eastAsia="Times New Roman" w:hAnsi="inherit" w:cs="Times New Roman"/>
          <w:color w:val="252525"/>
          <w:sz w:val="32"/>
          <w:szCs w:val="32"/>
          <w:lang w:eastAsia="en-GB" w:bidi="hi-IN"/>
        </w:rPr>
      </w:pPr>
      <w:r>
        <w:rPr>
          <w:rFonts w:ascii="inherit" w:eastAsia="Times New Roman" w:hAnsi="inherit"/>
          <w:color w:val="252525"/>
          <w:sz w:val="32"/>
          <w:szCs w:val="32"/>
          <w:lang w:eastAsia="en-GB" w:bidi="hi-IN"/>
        </w:rPr>
        <w:t>How to configure it</w:t>
      </w:r>
    </w:p>
    <w:p w:rsidR="004F5092" w:rsidRDefault="004F5092" w:rsidP="004F5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Helvetica" w:eastAsia="Times New Roman" w:hAnsi="Helvetica" w:cs="Helvetica"/>
          <w:color w:val="3C3C3C"/>
          <w:sz w:val="21"/>
          <w:szCs w:val="21"/>
          <w:lang w:eastAsia="en-GB" w:bidi="hi-IN"/>
        </w:rPr>
      </w:pPr>
      <w:r>
        <w:rPr>
          <w:rFonts w:ascii="Helvetica" w:eastAsia="Times New Roman" w:hAnsi="Helvetica" w:cs="Helvetica"/>
          <w:color w:val="3C3C3C"/>
          <w:sz w:val="21"/>
          <w:szCs w:val="21"/>
          <w:lang w:eastAsia="en-GB" w:bidi="hi-IN"/>
        </w:rPr>
        <w:t>You can configure “</w:t>
      </w:r>
      <w:r>
        <w:rPr>
          <w:rFonts w:ascii="Consolas" w:eastAsia="Times New Roman" w:hAnsi="Consolas" w:cs="Consolas"/>
          <w:color w:val="0F3B68"/>
          <w:sz w:val="20"/>
          <w:bdr w:val="single" w:sz="6" w:space="2" w:color="E1E1E8" w:frame="1"/>
          <w:shd w:val="clear" w:color="auto" w:fill="F7F7F9"/>
          <w:lang w:eastAsia="en-GB" w:bidi="hi-IN"/>
        </w:rPr>
        <w:t>dynamic-update</w:t>
      </w:r>
      <w:r>
        <w:rPr>
          <w:rFonts w:ascii="Helvetica" w:eastAsia="Times New Roman" w:hAnsi="Helvetica" w:cs="Helvetica"/>
          <w:color w:val="3C3C3C"/>
          <w:sz w:val="21"/>
          <w:szCs w:val="21"/>
          <w:lang w:eastAsia="en-GB" w:bidi="hi-IN"/>
        </w:rPr>
        <w:t>” properties via annotation or XML mapping file.</w:t>
      </w:r>
    </w:p>
    <w:p w:rsidR="004F5092" w:rsidRDefault="004F5092" w:rsidP="004F5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150" w:line="288" w:lineRule="atLeast"/>
        <w:outlineLvl w:val="4"/>
        <w:rPr>
          <w:rFonts w:ascii="inherit" w:eastAsia="Times New Roman" w:hAnsi="inherit" w:cs="Times New Roman"/>
          <w:color w:val="252525"/>
          <w:sz w:val="32"/>
          <w:szCs w:val="32"/>
          <w:lang w:eastAsia="en-GB" w:bidi="hi-IN"/>
        </w:rPr>
      </w:pPr>
      <w:r>
        <w:rPr>
          <w:rFonts w:ascii="inherit" w:eastAsia="Times New Roman" w:hAnsi="inherit"/>
          <w:color w:val="252525"/>
          <w:sz w:val="32"/>
          <w:szCs w:val="32"/>
          <w:lang w:eastAsia="en-GB" w:bidi="hi-IN"/>
        </w:rPr>
        <w:t>1. Annotation</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lastRenderedPageBreak/>
        <w:t>@</w:t>
      </w:r>
      <w:r>
        <w:rPr>
          <w:rFonts w:ascii="Courier New" w:eastAsia="Times New Roman" w:hAnsi="Courier New" w:cs="Courier New"/>
          <w:color w:val="003399"/>
          <w:sz w:val="19"/>
          <w:szCs w:val="19"/>
          <w:lang w:eastAsia="en-GB" w:bidi="hi-IN"/>
        </w:rPr>
        <w:t>Entity</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@Table</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3333"/>
          <w:sz w:val="19"/>
          <w:szCs w:val="19"/>
          <w:lang w:eastAsia="en-GB" w:bidi="hi-IN"/>
        </w:rPr>
        <w:t xml:space="preserve">name </w:t>
      </w:r>
      <w:r>
        <w:rPr>
          <w:rFonts w:ascii="Courier New" w:eastAsia="Times New Roman" w:hAnsi="Courier New" w:cs="Courier New"/>
          <w:color w:val="339933"/>
          <w:sz w:val="19"/>
          <w:szCs w:val="19"/>
          <w:lang w:eastAsia="en-GB" w:bidi="hi-IN"/>
        </w:rPr>
        <w:t>=</w:t>
      </w:r>
      <w:r>
        <w:rPr>
          <w:rFonts w:ascii="Courier New" w:eastAsia="Times New Roman" w:hAnsi="Courier New" w:cs="Courier New"/>
          <w:color w:val="0000FF"/>
          <w:sz w:val="19"/>
          <w:szCs w:val="19"/>
          <w:lang w:eastAsia="en-GB" w:bidi="hi-IN"/>
        </w:rPr>
        <w:t>"stock_transaction"</w:t>
      </w:r>
      <w:r>
        <w:rPr>
          <w:rFonts w:ascii="Courier New" w:eastAsia="Times New Roman" w:hAnsi="Courier New" w:cs="Courier New"/>
          <w:color w:val="333333"/>
          <w:sz w:val="19"/>
          <w:szCs w:val="19"/>
          <w:lang w:eastAsia="en-GB" w:bidi="hi-IN"/>
        </w:rPr>
        <w:t xml:space="preserve">, catalog </w:t>
      </w:r>
      <w:r>
        <w:rPr>
          <w:rFonts w:ascii="Courier New" w:eastAsia="Times New Roman" w:hAnsi="Courier New" w:cs="Courier New"/>
          <w:color w:val="339933"/>
          <w:sz w:val="19"/>
          <w:szCs w:val="19"/>
          <w:lang w:eastAsia="en-GB" w:bidi="hi-IN"/>
        </w:rPr>
        <w:t>=</w:t>
      </w:r>
      <w:r>
        <w:rPr>
          <w:rFonts w:ascii="Courier New" w:eastAsia="Times New Roman" w:hAnsi="Courier New" w:cs="Courier New"/>
          <w:color w:val="0000FF"/>
          <w:sz w:val="19"/>
          <w:szCs w:val="19"/>
          <w:lang w:eastAsia="en-GB" w:bidi="hi-IN"/>
        </w:rPr>
        <w:t>"mkyong"</w:t>
      </w:r>
      <w:r>
        <w:rPr>
          <w:rFonts w:ascii="Courier New" w:eastAsia="Times New Roman" w:hAnsi="Courier New" w:cs="Courier New"/>
          <w:color w:val="009900"/>
          <w:sz w:val="19"/>
          <w:szCs w:val="19"/>
          <w:lang w:eastAsia="en-GB" w:bidi="hi-IN"/>
        </w:rPr>
        <w: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@org.</w:t>
      </w:r>
      <w:r>
        <w:rPr>
          <w:rFonts w:ascii="Courier New" w:eastAsia="Times New Roman" w:hAnsi="Courier New" w:cs="Courier New"/>
          <w:color w:val="006633"/>
          <w:sz w:val="19"/>
          <w:szCs w:val="19"/>
          <w:lang w:eastAsia="en-GB" w:bidi="hi-IN"/>
        </w:rPr>
        <w:t>hibernate</w:t>
      </w:r>
      <w:r>
        <w:rPr>
          <w:rFonts w:ascii="Courier New" w:eastAsia="Times New Roman" w:hAnsi="Courier New" w:cs="Courier New"/>
          <w:color w:val="333333"/>
          <w:sz w:val="19"/>
          <w:szCs w:val="19"/>
          <w:lang w:eastAsia="en-GB" w:bidi="hi-IN"/>
        </w:rPr>
        <w:t>.</w:t>
      </w:r>
      <w:r>
        <w:rPr>
          <w:rFonts w:ascii="Courier New" w:eastAsia="Times New Roman" w:hAnsi="Courier New" w:cs="Courier New"/>
          <w:color w:val="006633"/>
          <w:sz w:val="19"/>
          <w:szCs w:val="19"/>
          <w:lang w:eastAsia="en-GB" w:bidi="hi-IN"/>
        </w:rPr>
        <w:t>annotations</w:t>
      </w:r>
      <w:r>
        <w:rPr>
          <w:rFonts w:ascii="Courier New" w:eastAsia="Times New Roman" w:hAnsi="Courier New" w:cs="Courier New"/>
          <w:color w:val="333333"/>
          <w:sz w:val="19"/>
          <w:szCs w:val="19"/>
          <w:lang w:eastAsia="en-GB" w:bidi="hi-IN"/>
        </w:rPr>
        <w:t>.</w:t>
      </w:r>
      <w:r>
        <w:rPr>
          <w:rFonts w:ascii="Courier New" w:eastAsia="Times New Roman" w:hAnsi="Courier New" w:cs="Courier New"/>
          <w:color w:val="003399"/>
          <w:sz w:val="19"/>
          <w:szCs w:val="19"/>
          <w:lang w:eastAsia="en-GB" w:bidi="hi-IN"/>
        </w:rPr>
        <w:t>Entity</w:t>
      </w:r>
      <w:r>
        <w:rPr>
          <w:rFonts w:ascii="Courier New" w:eastAsia="Times New Roman" w:hAnsi="Courier New" w:cs="Courier New"/>
          <w:color w:val="009900"/>
          <w:sz w:val="19"/>
          <w:szCs w:val="19"/>
          <w:lang w:eastAsia="en-GB" w:bidi="hi-IN"/>
        </w:rPr>
        <w: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ab/>
      </w:r>
      <w:r>
        <w:rPr>
          <w:rFonts w:ascii="Courier New" w:eastAsia="Times New Roman" w:hAnsi="Courier New" w:cs="Courier New"/>
          <w:color w:val="333333"/>
          <w:sz w:val="19"/>
          <w:szCs w:val="19"/>
          <w:lang w:eastAsia="en-GB" w:bidi="hi-IN"/>
        </w:rPr>
        <w:tab/>
        <w:t>dynamicUpdate</w:t>
      </w:r>
      <w:r>
        <w:rPr>
          <w:rFonts w:ascii="Courier New" w:eastAsia="Times New Roman" w:hAnsi="Courier New" w:cs="Courier New"/>
          <w:color w:val="339933"/>
          <w:sz w:val="19"/>
          <w:szCs w:val="19"/>
          <w:lang w:eastAsia="en-GB" w:bidi="hi-IN"/>
        </w:rPr>
        <w:t>=</w:t>
      </w:r>
      <w:r>
        <w:rPr>
          <w:rFonts w:ascii="Courier New" w:eastAsia="Times New Roman" w:hAnsi="Courier New" w:cs="Courier New"/>
          <w:b/>
          <w:bCs/>
          <w:color w:val="000066"/>
          <w:sz w:val="19"/>
          <w:szCs w:val="19"/>
          <w:lang w:eastAsia="en-GB" w:bidi="hi-IN"/>
        </w:rPr>
        <w:t>true</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009900"/>
          <w:sz w:val="19"/>
          <w:szCs w:val="19"/>
          <w:lang w:eastAsia="en-GB" w:bidi="hi-IN"/>
        </w:rPr>
        <w: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b/>
          <w:bCs/>
          <w:color w:val="000000"/>
          <w:sz w:val="19"/>
          <w:szCs w:val="19"/>
          <w:lang w:eastAsia="en-GB" w:bidi="hi-IN"/>
        </w:rPr>
        <w:t>publicclass</w:t>
      </w:r>
      <w:r>
        <w:rPr>
          <w:rFonts w:ascii="Courier New" w:eastAsia="Times New Roman" w:hAnsi="Courier New" w:cs="Courier New"/>
          <w:color w:val="333333"/>
          <w:sz w:val="19"/>
          <w:szCs w:val="19"/>
          <w:lang w:eastAsia="en-GB" w:bidi="hi-IN"/>
        </w:rPr>
        <w:t>StockTransaction</w:t>
      </w:r>
      <w:r>
        <w:rPr>
          <w:rFonts w:ascii="Courier New" w:eastAsia="Times New Roman" w:hAnsi="Courier New" w:cs="Courier New"/>
          <w:b/>
          <w:bCs/>
          <w:color w:val="000000"/>
          <w:sz w:val="19"/>
          <w:szCs w:val="19"/>
          <w:lang w:eastAsia="en-GB" w:bidi="hi-IN"/>
        </w:rPr>
        <w:t>implements</w:t>
      </w:r>
      <w:r>
        <w:rPr>
          <w:rFonts w:ascii="Courier New" w:eastAsia="Times New Roman" w:hAnsi="Courier New" w:cs="Courier New"/>
          <w:color w:val="333333"/>
          <w:sz w:val="19"/>
          <w:szCs w:val="19"/>
          <w:lang w:eastAsia="en-GB" w:bidi="hi-IN"/>
        </w:rPr>
        <w:t>java.</w:t>
      </w:r>
      <w:r>
        <w:rPr>
          <w:rFonts w:ascii="Courier New" w:eastAsia="Times New Roman" w:hAnsi="Courier New" w:cs="Courier New"/>
          <w:color w:val="006633"/>
          <w:sz w:val="19"/>
          <w:szCs w:val="19"/>
          <w:lang w:eastAsia="en-GB" w:bidi="hi-IN"/>
        </w:rPr>
        <w:t>io</w:t>
      </w:r>
      <w:r>
        <w:rPr>
          <w:rFonts w:ascii="Courier New" w:eastAsia="Times New Roman" w:hAnsi="Courier New" w:cs="Courier New"/>
          <w:color w:val="333333"/>
          <w:sz w:val="19"/>
          <w:szCs w:val="19"/>
          <w:lang w:eastAsia="en-GB" w:bidi="hi-IN"/>
        </w:rPr>
        <w:t>.</w:t>
      </w:r>
      <w:r>
        <w:rPr>
          <w:rFonts w:ascii="Courier New" w:eastAsia="Times New Roman" w:hAnsi="Courier New" w:cs="Courier New"/>
          <w:color w:val="003399"/>
          <w:sz w:val="19"/>
          <w:szCs w:val="19"/>
          <w:lang w:eastAsia="en-GB" w:bidi="hi-IN"/>
        </w:rPr>
        <w:t>Serializable</w:t>
      </w:r>
      <w:r>
        <w:rPr>
          <w:rFonts w:ascii="Courier New" w:eastAsia="Times New Roman" w:hAnsi="Courier New" w:cs="Courier New"/>
          <w:color w:val="009900"/>
          <w:sz w:val="19"/>
          <w:szCs w:val="19"/>
          <w:lang w:eastAsia="en-GB" w:bidi="hi-IN"/>
        </w:rPr>
        <w:t>{</w:t>
      </w:r>
    </w:p>
    <w:p w:rsidR="004F5092" w:rsidRDefault="004F5092" w:rsidP="004F5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150" w:line="288" w:lineRule="atLeast"/>
        <w:outlineLvl w:val="4"/>
        <w:rPr>
          <w:rFonts w:ascii="inherit" w:eastAsia="Times New Roman" w:hAnsi="inherit" w:cs="Times New Roman"/>
          <w:color w:val="252525"/>
          <w:sz w:val="32"/>
          <w:szCs w:val="32"/>
          <w:lang w:eastAsia="en-GB" w:bidi="hi-IN"/>
        </w:rPr>
      </w:pPr>
      <w:r>
        <w:rPr>
          <w:rFonts w:ascii="inherit" w:eastAsia="Times New Roman" w:hAnsi="inherit"/>
          <w:color w:val="252525"/>
          <w:sz w:val="32"/>
          <w:szCs w:val="32"/>
          <w:lang w:eastAsia="en-GB" w:bidi="hi-IN"/>
        </w:rPr>
        <w:t>2. XML mapping</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b/>
          <w:bCs/>
          <w:color w:val="000000"/>
          <w:sz w:val="19"/>
          <w:szCs w:val="19"/>
          <w:lang w:eastAsia="en-GB" w:bidi="hi-IN"/>
        </w:rPr>
        <w:t>&lt;class</w:t>
      </w:r>
      <w:r>
        <w:rPr>
          <w:rFonts w:ascii="Courier New" w:eastAsia="Times New Roman" w:hAnsi="Courier New" w:cs="Courier New"/>
          <w:color w:val="009900"/>
          <w:sz w:val="19"/>
          <w:szCs w:val="19"/>
          <w:lang w:eastAsia="en-GB" w:bidi="hi-IN"/>
        </w:rPr>
        <w:t xml:space="preserve"> ... </w:t>
      </w:r>
      <w:r>
        <w:rPr>
          <w:rFonts w:ascii="Courier New" w:eastAsia="Times New Roman" w:hAnsi="Courier New" w:cs="Courier New"/>
          <w:color w:val="000066"/>
          <w:sz w:val="19"/>
          <w:szCs w:val="19"/>
          <w:lang w:eastAsia="en-GB" w:bidi="hi-IN"/>
        </w:rPr>
        <w:t>table</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FF0000"/>
          <w:sz w:val="19"/>
          <w:szCs w:val="19"/>
          <w:lang w:eastAsia="en-GB" w:bidi="hi-IN"/>
        </w:rPr>
        <w:t>"stock_transaction"</w:t>
      </w:r>
      <w:r>
        <w:rPr>
          <w:rFonts w:ascii="Courier New" w:eastAsia="Times New Roman" w:hAnsi="Courier New" w:cs="Courier New"/>
          <w:color w:val="000066"/>
          <w:sz w:val="19"/>
          <w:szCs w:val="19"/>
          <w:lang w:eastAsia="en-GB" w:bidi="hi-IN"/>
        </w:rPr>
        <w:t>catalog</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FF0000"/>
          <w:sz w:val="19"/>
          <w:szCs w:val="19"/>
          <w:lang w:eastAsia="en-GB" w:bidi="hi-IN"/>
        </w:rPr>
        <w:t>"mkyong"</w:t>
      </w:r>
      <w:r>
        <w:rPr>
          <w:rFonts w:ascii="Courier New" w:eastAsia="Times New Roman" w:hAnsi="Courier New" w:cs="Courier New"/>
          <w:color w:val="000066"/>
          <w:sz w:val="19"/>
          <w:szCs w:val="19"/>
          <w:lang w:eastAsia="en-GB" w:bidi="hi-IN"/>
        </w:rPr>
        <w:t>dynamic-update</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FF0000"/>
          <w:sz w:val="19"/>
          <w:szCs w:val="19"/>
          <w:lang w:eastAsia="en-GB" w:bidi="hi-IN"/>
        </w:rPr>
        <w:t>"true"</w:t>
      </w:r>
      <w:r>
        <w:rPr>
          <w:rFonts w:ascii="Courier New" w:eastAsia="Times New Roman" w:hAnsi="Courier New" w:cs="Courier New"/>
          <w:b/>
          <w:bCs/>
          <w:color w:val="000000"/>
          <w:sz w:val="19"/>
          <w:szCs w:val="19"/>
          <w:lang w:eastAsia="en-GB" w:bidi="hi-IN"/>
        </w:rPr>
        <w:t>&gt;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b/>
          <w:bCs/>
          <w:color w:val="000000"/>
          <w:sz w:val="19"/>
          <w:szCs w:val="19"/>
          <w:lang w:eastAsia="en-GB" w:bidi="hi-IN"/>
        </w:rPr>
        <w:t>&lt;id</w:t>
      </w:r>
      <w:r>
        <w:rPr>
          <w:rFonts w:ascii="Courier New" w:eastAsia="Times New Roman" w:hAnsi="Courier New" w:cs="Courier New"/>
          <w:color w:val="000066"/>
          <w:sz w:val="19"/>
          <w:szCs w:val="19"/>
          <w:lang w:eastAsia="en-GB" w:bidi="hi-IN"/>
        </w:rPr>
        <w:t>name</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FF0000"/>
          <w:sz w:val="19"/>
          <w:szCs w:val="19"/>
          <w:lang w:eastAsia="en-GB" w:bidi="hi-IN"/>
        </w:rPr>
        <w:t>"tranId"</w:t>
      </w:r>
      <w:r>
        <w:rPr>
          <w:rFonts w:ascii="Courier New" w:eastAsia="Times New Roman" w:hAnsi="Courier New" w:cs="Courier New"/>
          <w:color w:val="000066"/>
          <w:sz w:val="19"/>
          <w:szCs w:val="19"/>
          <w:lang w:eastAsia="en-GB" w:bidi="hi-IN"/>
        </w:rPr>
        <w:t>type</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FF0000"/>
          <w:sz w:val="19"/>
          <w:szCs w:val="19"/>
          <w:lang w:eastAsia="en-GB" w:bidi="hi-IN"/>
        </w:rPr>
        <w:t>"java.lang.Integer"</w:t>
      </w:r>
      <w:r>
        <w:rPr>
          <w:rFonts w:ascii="Courier New" w:eastAsia="Times New Roman" w:hAnsi="Courier New" w:cs="Courier New"/>
          <w:b/>
          <w:bCs/>
          <w:color w:val="000000"/>
          <w:sz w:val="19"/>
          <w:szCs w:val="19"/>
          <w:lang w:eastAsia="en-GB" w:bidi="hi-IN"/>
        </w:rPr>
        <w:t>&gt;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b/>
          <w:bCs/>
          <w:color w:val="000000"/>
          <w:sz w:val="19"/>
          <w:szCs w:val="19"/>
          <w:lang w:eastAsia="en-GB" w:bidi="hi-IN"/>
        </w:rPr>
        <w:t>&lt;column</w:t>
      </w:r>
      <w:r>
        <w:rPr>
          <w:rFonts w:ascii="Courier New" w:eastAsia="Times New Roman" w:hAnsi="Courier New" w:cs="Courier New"/>
          <w:color w:val="000066"/>
          <w:sz w:val="19"/>
          <w:szCs w:val="19"/>
          <w:lang w:eastAsia="en-GB" w:bidi="hi-IN"/>
        </w:rPr>
        <w:t>name</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FF0000"/>
          <w:sz w:val="19"/>
          <w:szCs w:val="19"/>
          <w:lang w:eastAsia="en-GB" w:bidi="hi-IN"/>
        </w:rPr>
        <w:t>"TRAN_ID"</w:t>
      </w:r>
      <w:r>
        <w:rPr>
          <w:rFonts w:ascii="Courier New" w:eastAsia="Times New Roman" w:hAnsi="Courier New" w:cs="Courier New"/>
          <w:b/>
          <w:bCs/>
          <w:color w:val="000000"/>
          <w:sz w:val="19"/>
          <w:szCs w:val="19"/>
          <w:lang w:eastAsia="en-GB" w:bidi="hi-IN"/>
        </w:rPr>
        <w:t>/&gt;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b/>
          <w:bCs/>
          <w:color w:val="000000"/>
          <w:sz w:val="19"/>
          <w:szCs w:val="19"/>
          <w:lang w:eastAsia="en-GB" w:bidi="hi-IN"/>
        </w:rPr>
        <w:t>&lt;generator</w:t>
      </w:r>
      <w:r>
        <w:rPr>
          <w:rFonts w:ascii="Courier New" w:eastAsia="Times New Roman" w:hAnsi="Courier New" w:cs="Courier New"/>
          <w:color w:val="000066"/>
          <w:sz w:val="19"/>
          <w:szCs w:val="19"/>
          <w:lang w:eastAsia="en-GB" w:bidi="hi-IN"/>
        </w:rPr>
        <w:t>class</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FF0000"/>
          <w:sz w:val="19"/>
          <w:szCs w:val="19"/>
          <w:lang w:eastAsia="en-GB" w:bidi="hi-IN"/>
        </w:rPr>
        <w:t>"identity"</w:t>
      </w:r>
      <w:r>
        <w:rPr>
          <w:rFonts w:ascii="Courier New" w:eastAsia="Times New Roman" w:hAnsi="Courier New" w:cs="Courier New"/>
          <w:b/>
          <w:bCs/>
          <w:color w:val="000000"/>
          <w:sz w:val="19"/>
          <w:szCs w:val="19"/>
          <w:lang w:eastAsia="en-GB" w:bidi="hi-IN"/>
        </w:rPr>
        <w:t>/&gt;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b/>
          <w:bCs/>
          <w:color w:val="000000"/>
          <w:sz w:val="19"/>
          <w:szCs w:val="19"/>
          <w:lang w:eastAsia="en-GB" w:bidi="hi-IN"/>
        </w:rPr>
        <w:t>&lt;/id&gt;</w:t>
      </w:r>
    </w:p>
    <w:p w:rsidR="004F5092" w:rsidRDefault="004F5092" w:rsidP="004F5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150" w:line="288" w:lineRule="atLeast"/>
        <w:outlineLvl w:val="3"/>
        <w:rPr>
          <w:rFonts w:ascii="inherit" w:eastAsia="Times New Roman" w:hAnsi="inherit" w:cs="Times New Roman"/>
          <w:color w:val="252525"/>
          <w:sz w:val="32"/>
          <w:szCs w:val="32"/>
          <w:lang w:eastAsia="en-GB" w:bidi="hi-IN"/>
        </w:rPr>
      </w:pPr>
      <w:r>
        <w:rPr>
          <w:rFonts w:ascii="inherit" w:eastAsia="Times New Roman" w:hAnsi="inherit"/>
          <w:color w:val="252525"/>
          <w:sz w:val="32"/>
          <w:szCs w:val="32"/>
          <w:lang w:eastAsia="en-GB" w:bidi="hi-IN"/>
        </w:rPr>
        <w:t>Conclusion</w:t>
      </w:r>
    </w:p>
    <w:p w:rsidR="004F5092" w:rsidRDefault="004F5092" w:rsidP="004F5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Helvetica" w:eastAsia="Times New Roman" w:hAnsi="Helvetica" w:cs="Helvetica"/>
          <w:color w:val="3C3C3C"/>
          <w:sz w:val="21"/>
          <w:szCs w:val="21"/>
          <w:lang w:eastAsia="en-GB" w:bidi="hi-IN"/>
        </w:rPr>
      </w:pPr>
      <w:r>
        <w:rPr>
          <w:rFonts w:ascii="Helvetica" w:eastAsia="Times New Roman" w:hAnsi="Helvetica" w:cs="Helvetica"/>
          <w:color w:val="3C3C3C"/>
          <w:sz w:val="21"/>
          <w:szCs w:val="21"/>
          <w:lang w:eastAsia="en-GB" w:bidi="hi-IN"/>
        </w:rPr>
        <w:t>This little “</w:t>
      </w:r>
      <w:r>
        <w:rPr>
          <w:rFonts w:ascii="Helvetica" w:eastAsia="Times New Roman" w:hAnsi="Helvetica" w:cs="Helvetica"/>
          <w:b/>
          <w:bCs/>
          <w:color w:val="3C3C3C"/>
          <w:sz w:val="21"/>
          <w:szCs w:val="21"/>
          <w:lang w:eastAsia="en-GB" w:bidi="hi-IN"/>
        </w:rPr>
        <w:t>dynamic-update</w:t>
      </w:r>
      <w:r>
        <w:rPr>
          <w:rFonts w:ascii="Helvetica" w:eastAsia="Times New Roman" w:hAnsi="Helvetica" w:cs="Helvetica"/>
          <w:color w:val="3C3C3C"/>
          <w:sz w:val="21"/>
          <w:szCs w:val="21"/>
          <w:lang w:eastAsia="en-GB" w:bidi="hi-IN"/>
        </w:rPr>
        <w:t xml:space="preserve">” tweak will definitely increase your system performance, and highly recommended to do it. </w:t>
      </w:r>
    </w:p>
    <w:p w:rsidR="004F5092" w:rsidRDefault="004F5092" w:rsidP="004F5092">
      <w:pPr>
        <w:tabs>
          <w:tab w:val="left" w:pos="900"/>
        </w:tabs>
        <w:rPr>
          <w:rFonts w:ascii="Times New Roman" w:eastAsiaTheme="minorEastAsia" w:hAnsi="Times New Roman" w:cs="Times New Roman"/>
          <w:sz w:val="24"/>
          <w:szCs w:val="20"/>
          <w:lang w:eastAsia="ja-JP"/>
        </w:rPr>
      </w:pPr>
    </w:p>
    <w:p w:rsidR="004F5092" w:rsidRDefault="004F5092" w:rsidP="004F5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76" w:lineRule="atLeast"/>
        <w:outlineLvl w:val="1"/>
        <w:rPr>
          <w:rFonts w:ascii="inherit" w:eastAsia="Times New Roman" w:hAnsi="inherit"/>
          <w:b/>
          <w:bCs/>
          <w:color w:val="252525"/>
          <w:spacing w:val="-15"/>
          <w:kern w:val="36"/>
          <w:lang w:eastAsia="en-GB" w:bidi="hi-IN"/>
        </w:rPr>
      </w:pPr>
      <w:r>
        <w:rPr>
          <w:rFonts w:ascii="inherit" w:eastAsia="Times New Roman" w:hAnsi="inherit"/>
          <w:b/>
          <w:bCs/>
          <w:color w:val="252525"/>
          <w:spacing w:val="-15"/>
          <w:kern w:val="36"/>
          <w:lang w:eastAsia="en-GB" w:bidi="hi-IN"/>
        </w:rPr>
        <w:t xml:space="preserve">Hibernate – Unable to insert if column named is keyword, such as DESC </w:t>
      </w:r>
    </w:p>
    <w:p w:rsidR="004F5092" w:rsidRDefault="004F5092" w:rsidP="004F509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s="Helvetica"/>
          <w:color w:val="3C3C3C"/>
          <w:sz w:val="21"/>
          <w:szCs w:val="21"/>
          <w:lang w:eastAsia="en-GB" w:bidi="hi-IN"/>
        </w:rPr>
      </w:pPr>
      <w:r>
        <w:rPr>
          <w:rFonts w:ascii="Helvetica" w:hAnsi="Helvetica" w:cs="Helvetica"/>
          <w:color w:val="3C3C3C"/>
          <w:sz w:val="21"/>
          <w:szCs w:val="21"/>
        </w:rPr>
        <w:t>In Hibernate, to insert into “keyword” column name, you should enclose it like this ‘</w:t>
      </w:r>
      <w:r>
        <w:rPr>
          <w:rStyle w:val="Strong"/>
          <w:rFonts w:ascii="Helvetica" w:eastAsiaTheme="minorEastAsia" w:hAnsi="Helvetica" w:cs="Helvetica"/>
          <w:color w:val="3C3C3C"/>
          <w:sz w:val="21"/>
          <w:szCs w:val="21"/>
        </w:rPr>
        <w:t>[column name]</w:t>
      </w:r>
      <w:r>
        <w:rPr>
          <w:rFonts w:ascii="Helvetica" w:hAnsi="Helvetica" w:cs="Helvetica"/>
          <w:color w:val="3C3C3C"/>
          <w:sz w:val="21"/>
          <w:szCs w:val="21"/>
        </w:rPr>
        <w:t>‘.</w:t>
      </w:r>
    </w:p>
    <w:p w:rsidR="004F5092" w:rsidRDefault="004F5092" w:rsidP="004F509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s="Helvetica"/>
          <w:color w:val="3C3C3C"/>
          <w:sz w:val="21"/>
          <w:szCs w:val="21"/>
        </w:rPr>
      </w:pPr>
      <w:r>
        <w:rPr>
          <w:rStyle w:val="Emphasis"/>
          <w:rFonts w:ascii="Helvetica" w:eastAsiaTheme="minorEastAsia" w:hAnsi="Helvetica" w:cs="Helvetica"/>
          <w:color w:val="3C3C3C"/>
          <w:sz w:val="21"/>
          <w:szCs w:val="21"/>
        </w:rPr>
        <w:t>Hibernate XML mapping file</w:t>
      </w:r>
    </w:p>
    <w:p w:rsidR="004F5092" w:rsidRDefault="004F5092" w:rsidP="004F5092">
      <w:pPr>
        <w:pStyle w:val="HTMLPreformatted"/>
        <w:rPr>
          <w:color w:val="333333"/>
          <w:sz w:val="19"/>
          <w:szCs w:val="19"/>
        </w:rPr>
      </w:pPr>
      <w:r>
        <w:rPr>
          <w:b/>
          <w:bCs/>
          <w:color w:val="000000"/>
        </w:rPr>
        <w:t>&lt;hibernate-mapping&gt;</w:t>
      </w:r>
    </w:p>
    <w:p w:rsidR="004F5092" w:rsidRDefault="004F5092" w:rsidP="004F5092">
      <w:pPr>
        <w:pStyle w:val="HTMLPreformatted"/>
      </w:pPr>
      <w:r>
        <w:rPr>
          <w:b/>
          <w:bCs/>
          <w:color w:val="000000"/>
        </w:rPr>
        <w:t>&lt;class</w:t>
      </w:r>
      <w:r>
        <w:rPr>
          <w:color w:val="000066"/>
        </w:rPr>
        <w:t>name</w:t>
      </w:r>
      <w:r>
        <w:rPr>
          <w:color w:val="009900"/>
        </w:rPr>
        <w:t>=</w:t>
      </w:r>
      <w:r>
        <w:rPr>
          <w:color w:val="FF0000"/>
        </w:rPr>
        <w:t>"com.mkyong.stock.Category"</w:t>
      </w:r>
      <w:r>
        <w:rPr>
          <w:color w:val="000066"/>
        </w:rPr>
        <w:t>table</w:t>
      </w:r>
      <w:r>
        <w:rPr>
          <w:color w:val="009900"/>
        </w:rPr>
        <w:t>=</w:t>
      </w:r>
      <w:r>
        <w:rPr>
          <w:color w:val="FF0000"/>
        </w:rPr>
        <w:t>"category"</w:t>
      </w:r>
      <w:r>
        <w:rPr>
          <w:color w:val="000066"/>
        </w:rPr>
        <w:t>catalog</w:t>
      </w:r>
      <w:r>
        <w:rPr>
          <w:color w:val="009900"/>
        </w:rPr>
        <w:t>=</w:t>
      </w:r>
      <w:r>
        <w:rPr>
          <w:color w:val="FF0000"/>
        </w:rPr>
        <w:t>"mkyongdb"</w:t>
      </w:r>
      <w:r>
        <w:rPr>
          <w:b/>
          <w:bCs/>
          <w:color w:val="000000"/>
        </w:rPr>
        <w:t>&gt;</w:t>
      </w:r>
    </w:p>
    <w:p w:rsidR="004F5092" w:rsidRDefault="004F5092" w:rsidP="004F5092">
      <w:pPr>
        <w:pStyle w:val="HTMLPreformatted"/>
      </w:pPr>
      <w:r>
        <w:t xml:space="preserve">        ...</w:t>
      </w:r>
    </w:p>
    <w:p w:rsidR="004F5092" w:rsidRDefault="004F5092" w:rsidP="004F5092">
      <w:pPr>
        <w:pStyle w:val="HTMLPreformatted"/>
      </w:pPr>
      <w:r>
        <w:rPr>
          <w:b/>
          <w:bCs/>
          <w:color w:val="000000"/>
        </w:rPr>
        <w:t>&lt;property</w:t>
      </w:r>
      <w:r>
        <w:rPr>
          <w:color w:val="000066"/>
        </w:rPr>
        <w:t>name</w:t>
      </w:r>
      <w:r>
        <w:rPr>
          <w:color w:val="009900"/>
        </w:rPr>
        <w:t>=</w:t>
      </w:r>
      <w:r>
        <w:rPr>
          <w:color w:val="FF0000"/>
        </w:rPr>
        <w:t>"desc"</w:t>
      </w:r>
      <w:r>
        <w:rPr>
          <w:color w:val="000066"/>
        </w:rPr>
        <w:t>type</w:t>
      </w:r>
      <w:r>
        <w:rPr>
          <w:color w:val="009900"/>
        </w:rPr>
        <w:t>=</w:t>
      </w:r>
      <w:r>
        <w:rPr>
          <w:color w:val="FF0000"/>
        </w:rPr>
        <w:t>"string"</w:t>
      </w:r>
      <w:r>
        <w:rPr>
          <w:b/>
          <w:bCs/>
          <w:color w:val="000000"/>
        </w:rPr>
        <w:t>&gt;</w:t>
      </w:r>
    </w:p>
    <w:p w:rsidR="004F5092" w:rsidRDefault="004F5092" w:rsidP="004F5092">
      <w:pPr>
        <w:pStyle w:val="HTMLPreformatted"/>
      </w:pPr>
      <w:r>
        <w:rPr>
          <w:b/>
          <w:bCs/>
          <w:color w:val="000000"/>
        </w:rPr>
        <w:t>&lt;column</w:t>
      </w:r>
      <w:r>
        <w:rPr>
          <w:color w:val="000066"/>
        </w:rPr>
        <w:t>name</w:t>
      </w:r>
      <w:r>
        <w:rPr>
          <w:color w:val="009900"/>
        </w:rPr>
        <w:t>=</w:t>
      </w:r>
      <w:r>
        <w:rPr>
          <w:color w:val="FF0000"/>
        </w:rPr>
        <w:t>"[DESC]"</w:t>
      </w:r>
      <w:r>
        <w:rPr>
          <w:color w:val="000066"/>
        </w:rPr>
        <w:t>not-null</w:t>
      </w:r>
      <w:r>
        <w:rPr>
          <w:color w:val="009900"/>
        </w:rPr>
        <w:t>=</w:t>
      </w:r>
      <w:r>
        <w:rPr>
          <w:color w:val="FF0000"/>
        </w:rPr>
        <w:t>"true"</w:t>
      </w:r>
      <w:r>
        <w:rPr>
          <w:b/>
          <w:bCs/>
          <w:color w:val="000000"/>
        </w:rPr>
        <w:t>/&gt;</w:t>
      </w:r>
    </w:p>
    <w:p w:rsidR="004F5092" w:rsidRDefault="004F5092" w:rsidP="004F5092">
      <w:pPr>
        <w:pStyle w:val="HTMLPreformatted"/>
      </w:pPr>
      <w:r>
        <w:rPr>
          <w:b/>
          <w:bCs/>
          <w:color w:val="000000"/>
        </w:rPr>
        <w:t>&lt;/property&gt;</w:t>
      </w:r>
    </w:p>
    <w:p w:rsidR="004F5092" w:rsidRDefault="004F5092" w:rsidP="004F5092">
      <w:pPr>
        <w:pStyle w:val="HTMLPreformatted"/>
      </w:pPr>
      <w:r>
        <w:t xml:space="preserve">       ...</w:t>
      </w:r>
    </w:p>
    <w:p w:rsidR="004F5092" w:rsidRDefault="004F5092" w:rsidP="004F5092">
      <w:pPr>
        <w:pStyle w:val="HTMLPreformatted"/>
      </w:pPr>
      <w:r>
        <w:rPr>
          <w:b/>
          <w:bCs/>
          <w:color w:val="000000"/>
        </w:rPr>
        <w:t>&lt;/class&gt;</w:t>
      </w:r>
    </w:p>
    <w:p w:rsidR="004F5092" w:rsidRDefault="004F5092" w:rsidP="004F5092">
      <w:pPr>
        <w:pStyle w:val="HTMLPreformatted"/>
      </w:pPr>
      <w:r>
        <w:rPr>
          <w:b/>
          <w:bCs/>
          <w:color w:val="000000"/>
        </w:rPr>
        <w:t>&lt;/hibernate-mapping&gt;</w:t>
      </w:r>
    </w:p>
    <w:p w:rsidR="004F5092" w:rsidRDefault="004F5092" w:rsidP="004F509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s="Helvetica"/>
          <w:color w:val="3C3C3C"/>
          <w:sz w:val="21"/>
          <w:szCs w:val="21"/>
        </w:rPr>
      </w:pPr>
      <w:r>
        <w:rPr>
          <w:rStyle w:val="Emphasis"/>
          <w:rFonts w:ascii="Helvetica" w:eastAsiaTheme="minorEastAsia" w:hAnsi="Helvetica" w:cs="Helvetica"/>
          <w:color w:val="3C3C3C"/>
          <w:sz w:val="21"/>
          <w:szCs w:val="21"/>
        </w:rPr>
        <w:t>Or Hibernate annotation</w:t>
      </w:r>
    </w:p>
    <w:p w:rsidR="004F5092" w:rsidRDefault="004F5092" w:rsidP="004F5092">
      <w:pPr>
        <w:pStyle w:val="HTMLPreformatted"/>
        <w:rPr>
          <w:color w:val="333333"/>
          <w:sz w:val="19"/>
          <w:szCs w:val="19"/>
        </w:rPr>
      </w:pPr>
      <w:r>
        <w:t>@Column</w:t>
      </w:r>
      <w:r>
        <w:rPr>
          <w:color w:val="009900"/>
        </w:rPr>
        <w:t>(</w:t>
      </w:r>
      <w:r>
        <w:t xml:space="preserve">name </w:t>
      </w:r>
      <w:r>
        <w:rPr>
          <w:color w:val="339933"/>
        </w:rPr>
        <w:t>=</w:t>
      </w:r>
      <w:r>
        <w:rPr>
          <w:color w:val="0000FF"/>
        </w:rPr>
        <w:t>"[DESC]"</w:t>
      </w:r>
      <w:r>
        <w:t>, nullable</w:t>
      </w:r>
      <w:r>
        <w:rPr>
          <w:color w:val="339933"/>
        </w:rPr>
        <w:t>=</w:t>
      </w:r>
      <w:r>
        <w:rPr>
          <w:b/>
          <w:bCs/>
          <w:color w:val="000066"/>
        </w:rPr>
        <w:t>false</w:t>
      </w:r>
      <w:r>
        <w:rPr>
          <w:color w:val="009900"/>
        </w:rPr>
        <w:t>)</w:t>
      </w:r>
    </w:p>
    <w:p w:rsidR="004F5092" w:rsidRDefault="004F5092" w:rsidP="004F5092">
      <w:pPr>
        <w:pStyle w:val="HTMLPreformatted"/>
      </w:pPr>
      <w:r>
        <w:tab/>
      </w:r>
      <w:r>
        <w:rPr>
          <w:b/>
          <w:bCs/>
          <w:color w:val="000000"/>
        </w:rPr>
        <w:t>public</w:t>
      </w:r>
      <w:r>
        <w:rPr>
          <w:color w:val="003399"/>
        </w:rPr>
        <w:t>String</w:t>
      </w:r>
      <w:r>
        <w:t>getDesc</w:t>
      </w:r>
      <w:r>
        <w:rPr>
          <w:color w:val="009900"/>
        </w:rPr>
        <w:t>(){</w:t>
      </w:r>
    </w:p>
    <w:p w:rsidR="004F5092" w:rsidRDefault="004F5092" w:rsidP="004F5092">
      <w:pPr>
        <w:pStyle w:val="HTMLPreformatted"/>
      </w:pPr>
      <w:r>
        <w:tab/>
      </w:r>
      <w:r>
        <w:tab/>
      </w:r>
      <w:r>
        <w:rPr>
          <w:b/>
          <w:bCs/>
          <w:color w:val="000000"/>
        </w:rPr>
        <w:t>returnthis</w:t>
      </w:r>
      <w:r>
        <w:t>.</w:t>
      </w:r>
      <w:r>
        <w:rPr>
          <w:color w:val="006633"/>
        </w:rPr>
        <w:t>desc</w:t>
      </w:r>
      <w:r>
        <w:rPr>
          <w:color w:val="339933"/>
        </w:rPr>
        <w:t>;</w:t>
      </w:r>
    </w:p>
    <w:p w:rsidR="004F5092" w:rsidRDefault="004F5092" w:rsidP="004F5092">
      <w:pPr>
        <w:pStyle w:val="HTMLPreformatted"/>
      </w:pPr>
      <w:r>
        <w:tab/>
      </w:r>
      <w:r>
        <w:rPr>
          <w:color w:val="009900"/>
        </w:rPr>
        <w:t>}</w:t>
      </w:r>
    </w:p>
    <w:p w:rsidR="004F5092" w:rsidRDefault="004F5092" w:rsidP="004F5092">
      <w:pPr>
        <w:tabs>
          <w:tab w:val="left" w:pos="900"/>
        </w:tabs>
        <w:rPr>
          <w:rFonts w:ascii="Times New Roman" w:hAnsi="Times New Roman" w:cs="Times New Roman"/>
        </w:rPr>
      </w:pPr>
    </w:p>
    <w:p w:rsidR="004F5092" w:rsidRDefault="004F5092" w:rsidP="004F5092">
      <w:pPr>
        <w:tabs>
          <w:tab w:val="left" w:pos="900"/>
        </w:tabs>
      </w:pPr>
    </w:p>
    <w:p w:rsidR="004F5092" w:rsidRDefault="004F5092" w:rsidP="004F509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s="Helvetica"/>
          <w:color w:val="3C3C3C"/>
          <w:sz w:val="21"/>
          <w:szCs w:val="21"/>
        </w:rPr>
      </w:pPr>
      <w:r>
        <w:rPr>
          <w:rFonts w:ascii="Helvetica" w:hAnsi="Helvetica" w:cs="Helvetica"/>
          <w:color w:val="3C3C3C"/>
          <w:sz w:val="21"/>
          <w:szCs w:val="21"/>
        </w:rPr>
        <w:lastRenderedPageBreak/>
        <w:t>In Hibernate 3.6, “</w:t>
      </w:r>
      <w:r>
        <w:rPr>
          <w:rStyle w:val="HTMLCode"/>
          <w:rFonts w:eastAsiaTheme="minorEastAsia"/>
        </w:rPr>
        <w:t>org.hibernate.cfg.AnnotationConfiguration</w:t>
      </w:r>
      <w:r>
        <w:rPr>
          <w:rFonts w:ascii="Helvetica" w:hAnsi="Helvetica" w:cs="Helvetica"/>
          <w:color w:val="3C3C3C"/>
          <w:sz w:val="21"/>
          <w:szCs w:val="21"/>
        </w:rPr>
        <w:t>” is deprecated, and all its functionality has been moved to “</w:t>
      </w:r>
      <w:r>
        <w:rPr>
          <w:rStyle w:val="HTMLCode"/>
          <w:rFonts w:eastAsiaTheme="minorEastAsia"/>
        </w:rPr>
        <w:t>org.hibernate.cfg.Configuration</w:t>
      </w:r>
      <w:r>
        <w:rPr>
          <w:rFonts w:ascii="Helvetica" w:hAnsi="Helvetica" w:cs="Helvetica"/>
          <w:color w:val="3C3C3C"/>
          <w:sz w:val="21"/>
          <w:szCs w:val="21"/>
        </w:rPr>
        <w:t xml:space="preserve">“. </w:t>
      </w:r>
    </w:p>
    <w:p w:rsidR="004F5092" w:rsidRDefault="004F5092" w:rsidP="004F509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s="Helvetica"/>
          <w:color w:val="3C3C3C"/>
          <w:sz w:val="21"/>
          <w:szCs w:val="21"/>
        </w:rPr>
      </w:pPr>
      <w:r>
        <w:rPr>
          <w:rFonts w:ascii="Helvetica" w:hAnsi="Helvetica" w:cs="Helvetica"/>
          <w:color w:val="3C3C3C"/>
          <w:sz w:val="21"/>
          <w:szCs w:val="21"/>
        </w:rPr>
        <w:t>So , you can safely replace your “</w:t>
      </w:r>
      <w:r>
        <w:rPr>
          <w:rStyle w:val="Strong"/>
          <w:rFonts w:ascii="Helvetica" w:eastAsiaTheme="minorEastAsia" w:hAnsi="Helvetica" w:cs="Helvetica"/>
          <w:color w:val="3C3C3C"/>
          <w:sz w:val="21"/>
          <w:szCs w:val="21"/>
        </w:rPr>
        <w:t>AnnotationConfiguration</w:t>
      </w:r>
      <w:r>
        <w:rPr>
          <w:rFonts w:ascii="Helvetica" w:hAnsi="Helvetica" w:cs="Helvetica"/>
          <w:color w:val="3C3C3C"/>
          <w:sz w:val="21"/>
          <w:szCs w:val="21"/>
        </w:rPr>
        <w:t>” with “</w:t>
      </w:r>
      <w:r>
        <w:rPr>
          <w:rStyle w:val="Strong"/>
          <w:rFonts w:ascii="Helvetica" w:eastAsiaTheme="minorEastAsia" w:hAnsi="Helvetica" w:cs="Helvetica"/>
          <w:color w:val="3C3C3C"/>
          <w:sz w:val="21"/>
          <w:szCs w:val="21"/>
        </w:rPr>
        <w:t>Configuration</w:t>
      </w:r>
      <w:r>
        <w:rPr>
          <w:rFonts w:ascii="Helvetica" w:hAnsi="Helvetica" w:cs="Helvetica"/>
          <w:color w:val="3C3C3C"/>
          <w:sz w:val="21"/>
          <w:szCs w:val="21"/>
        </w:rPr>
        <w:t xml:space="preserve">” class. </w:t>
      </w:r>
    </w:p>
    <w:p w:rsidR="004F5092" w:rsidRDefault="004F5092" w:rsidP="004F509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s="Helvetica"/>
          <w:color w:val="3C3C3C"/>
          <w:sz w:val="21"/>
          <w:szCs w:val="21"/>
        </w:rPr>
      </w:pPr>
      <w:r>
        <w:rPr>
          <w:rStyle w:val="Emphasis"/>
          <w:rFonts w:ascii="Helvetica" w:eastAsiaTheme="minorEastAsia" w:hAnsi="Helvetica" w:cs="Helvetica"/>
          <w:color w:val="3C3C3C"/>
          <w:sz w:val="21"/>
          <w:szCs w:val="21"/>
        </w:rPr>
        <w:t>Code snippets …</w:t>
      </w:r>
    </w:p>
    <w:p w:rsidR="004F5092" w:rsidRDefault="004F5092" w:rsidP="004F5092">
      <w:pPr>
        <w:pStyle w:val="HTMLPreformatted"/>
        <w:rPr>
          <w:color w:val="333333"/>
          <w:sz w:val="19"/>
          <w:szCs w:val="19"/>
        </w:rPr>
      </w:pPr>
      <w:r>
        <w:rPr>
          <w:b/>
          <w:bCs/>
          <w:color w:val="000000"/>
        </w:rPr>
        <w:t>import</w:t>
      </w:r>
      <w:r>
        <w:rPr>
          <w:color w:val="006699"/>
        </w:rPr>
        <w:t>org.hibernate.cfg.Configuration</w:t>
      </w:r>
      <w:r>
        <w:rPr>
          <w:color w:val="339933"/>
        </w:rPr>
        <w:t>;</w:t>
      </w:r>
    </w:p>
    <w:p w:rsidR="004F5092" w:rsidRDefault="004F5092" w:rsidP="004F5092">
      <w:pPr>
        <w:pStyle w:val="HTMLPreformatted"/>
      </w:pPr>
      <w:r>
        <w:rPr>
          <w:i/>
          <w:iCs/>
          <w:color w:val="666666"/>
        </w:rPr>
        <w:t>//...</w:t>
      </w:r>
    </w:p>
    <w:p w:rsidR="004F5092" w:rsidRDefault="004F5092" w:rsidP="004F5092">
      <w:pPr>
        <w:pStyle w:val="HTMLPreformatted"/>
      </w:pPr>
      <w:r>
        <w:rPr>
          <w:b/>
          <w:bCs/>
          <w:color w:val="000000"/>
        </w:rPr>
        <w:t>privatestatic</w:t>
      </w:r>
      <w:r>
        <w:t>SessionFactorybuildSessionFactory</w:t>
      </w:r>
      <w:r>
        <w:rPr>
          <w:color w:val="009900"/>
        </w:rPr>
        <w:t>(){</w:t>
      </w:r>
    </w:p>
    <w:p w:rsidR="004F5092" w:rsidRDefault="004F5092" w:rsidP="004F5092">
      <w:pPr>
        <w:pStyle w:val="HTMLPreformatted"/>
      </w:pPr>
      <w:r>
        <w:tab/>
      </w:r>
      <w:r>
        <w:rPr>
          <w:b/>
          <w:bCs/>
          <w:color w:val="000000"/>
        </w:rPr>
        <w:t>try</w:t>
      </w:r>
      <w:r>
        <w:rPr>
          <w:color w:val="009900"/>
        </w:rPr>
        <w:t>{</w:t>
      </w:r>
    </w:p>
    <w:p w:rsidR="004F5092" w:rsidRDefault="004F5092" w:rsidP="004F5092">
      <w:pPr>
        <w:pStyle w:val="HTMLPreformatted"/>
      </w:pPr>
      <w:r>
        <w:t> </w:t>
      </w:r>
    </w:p>
    <w:p w:rsidR="004F5092" w:rsidRDefault="004F5092" w:rsidP="004F5092">
      <w:pPr>
        <w:pStyle w:val="HTMLPreformatted"/>
      </w:pPr>
      <w:r>
        <w:tab/>
      </w:r>
      <w:r>
        <w:tab/>
      </w:r>
      <w:r>
        <w:rPr>
          <w:b/>
          <w:bCs/>
          <w:color w:val="000000"/>
        </w:rPr>
        <w:t>returnnew</w:t>
      </w:r>
      <w:r>
        <w:t xml:space="preserve"> Configuration</w:t>
      </w:r>
      <w:r>
        <w:rPr>
          <w:color w:val="009900"/>
        </w:rPr>
        <w:t>()</w:t>
      </w:r>
      <w:r>
        <w:t>.</w:t>
      </w:r>
      <w:r>
        <w:rPr>
          <w:color w:val="006633"/>
        </w:rPr>
        <w:t>configure</w:t>
      </w:r>
      <w:r>
        <w:rPr>
          <w:color w:val="009900"/>
        </w:rPr>
        <w:t>()</w:t>
      </w:r>
      <w:r>
        <w:t>.</w:t>
      </w:r>
      <w:r>
        <w:rPr>
          <w:color w:val="006633"/>
        </w:rPr>
        <w:t>buildSessionFactory</w:t>
      </w:r>
      <w:r>
        <w:rPr>
          <w:color w:val="009900"/>
        </w:rPr>
        <w:t>()</w:t>
      </w:r>
      <w:r>
        <w:rPr>
          <w:color w:val="339933"/>
        </w:rPr>
        <w:t>;</w:t>
      </w:r>
    </w:p>
    <w:p w:rsidR="004F5092" w:rsidRDefault="004F5092" w:rsidP="004F5092">
      <w:pPr>
        <w:pStyle w:val="HTMLPreformatted"/>
      </w:pPr>
      <w:r>
        <w:t> </w:t>
      </w:r>
    </w:p>
    <w:p w:rsidR="004F5092" w:rsidRDefault="004F5092" w:rsidP="004F5092">
      <w:pPr>
        <w:pStyle w:val="HTMLPreformatted"/>
      </w:pPr>
      <w:r>
        <w:tab/>
      </w:r>
      <w:r>
        <w:rPr>
          <w:color w:val="009900"/>
        </w:rPr>
        <w:t>}</w:t>
      </w:r>
      <w:r>
        <w:rPr>
          <w:b/>
          <w:bCs/>
          <w:color w:val="000000"/>
        </w:rPr>
        <w:t>catch</w:t>
      </w:r>
      <w:r>
        <w:rPr>
          <w:color w:val="009900"/>
        </w:rPr>
        <w:t>(</w:t>
      </w:r>
      <w:r>
        <w:rPr>
          <w:color w:val="003399"/>
        </w:rPr>
        <w:t>Throwable</w:t>
      </w:r>
      <w:r>
        <w:t xml:space="preserve"> ex</w:t>
      </w:r>
      <w:r>
        <w:rPr>
          <w:color w:val="009900"/>
        </w:rPr>
        <w:t>){</w:t>
      </w:r>
    </w:p>
    <w:p w:rsidR="004F5092" w:rsidRDefault="004F5092" w:rsidP="004F5092">
      <w:pPr>
        <w:pStyle w:val="HTMLPreformatted"/>
      </w:pPr>
      <w:r>
        <w:t> </w:t>
      </w:r>
    </w:p>
    <w:p w:rsidR="004F5092" w:rsidRDefault="004F5092" w:rsidP="004F5092">
      <w:pPr>
        <w:pStyle w:val="HTMLPreformatted"/>
      </w:pPr>
      <w:r>
        <w:tab/>
      </w:r>
      <w:r>
        <w:tab/>
      </w:r>
      <w:r>
        <w:rPr>
          <w:color w:val="003399"/>
        </w:rPr>
        <w:t>System</w:t>
      </w:r>
      <w:r>
        <w:t>.</w:t>
      </w:r>
      <w:r>
        <w:rPr>
          <w:color w:val="006633"/>
        </w:rPr>
        <w:t>err</w:t>
      </w:r>
      <w:r>
        <w:t>.</w:t>
      </w:r>
      <w:r>
        <w:rPr>
          <w:color w:val="006633"/>
        </w:rPr>
        <w:t>println</w:t>
      </w:r>
      <w:r>
        <w:rPr>
          <w:color w:val="009900"/>
        </w:rPr>
        <w:t>(</w:t>
      </w:r>
      <w:r>
        <w:rPr>
          <w:color w:val="0000FF"/>
        </w:rPr>
        <w:t>"Initial SessionFactory creation failed."</w:t>
      </w:r>
      <w:r>
        <w:rPr>
          <w:color w:val="339933"/>
        </w:rPr>
        <w:t>+</w:t>
      </w:r>
      <w:r>
        <w:t>ex</w:t>
      </w:r>
      <w:r>
        <w:rPr>
          <w:color w:val="009900"/>
        </w:rPr>
        <w:t>)</w:t>
      </w:r>
      <w:r>
        <w:rPr>
          <w:color w:val="339933"/>
        </w:rPr>
        <w:t>;</w:t>
      </w:r>
    </w:p>
    <w:p w:rsidR="004F5092" w:rsidRDefault="004F5092" w:rsidP="004F5092">
      <w:pPr>
        <w:pStyle w:val="HTMLPreformatted"/>
      </w:pPr>
      <w:r>
        <w:tab/>
      </w:r>
      <w:r>
        <w:tab/>
      </w:r>
      <w:r>
        <w:rPr>
          <w:b/>
          <w:bCs/>
          <w:color w:val="000000"/>
        </w:rPr>
        <w:t>thrownew</w:t>
      </w:r>
      <w:r>
        <w:rPr>
          <w:color w:val="003399"/>
        </w:rPr>
        <w:t>ExceptionInInitializerError</w:t>
      </w:r>
      <w:r>
        <w:rPr>
          <w:color w:val="009900"/>
        </w:rPr>
        <w:t>(</w:t>
      </w:r>
      <w:r>
        <w:t>ex</w:t>
      </w:r>
      <w:r>
        <w:rPr>
          <w:color w:val="009900"/>
        </w:rPr>
        <w:t>)</w:t>
      </w:r>
      <w:r>
        <w:rPr>
          <w:color w:val="339933"/>
        </w:rPr>
        <w:t>;</w:t>
      </w:r>
    </w:p>
    <w:p w:rsidR="004F5092" w:rsidRDefault="004F5092" w:rsidP="004F5092">
      <w:pPr>
        <w:pStyle w:val="HTMLPreformatted"/>
      </w:pPr>
      <w:r>
        <w:tab/>
      </w:r>
      <w:r>
        <w:rPr>
          <w:color w:val="009900"/>
        </w:rPr>
        <w:t>}</w:t>
      </w:r>
    </w:p>
    <w:p w:rsidR="004F5092" w:rsidRDefault="004F5092" w:rsidP="004F5092">
      <w:pPr>
        <w:pStyle w:val="HTMLPreformatted"/>
      </w:pPr>
      <w:r>
        <w:rPr>
          <w:color w:val="009900"/>
        </w:rPr>
        <w:t>}</w:t>
      </w:r>
    </w:p>
    <w:p w:rsidR="004F5092" w:rsidRDefault="004F5092" w:rsidP="004F5092">
      <w:pPr>
        <w:tabs>
          <w:tab w:val="left" w:pos="900"/>
        </w:tabs>
        <w:rPr>
          <w:rFonts w:ascii="Times New Roman" w:hAnsi="Times New Roman" w:cs="Times New Roman"/>
        </w:rPr>
      </w:pPr>
    </w:p>
    <w:p w:rsidR="004F5092" w:rsidRDefault="004F5092" w:rsidP="004F5092">
      <w:pPr>
        <w:tabs>
          <w:tab w:val="left" w:pos="900"/>
        </w:tabs>
      </w:pPr>
      <w:r>
        <w:t>Create maven project:</w:t>
      </w:r>
    </w:p>
    <w:p w:rsidR="004F5092" w:rsidRDefault="004F5092" w:rsidP="004F5092">
      <w:pPr>
        <w:tabs>
          <w:tab w:val="left" w:pos="900"/>
        </w:tabs>
      </w:pPr>
    </w:p>
    <w:p w:rsidR="004F5092" w:rsidRDefault="004F5092" w:rsidP="004F5092">
      <w:pPr>
        <w:pStyle w:val="HTMLPreformatted"/>
      </w:pPr>
      <w:r>
        <w:t>mvnarchetype:generate</w:t>
      </w:r>
      <w:r>
        <w:rPr>
          <w:color w:val="660033"/>
        </w:rPr>
        <w:t>-DgroupId</w:t>
      </w:r>
      <w:r>
        <w:t>=com.mkyong</w:t>
      </w:r>
      <w:r>
        <w:rPr>
          <w:color w:val="660033"/>
        </w:rPr>
        <w:t>-DartifactId</w:t>
      </w:r>
      <w:r>
        <w:t>=HibernateExample</w:t>
      </w:r>
    </w:p>
    <w:p w:rsidR="004F5092" w:rsidRDefault="004F5092" w:rsidP="004F5092">
      <w:pPr>
        <w:pStyle w:val="HTMLPreformatted"/>
      </w:pPr>
      <w:r>
        <w:rPr>
          <w:color w:val="660033"/>
        </w:rPr>
        <w:t>-DarchetypeArtifactId</w:t>
      </w:r>
      <w:r>
        <w:t>=maven-archetype-quickstart</w:t>
      </w:r>
      <w:r>
        <w:rPr>
          <w:color w:val="660033"/>
        </w:rPr>
        <w:t>-DinteractiveMode</w:t>
      </w:r>
      <w:r>
        <w:t>=</w:t>
      </w:r>
      <w:r>
        <w:rPr>
          <w:b/>
          <w:bCs/>
          <w:color w:val="C20CB9"/>
        </w:rPr>
        <w:t>false</w:t>
      </w:r>
    </w:p>
    <w:p w:rsidR="004F5092" w:rsidRDefault="004F5092" w:rsidP="004F5092">
      <w:pPr>
        <w:tabs>
          <w:tab w:val="left" w:pos="900"/>
        </w:tabs>
        <w:rPr>
          <w:rFonts w:ascii="Times New Roman" w:hAnsi="Times New Roman" w:cs="Times New Roman"/>
        </w:rPr>
      </w:pPr>
    </w:p>
    <w:p w:rsidR="004F5092" w:rsidRDefault="00C908D4" w:rsidP="004F5092">
      <w:pPr>
        <w:tabs>
          <w:tab w:val="left" w:pos="900"/>
        </w:tabs>
      </w:pPr>
      <w:hyperlink r:id="rId20" w:history="1">
        <w:r w:rsidR="004F5092">
          <w:rPr>
            <w:rStyle w:val="Hyperlink"/>
          </w:rPr>
          <w:t>http://www.mkyong.com/hibernate/maven-3-hibernate-3-6-oracle-11g-example-xml-mapping/</w:t>
        </w:r>
      </w:hyperlink>
    </w:p>
    <w:p w:rsidR="004F5092" w:rsidRDefault="004F5092" w:rsidP="004F5092">
      <w:pPr>
        <w:tabs>
          <w:tab w:val="left" w:pos="900"/>
        </w:tabs>
      </w:pPr>
    </w:p>
    <w:p w:rsidR="004F5092" w:rsidRDefault="00C908D4" w:rsidP="004F5092">
      <w:pPr>
        <w:tabs>
          <w:tab w:val="left" w:pos="900"/>
        </w:tabs>
      </w:pPr>
      <w:hyperlink r:id="rId21" w:history="1">
        <w:r w:rsidR="004F5092">
          <w:rPr>
            <w:rStyle w:val="Hyperlink"/>
          </w:rPr>
          <w:t>http://www.mkyong.com/hibernate/how-to-generate-code-with-hibernate-tools/</w:t>
        </w:r>
      </w:hyperlink>
    </w:p>
    <w:p w:rsidR="004F5092" w:rsidRDefault="004F5092" w:rsidP="004F5092">
      <w:pPr>
        <w:tabs>
          <w:tab w:val="left" w:pos="900"/>
        </w:tabs>
      </w:pPr>
    </w:p>
    <w:p w:rsidR="004F5092" w:rsidRDefault="004F5092" w:rsidP="004F5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76" w:lineRule="atLeast"/>
        <w:outlineLvl w:val="1"/>
        <w:rPr>
          <w:rFonts w:ascii="inherit" w:eastAsia="Times New Roman" w:hAnsi="inherit"/>
          <w:b/>
          <w:bCs/>
          <w:color w:val="252525"/>
          <w:spacing w:val="-15"/>
          <w:kern w:val="36"/>
          <w:sz w:val="42"/>
          <w:szCs w:val="42"/>
          <w:lang w:eastAsia="en-GB" w:bidi="hi-IN"/>
        </w:rPr>
      </w:pPr>
      <w:r>
        <w:rPr>
          <w:rFonts w:ascii="inherit" w:eastAsia="Times New Roman" w:hAnsi="inherit"/>
          <w:b/>
          <w:bCs/>
          <w:color w:val="252525"/>
          <w:spacing w:val="-15"/>
          <w:kern w:val="36"/>
          <w:sz w:val="42"/>
          <w:szCs w:val="42"/>
          <w:lang w:eastAsia="en-GB" w:bidi="hi-IN"/>
        </w:rPr>
        <w:t xml:space="preserve">Hibernate mutable example (class and collection) </w:t>
      </w:r>
    </w:p>
    <w:p w:rsidR="004F5092" w:rsidRDefault="004F5092" w:rsidP="004F50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ns w:id="6" w:author="Unknown"/>
          <w:rFonts w:ascii="Helvetica" w:eastAsia="Times New Roman" w:hAnsi="Helvetica" w:cs="Helvetica"/>
          <w:color w:val="3C3C3C"/>
          <w:sz w:val="21"/>
          <w:szCs w:val="21"/>
          <w:lang w:eastAsia="en-GB" w:bidi="hi-IN"/>
        </w:rPr>
      </w:pPr>
    </w:p>
    <w:p w:rsidR="004F5092" w:rsidRDefault="004F5092" w:rsidP="004F5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Helvetica" w:eastAsia="Times New Roman" w:hAnsi="Helvetica" w:cs="Helvetica"/>
          <w:color w:val="3C3C3C"/>
          <w:sz w:val="21"/>
          <w:szCs w:val="21"/>
          <w:lang w:eastAsia="en-GB" w:bidi="hi-IN"/>
        </w:rPr>
      </w:pPr>
      <w:r>
        <w:rPr>
          <w:rFonts w:ascii="Helvetica" w:eastAsia="Times New Roman" w:hAnsi="Helvetica" w:cs="Helvetica"/>
          <w:color w:val="3C3C3C"/>
          <w:sz w:val="21"/>
          <w:szCs w:val="21"/>
          <w:lang w:eastAsia="en-GB" w:bidi="hi-IN"/>
        </w:rPr>
        <w:t>In hibernate, ‘</w:t>
      </w:r>
      <w:r>
        <w:rPr>
          <w:rFonts w:ascii="Helvetica" w:eastAsia="Times New Roman" w:hAnsi="Helvetica" w:cs="Helvetica"/>
          <w:b/>
          <w:bCs/>
          <w:color w:val="3C3C3C"/>
          <w:sz w:val="21"/>
          <w:szCs w:val="21"/>
          <w:lang w:eastAsia="en-GB" w:bidi="hi-IN"/>
        </w:rPr>
        <w:t>mutable</w:t>
      </w:r>
      <w:r>
        <w:rPr>
          <w:rFonts w:ascii="Helvetica" w:eastAsia="Times New Roman" w:hAnsi="Helvetica" w:cs="Helvetica"/>
          <w:color w:val="3C3C3C"/>
          <w:sz w:val="21"/>
          <w:szCs w:val="21"/>
          <w:lang w:eastAsia="en-GB" w:bidi="hi-IN"/>
        </w:rPr>
        <w:t>‘ is default to ‘true’ in class and its related collection, it mean the class or collection are allow to add, update and delete. On the other hand, if the mutable is changed to false, it has different meaning in class and its related collection. Let’s take some examples to understand more about it.</w:t>
      </w:r>
    </w:p>
    <w:p w:rsidR="004F5092" w:rsidRDefault="004F5092" w:rsidP="004F5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150" w:line="288" w:lineRule="atLeast"/>
        <w:outlineLvl w:val="3"/>
        <w:rPr>
          <w:rFonts w:ascii="inherit" w:eastAsia="Times New Roman" w:hAnsi="inherit" w:cs="Times New Roman"/>
          <w:color w:val="252525"/>
          <w:sz w:val="32"/>
          <w:szCs w:val="32"/>
          <w:lang w:eastAsia="en-GB" w:bidi="hi-IN"/>
        </w:rPr>
      </w:pPr>
      <w:r>
        <w:rPr>
          <w:rFonts w:ascii="inherit" w:eastAsia="Times New Roman" w:hAnsi="inherit"/>
          <w:color w:val="252525"/>
          <w:sz w:val="32"/>
          <w:szCs w:val="32"/>
          <w:lang w:eastAsia="en-GB" w:bidi="hi-IN"/>
        </w:rPr>
        <w:t>Hibernate one-to-many example</w:t>
      </w:r>
    </w:p>
    <w:p w:rsidR="004F5092" w:rsidRDefault="004F5092" w:rsidP="004F5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Helvetica" w:eastAsia="Times New Roman" w:hAnsi="Helvetica" w:cs="Helvetica"/>
          <w:color w:val="3C3C3C"/>
          <w:sz w:val="21"/>
          <w:szCs w:val="21"/>
          <w:lang w:eastAsia="en-GB" w:bidi="hi-IN"/>
        </w:rPr>
      </w:pPr>
      <w:r>
        <w:rPr>
          <w:rFonts w:ascii="Helvetica" w:eastAsia="Times New Roman" w:hAnsi="Helvetica" w:cs="Helvetica"/>
          <w:color w:val="3C3C3C"/>
          <w:sz w:val="21"/>
          <w:szCs w:val="21"/>
          <w:lang w:eastAsia="en-GB" w:bidi="hi-IN"/>
        </w:rPr>
        <w:lastRenderedPageBreak/>
        <w:t xml:space="preserve">I will take this </w:t>
      </w:r>
      <w:hyperlink r:id="rId22" w:tgtFrame="_blank" w:history="1">
        <w:r>
          <w:rPr>
            <w:rStyle w:val="Hyperlink"/>
            <w:rFonts w:ascii="Helvetica" w:hAnsi="Helvetica" w:cs="Helvetica"/>
            <w:color w:val="0F3B68"/>
            <w:sz w:val="21"/>
            <w:szCs w:val="21"/>
            <w:lang w:eastAsia="en-GB" w:bidi="hi-IN"/>
          </w:rPr>
          <w:t>one-to-many example</w:t>
        </w:r>
      </w:hyperlink>
      <w:r>
        <w:rPr>
          <w:rFonts w:ascii="Helvetica" w:eastAsia="Times New Roman" w:hAnsi="Helvetica" w:cs="Helvetica"/>
          <w:color w:val="3C3C3C"/>
          <w:sz w:val="21"/>
          <w:szCs w:val="21"/>
          <w:lang w:eastAsia="en-GB" w:bidi="hi-IN"/>
        </w:rPr>
        <w:t xml:space="preserve"> for the mutable demonstration. In this mapping file, a Stock is belong to many StockDailyRecord.</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i/>
          <w:iCs/>
          <w:color w:val="808080"/>
          <w:sz w:val="19"/>
          <w:szCs w:val="19"/>
          <w:lang w:eastAsia="en-GB" w:bidi="hi-IN"/>
        </w:rPr>
        <w:t>&lt;!-- Stock.hbm.xml --&gt;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b/>
          <w:bCs/>
          <w:color w:val="000000"/>
          <w:sz w:val="19"/>
          <w:szCs w:val="19"/>
          <w:lang w:eastAsia="en-GB" w:bidi="hi-IN"/>
        </w:rPr>
        <w:t>&lt;hibernate-mapping&gt;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b/>
          <w:bCs/>
          <w:color w:val="000000"/>
          <w:sz w:val="19"/>
          <w:szCs w:val="19"/>
          <w:lang w:eastAsia="en-GB" w:bidi="hi-IN"/>
        </w:rPr>
        <w:t>&lt;class</w:t>
      </w:r>
      <w:r>
        <w:rPr>
          <w:rFonts w:ascii="Courier New" w:eastAsia="Times New Roman" w:hAnsi="Courier New" w:cs="Courier New"/>
          <w:color w:val="000066"/>
          <w:sz w:val="19"/>
          <w:szCs w:val="19"/>
          <w:lang w:eastAsia="en-GB" w:bidi="hi-IN"/>
        </w:rPr>
        <w:t>name</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FF0000"/>
          <w:sz w:val="19"/>
          <w:szCs w:val="19"/>
          <w:lang w:eastAsia="en-GB" w:bidi="hi-IN"/>
        </w:rPr>
        <w:t>"com.mkyong.common.Stock"</w:t>
      </w:r>
      <w:r>
        <w:rPr>
          <w:rFonts w:ascii="Courier New" w:eastAsia="Times New Roman" w:hAnsi="Courier New" w:cs="Courier New"/>
          <w:color w:val="000066"/>
          <w:sz w:val="19"/>
          <w:szCs w:val="19"/>
          <w:lang w:eastAsia="en-GB" w:bidi="hi-IN"/>
        </w:rPr>
        <w:t>table</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FF0000"/>
          <w:sz w:val="19"/>
          <w:szCs w:val="19"/>
          <w:lang w:eastAsia="en-GB" w:bidi="hi-IN"/>
        </w:rPr>
        <w:t>"stock"</w:t>
      </w:r>
      <w:r>
        <w:rPr>
          <w:rFonts w:ascii="Courier New" w:eastAsia="Times New Roman" w:hAnsi="Courier New" w:cs="Courier New"/>
          <w:b/>
          <w:bCs/>
          <w:color w:val="000000"/>
          <w:sz w:val="19"/>
          <w:szCs w:val="19"/>
          <w:lang w:eastAsia="en-GB" w:bidi="hi-IN"/>
        </w:rPr>
        <w:t>&gt;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b/>
          <w:bCs/>
          <w:color w:val="000000"/>
          <w:sz w:val="19"/>
          <w:szCs w:val="19"/>
          <w:lang w:eastAsia="en-GB" w:bidi="hi-IN"/>
        </w:rPr>
        <w:t>&lt;set</w:t>
      </w:r>
      <w:r>
        <w:rPr>
          <w:rFonts w:ascii="Courier New" w:eastAsia="Times New Roman" w:hAnsi="Courier New" w:cs="Courier New"/>
          <w:color w:val="000066"/>
          <w:sz w:val="19"/>
          <w:szCs w:val="19"/>
          <w:lang w:eastAsia="en-GB" w:bidi="hi-IN"/>
        </w:rPr>
        <w:t>name</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FF0000"/>
          <w:sz w:val="19"/>
          <w:szCs w:val="19"/>
          <w:lang w:eastAsia="en-GB" w:bidi="hi-IN"/>
        </w:rPr>
        <w:t>"stockDailyRecords"</w:t>
      </w:r>
      <w:r>
        <w:rPr>
          <w:rFonts w:ascii="Courier New" w:eastAsia="Times New Roman" w:hAnsi="Courier New" w:cs="Courier New"/>
          <w:color w:val="000066"/>
          <w:sz w:val="19"/>
          <w:szCs w:val="19"/>
          <w:lang w:eastAsia="en-GB" w:bidi="hi-IN"/>
        </w:rPr>
        <w:t>mutable</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FF0000"/>
          <w:sz w:val="19"/>
          <w:szCs w:val="19"/>
          <w:lang w:eastAsia="en-GB" w:bidi="hi-IN"/>
        </w:rPr>
        <w:t>"false"</w:t>
      </w:r>
      <w:r>
        <w:rPr>
          <w:rFonts w:ascii="Courier New" w:eastAsia="Times New Roman" w:hAnsi="Courier New" w:cs="Courier New"/>
          <w:color w:val="000066"/>
          <w:sz w:val="19"/>
          <w:szCs w:val="19"/>
          <w:lang w:eastAsia="en-GB" w:bidi="hi-IN"/>
        </w:rPr>
        <w:t>cascade</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FF0000"/>
          <w:sz w:val="19"/>
          <w:szCs w:val="19"/>
          <w:lang w:eastAsia="en-GB" w:bidi="hi-IN"/>
        </w:rPr>
        <w:t>"all"</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000066"/>
          <w:sz w:val="19"/>
          <w:szCs w:val="19"/>
          <w:lang w:eastAsia="en-GB" w:bidi="hi-IN"/>
        </w:rPr>
        <w:t>inverse</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FF0000"/>
          <w:sz w:val="19"/>
          <w:szCs w:val="19"/>
          <w:lang w:eastAsia="en-GB" w:bidi="hi-IN"/>
        </w:rPr>
        <w:t>"true"</w:t>
      </w:r>
      <w:r>
        <w:rPr>
          <w:rFonts w:ascii="Courier New" w:eastAsia="Times New Roman" w:hAnsi="Courier New" w:cs="Courier New"/>
          <w:color w:val="000066"/>
          <w:sz w:val="19"/>
          <w:szCs w:val="19"/>
          <w:lang w:eastAsia="en-GB" w:bidi="hi-IN"/>
        </w:rPr>
        <w:t>lazy</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FF0000"/>
          <w:sz w:val="19"/>
          <w:szCs w:val="19"/>
          <w:lang w:eastAsia="en-GB" w:bidi="hi-IN"/>
        </w:rPr>
        <w:t>"true"</w:t>
      </w:r>
      <w:r>
        <w:rPr>
          <w:rFonts w:ascii="Courier New" w:eastAsia="Times New Roman" w:hAnsi="Courier New" w:cs="Courier New"/>
          <w:color w:val="000066"/>
          <w:sz w:val="19"/>
          <w:szCs w:val="19"/>
          <w:lang w:eastAsia="en-GB" w:bidi="hi-IN"/>
        </w:rPr>
        <w:t>table</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FF0000"/>
          <w:sz w:val="19"/>
          <w:szCs w:val="19"/>
          <w:lang w:eastAsia="en-GB" w:bidi="hi-IN"/>
        </w:rPr>
        <w:t>"stock_daily_record"</w:t>
      </w:r>
      <w:r>
        <w:rPr>
          <w:rFonts w:ascii="Courier New" w:eastAsia="Times New Roman" w:hAnsi="Courier New" w:cs="Courier New"/>
          <w:b/>
          <w:bCs/>
          <w:color w:val="000000"/>
          <w:sz w:val="19"/>
          <w:szCs w:val="19"/>
          <w:lang w:eastAsia="en-GB" w:bidi="hi-IN"/>
        </w:rPr>
        <w:t>&gt;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b/>
          <w:bCs/>
          <w:color w:val="000000"/>
          <w:sz w:val="19"/>
          <w:szCs w:val="19"/>
          <w:lang w:eastAsia="en-GB" w:bidi="hi-IN"/>
        </w:rPr>
        <w:t>&lt;key&gt;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b/>
          <w:bCs/>
          <w:color w:val="000000"/>
          <w:sz w:val="19"/>
          <w:szCs w:val="19"/>
          <w:lang w:eastAsia="en-GB" w:bidi="hi-IN"/>
        </w:rPr>
        <w:t>&lt;column</w:t>
      </w:r>
      <w:r>
        <w:rPr>
          <w:rFonts w:ascii="Courier New" w:eastAsia="Times New Roman" w:hAnsi="Courier New" w:cs="Courier New"/>
          <w:color w:val="000066"/>
          <w:sz w:val="19"/>
          <w:szCs w:val="19"/>
          <w:lang w:eastAsia="en-GB" w:bidi="hi-IN"/>
        </w:rPr>
        <w:t>name</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FF0000"/>
          <w:sz w:val="19"/>
          <w:szCs w:val="19"/>
          <w:lang w:eastAsia="en-GB" w:bidi="hi-IN"/>
        </w:rPr>
        <w:t>"STOCK_ID"</w:t>
      </w:r>
      <w:r>
        <w:rPr>
          <w:rFonts w:ascii="Courier New" w:eastAsia="Times New Roman" w:hAnsi="Courier New" w:cs="Courier New"/>
          <w:color w:val="000066"/>
          <w:sz w:val="19"/>
          <w:szCs w:val="19"/>
          <w:lang w:eastAsia="en-GB" w:bidi="hi-IN"/>
        </w:rPr>
        <w:t>not-null</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FF0000"/>
          <w:sz w:val="19"/>
          <w:szCs w:val="19"/>
          <w:lang w:eastAsia="en-GB" w:bidi="hi-IN"/>
        </w:rPr>
        <w:t>"true"</w:t>
      </w:r>
      <w:r>
        <w:rPr>
          <w:rFonts w:ascii="Courier New" w:eastAsia="Times New Roman" w:hAnsi="Courier New" w:cs="Courier New"/>
          <w:b/>
          <w:bCs/>
          <w:color w:val="000000"/>
          <w:sz w:val="19"/>
          <w:szCs w:val="19"/>
          <w:lang w:eastAsia="en-GB" w:bidi="hi-IN"/>
        </w:rPr>
        <w:t>/&gt;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b/>
          <w:bCs/>
          <w:color w:val="000000"/>
          <w:sz w:val="19"/>
          <w:szCs w:val="19"/>
          <w:lang w:eastAsia="en-GB" w:bidi="hi-IN"/>
        </w:rPr>
        <w:t>&lt;/key&gt;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b/>
          <w:bCs/>
          <w:color w:val="000000"/>
          <w:sz w:val="19"/>
          <w:szCs w:val="19"/>
          <w:lang w:eastAsia="en-GB" w:bidi="hi-IN"/>
        </w:rPr>
        <w:t>&lt;one-to-many</w:t>
      </w:r>
      <w:r>
        <w:rPr>
          <w:rFonts w:ascii="Courier New" w:eastAsia="Times New Roman" w:hAnsi="Courier New" w:cs="Courier New"/>
          <w:color w:val="000066"/>
          <w:sz w:val="19"/>
          <w:szCs w:val="19"/>
          <w:lang w:eastAsia="en-GB" w:bidi="hi-IN"/>
        </w:rPr>
        <w:t>class</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FF0000"/>
          <w:sz w:val="19"/>
          <w:szCs w:val="19"/>
          <w:lang w:eastAsia="en-GB" w:bidi="hi-IN"/>
        </w:rPr>
        <w:t>"com.mkyong.common.StockDailyRecord"</w:t>
      </w:r>
      <w:r>
        <w:rPr>
          <w:rFonts w:ascii="Courier New" w:eastAsia="Times New Roman" w:hAnsi="Courier New" w:cs="Courier New"/>
          <w:b/>
          <w:bCs/>
          <w:color w:val="000000"/>
          <w:sz w:val="19"/>
          <w:szCs w:val="19"/>
          <w:lang w:eastAsia="en-GB" w:bidi="hi-IN"/>
        </w:rPr>
        <w:t>/&gt;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b/>
          <w:bCs/>
          <w:color w:val="000000"/>
          <w:sz w:val="19"/>
          <w:szCs w:val="19"/>
          <w:lang w:eastAsia="en-GB" w:bidi="hi-IN"/>
        </w:rPr>
        <w:t>&lt;/set&gt;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b/>
          <w:bCs/>
          <w:color w:val="000000"/>
          <w:sz w:val="19"/>
          <w:szCs w:val="19"/>
          <w:lang w:eastAsia="en-GB" w:bidi="hi-IN"/>
        </w:rPr>
        <w:t>&lt;/class&gt;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 xml:space="preserve">...    </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b/>
          <w:bCs/>
          <w:color w:val="000000"/>
          <w:sz w:val="19"/>
          <w:szCs w:val="19"/>
          <w:lang w:eastAsia="en-GB" w:bidi="hi-IN"/>
        </w:rPr>
        <w:t>&lt;/hibernate-mapping&gt;</w:t>
      </w:r>
    </w:p>
    <w:p w:rsidR="004F5092" w:rsidRDefault="004F5092" w:rsidP="004F5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150" w:line="288" w:lineRule="atLeast"/>
        <w:outlineLvl w:val="3"/>
        <w:rPr>
          <w:rFonts w:ascii="inherit" w:eastAsia="Times New Roman" w:hAnsi="inherit" w:cs="Times New Roman"/>
          <w:color w:val="252525"/>
          <w:sz w:val="32"/>
          <w:szCs w:val="32"/>
          <w:lang w:eastAsia="en-GB" w:bidi="hi-IN"/>
        </w:rPr>
      </w:pPr>
      <w:r>
        <w:rPr>
          <w:rFonts w:ascii="inherit" w:eastAsia="Times New Roman" w:hAnsi="inherit"/>
          <w:color w:val="252525"/>
          <w:sz w:val="32"/>
          <w:szCs w:val="32"/>
          <w:lang w:eastAsia="en-GB" w:bidi="hi-IN"/>
        </w:rPr>
        <w:t>How to declare mutable ?</w:t>
      </w:r>
    </w:p>
    <w:p w:rsidR="004F5092" w:rsidRDefault="004F5092" w:rsidP="004F5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Helvetica" w:eastAsia="Times New Roman" w:hAnsi="Helvetica" w:cs="Helvetica"/>
          <w:color w:val="3C3C3C"/>
          <w:sz w:val="21"/>
          <w:szCs w:val="21"/>
          <w:lang w:eastAsia="en-GB" w:bidi="hi-IN"/>
        </w:rPr>
      </w:pPr>
      <w:r>
        <w:rPr>
          <w:rFonts w:ascii="Helvetica" w:eastAsia="Times New Roman" w:hAnsi="Helvetica" w:cs="Helvetica"/>
          <w:color w:val="3C3C3C"/>
          <w:sz w:val="21"/>
          <w:szCs w:val="21"/>
          <w:lang w:eastAsia="en-GB" w:bidi="hi-IN"/>
        </w:rPr>
        <w:t>The ‘mutable’ is support both in XML mapping file and annotation.</w:t>
      </w:r>
    </w:p>
    <w:p w:rsidR="004F5092" w:rsidRDefault="004F5092" w:rsidP="004F5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150" w:line="288" w:lineRule="atLeast"/>
        <w:outlineLvl w:val="4"/>
        <w:rPr>
          <w:rFonts w:ascii="inherit" w:eastAsia="Times New Roman" w:hAnsi="inherit" w:cs="Times New Roman"/>
          <w:color w:val="252525"/>
          <w:sz w:val="32"/>
          <w:szCs w:val="32"/>
          <w:lang w:eastAsia="en-GB" w:bidi="hi-IN"/>
        </w:rPr>
      </w:pPr>
      <w:r>
        <w:rPr>
          <w:rFonts w:ascii="inherit" w:eastAsia="Times New Roman" w:hAnsi="inherit"/>
          <w:color w:val="252525"/>
          <w:sz w:val="32"/>
          <w:szCs w:val="32"/>
          <w:lang w:eastAsia="en-GB" w:bidi="hi-IN"/>
        </w:rPr>
        <w:t>1. XML mapping file</w:t>
      </w:r>
    </w:p>
    <w:p w:rsidR="004F5092" w:rsidRDefault="004F5092" w:rsidP="004F5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Helvetica" w:eastAsia="Times New Roman" w:hAnsi="Helvetica" w:cs="Helvetica"/>
          <w:color w:val="3C3C3C"/>
          <w:sz w:val="21"/>
          <w:szCs w:val="21"/>
          <w:lang w:eastAsia="en-GB" w:bidi="hi-IN"/>
        </w:rPr>
      </w:pPr>
      <w:r>
        <w:rPr>
          <w:rFonts w:ascii="Helvetica" w:eastAsia="Times New Roman" w:hAnsi="Helvetica" w:cs="Helvetica"/>
          <w:color w:val="3C3C3C"/>
          <w:sz w:val="21"/>
          <w:szCs w:val="21"/>
          <w:lang w:eastAsia="en-GB" w:bidi="hi-IN"/>
        </w:rPr>
        <w:t>In mapping file, the ‘</w:t>
      </w:r>
      <w:r>
        <w:rPr>
          <w:rFonts w:ascii="Helvetica" w:eastAsia="Times New Roman" w:hAnsi="Helvetica" w:cs="Helvetica"/>
          <w:b/>
          <w:bCs/>
          <w:color w:val="3C3C3C"/>
          <w:sz w:val="21"/>
          <w:szCs w:val="21"/>
          <w:lang w:eastAsia="en-GB" w:bidi="hi-IN"/>
        </w:rPr>
        <w:t>mutable</w:t>
      </w:r>
      <w:r>
        <w:rPr>
          <w:rFonts w:ascii="Helvetica" w:eastAsia="Times New Roman" w:hAnsi="Helvetica" w:cs="Helvetica"/>
          <w:color w:val="3C3C3C"/>
          <w:sz w:val="21"/>
          <w:szCs w:val="21"/>
          <w:lang w:eastAsia="en-GB" w:bidi="hi-IN"/>
        </w:rPr>
        <w:t>‘ keyword is use to implement the mutable function.</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i/>
          <w:iCs/>
          <w:color w:val="808080"/>
          <w:sz w:val="19"/>
          <w:szCs w:val="19"/>
          <w:lang w:eastAsia="en-GB" w:bidi="hi-IN"/>
        </w:rPr>
        <w:t>&lt;!-- Stock.hbm.xml --&gt;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b/>
          <w:bCs/>
          <w:color w:val="000000"/>
          <w:sz w:val="19"/>
          <w:szCs w:val="19"/>
          <w:lang w:eastAsia="en-GB" w:bidi="hi-IN"/>
        </w:rPr>
        <w:t>&lt;hibernate-mapping&gt;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b/>
          <w:bCs/>
          <w:color w:val="000000"/>
          <w:sz w:val="19"/>
          <w:szCs w:val="19"/>
          <w:lang w:eastAsia="en-GB" w:bidi="hi-IN"/>
        </w:rPr>
        <w:t>&lt;class</w:t>
      </w:r>
      <w:r>
        <w:rPr>
          <w:rFonts w:ascii="Courier New" w:eastAsia="Times New Roman" w:hAnsi="Courier New" w:cs="Courier New"/>
          <w:color w:val="000066"/>
          <w:sz w:val="19"/>
          <w:szCs w:val="19"/>
          <w:lang w:eastAsia="en-GB" w:bidi="hi-IN"/>
        </w:rPr>
        <w:t>name</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FF0000"/>
          <w:sz w:val="19"/>
          <w:szCs w:val="19"/>
          <w:lang w:eastAsia="en-GB" w:bidi="hi-IN"/>
        </w:rPr>
        <w:t>"com.mkyong.common.Stock"</w:t>
      </w:r>
      <w:r>
        <w:rPr>
          <w:rFonts w:ascii="Courier New" w:eastAsia="Times New Roman" w:hAnsi="Courier New" w:cs="Courier New"/>
          <w:color w:val="000066"/>
          <w:sz w:val="19"/>
          <w:szCs w:val="19"/>
          <w:lang w:eastAsia="en-GB" w:bidi="hi-IN"/>
        </w:rPr>
        <w:t>table</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FF0000"/>
          <w:sz w:val="19"/>
          <w:szCs w:val="19"/>
          <w:lang w:eastAsia="en-GB" w:bidi="hi-IN"/>
        </w:rPr>
        <w:t>"stock"</w:t>
      </w:r>
      <w:r>
        <w:rPr>
          <w:rFonts w:ascii="Courier New" w:eastAsia="Times New Roman" w:hAnsi="Courier New" w:cs="Courier New"/>
          <w:color w:val="000066"/>
          <w:sz w:val="19"/>
          <w:szCs w:val="19"/>
          <w:lang w:eastAsia="en-GB" w:bidi="hi-IN"/>
        </w:rPr>
        <w:t>mutable</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FF0000"/>
          <w:sz w:val="19"/>
          <w:szCs w:val="19"/>
          <w:lang w:eastAsia="en-GB" w:bidi="hi-IN"/>
        </w:rPr>
        <w:t>"false"</w:t>
      </w:r>
      <w:r>
        <w:rPr>
          <w:rFonts w:ascii="Courier New" w:eastAsia="Times New Roman" w:hAnsi="Courier New" w:cs="Courier New"/>
          <w:b/>
          <w:bCs/>
          <w:color w:val="000000"/>
          <w:sz w:val="19"/>
          <w:szCs w:val="19"/>
          <w:lang w:eastAsia="en-GB" w:bidi="hi-IN"/>
        </w:rPr>
        <w:t>&gt;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b/>
          <w:bCs/>
          <w:color w:val="000000"/>
          <w:sz w:val="19"/>
          <w:szCs w:val="19"/>
          <w:lang w:eastAsia="en-GB" w:bidi="hi-IN"/>
        </w:rPr>
        <w:t>&lt;set</w:t>
      </w:r>
      <w:r>
        <w:rPr>
          <w:rFonts w:ascii="Courier New" w:eastAsia="Times New Roman" w:hAnsi="Courier New" w:cs="Courier New"/>
          <w:color w:val="000066"/>
          <w:sz w:val="19"/>
          <w:szCs w:val="19"/>
          <w:lang w:eastAsia="en-GB" w:bidi="hi-IN"/>
        </w:rPr>
        <w:t>name</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FF0000"/>
          <w:sz w:val="19"/>
          <w:szCs w:val="19"/>
          <w:lang w:eastAsia="en-GB" w:bidi="hi-IN"/>
        </w:rPr>
        <w:t>"stockDailyRecords"</w:t>
      </w:r>
      <w:r>
        <w:rPr>
          <w:rFonts w:ascii="Courier New" w:eastAsia="Times New Roman" w:hAnsi="Courier New" w:cs="Courier New"/>
          <w:color w:val="000066"/>
          <w:sz w:val="19"/>
          <w:szCs w:val="19"/>
          <w:lang w:eastAsia="en-GB" w:bidi="hi-IN"/>
        </w:rPr>
        <w:t>mutable</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FF0000"/>
          <w:sz w:val="19"/>
          <w:szCs w:val="19"/>
          <w:lang w:eastAsia="en-GB" w:bidi="hi-IN"/>
        </w:rPr>
        <w:t>"false"</w:t>
      </w:r>
      <w:r>
        <w:rPr>
          <w:rFonts w:ascii="Courier New" w:eastAsia="Times New Roman" w:hAnsi="Courier New" w:cs="Courier New"/>
          <w:color w:val="000066"/>
          <w:sz w:val="19"/>
          <w:szCs w:val="19"/>
          <w:lang w:eastAsia="en-GB" w:bidi="hi-IN"/>
        </w:rPr>
        <w:t>cascade</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FF0000"/>
          <w:sz w:val="19"/>
          <w:szCs w:val="19"/>
          <w:lang w:eastAsia="en-GB" w:bidi="hi-IN"/>
        </w:rPr>
        <w:t>"all"</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000066"/>
          <w:sz w:val="19"/>
          <w:szCs w:val="19"/>
          <w:lang w:eastAsia="en-GB" w:bidi="hi-IN"/>
        </w:rPr>
        <w:t>inverse</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FF0000"/>
          <w:sz w:val="19"/>
          <w:szCs w:val="19"/>
          <w:lang w:eastAsia="en-GB" w:bidi="hi-IN"/>
        </w:rPr>
        <w:t>"true"</w:t>
      </w:r>
      <w:r>
        <w:rPr>
          <w:rFonts w:ascii="Courier New" w:eastAsia="Times New Roman" w:hAnsi="Courier New" w:cs="Courier New"/>
          <w:color w:val="000066"/>
          <w:sz w:val="19"/>
          <w:szCs w:val="19"/>
          <w:lang w:eastAsia="en-GB" w:bidi="hi-IN"/>
        </w:rPr>
        <w:t>lazy</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FF0000"/>
          <w:sz w:val="19"/>
          <w:szCs w:val="19"/>
          <w:lang w:eastAsia="en-GB" w:bidi="hi-IN"/>
        </w:rPr>
        <w:t>"true"</w:t>
      </w:r>
      <w:r>
        <w:rPr>
          <w:rFonts w:ascii="Courier New" w:eastAsia="Times New Roman" w:hAnsi="Courier New" w:cs="Courier New"/>
          <w:color w:val="000066"/>
          <w:sz w:val="19"/>
          <w:szCs w:val="19"/>
          <w:lang w:eastAsia="en-GB" w:bidi="hi-IN"/>
        </w:rPr>
        <w:t>table</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FF0000"/>
          <w:sz w:val="19"/>
          <w:szCs w:val="19"/>
          <w:lang w:eastAsia="en-GB" w:bidi="hi-IN"/>
        </w:rPr>
        <w:t>"stock_daily_record"</w:t>
      </w:r>
      <w:r>
        <w:rPr>
          <w:rFonts w:ascii="Courier New" w:eastAsia="Times New Roman" w:hAnsi="Courier New" w:cs="Courier New"/>
          <w:b/>
          <w:bCs/>
          <w:color w:val="000000"/>
          <w:sz w:val="19"/>
          <w:szCs w:val="19"/>
          <w:lang w:eastAsia="en-GB" w:bidi="hi-IN"/>
        </w:rPr>
        <w:t>&gt;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b/>
          <w:bCs/>
          <w:color w:val="000000"/>
          <w:sz w:val="19"/>
          <w:szCs w:val="19"/>
          <w:lang w:eastAsia="en-GB" w:bidi="hi-IN"/>
        </w:rPr>
        <w:t>&lt;key&gt;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b/>
          <w:bCs/>
          <w:color w:val="000000"/>
          <w:sz w:val="19"/>
          <w:szCs w:val="19"/>
          <w:lang w:eastAsia="en-GB" w:bidi="hi-IN"/>
        </w:rPr>
        <w:t>&lt;column</w:t>
      </w:r>
      <w:r>
        <w:rPr>
          <w:rFonts w:ascii="Courier New" w:eastAsia="Times New Roman" w:hAnsi="Courier New" w:cs="Courier New"/>
          <w:color w:val="000066"/>
          <w:sz w:val="19"/>
          <w:szCs w:val="19"/>
          <w:lang w:eastAsia="en-GB" w:bidi="hi-IN"/>
        </w:rPr>
        <w:t>name</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FF0000"/>
          <w:sz w:val="19"/>
          <w:szCs w:val="19"/>
          <w:lang w:eastAsia="en-GB" w:bidi="hi-IN"/>
        </w:rPr>
        <w:t>"STOCK_ID"</w:t>
      </w:r>
      <w:r>
        <w:rPr>
          <w:rFonts w:ascii="Courier New" w:eastAsia="Times New Roman" w:hAnsi="Courier New" w:cs="Courier New"/>
          <w:color w:val="000066"/>
          <w:sz w:val="19"/>
          <w:szCs w:val="19"/>
          <w:lang w:eastAsia="en-GB" w:bidi="hi-IN"/>
        </w:rPr>
        <w:t>not-null</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FF0000"/>
          <w:sz w:val="19"/>
          <w:szCs w:val="19"/>
          <w:lang w:eastAsia="en-GB" w:bidi="hi-IN"/>
        </w:rPr>
        <w:t>"true"</w:t>
      </w:r>
      <w:r>
        <w:rPr>
          <w:rFonts w:ascii="Courier New" w:eastAsia="Times New Roman" w:hAnsi="Courier New" w:cs="Courier New"/>
          <w:b/>
          <w:bCs/>
          <w:color w:val="000000"/>
          <w:sz w:val="19"/>
          <w:szCs w:val="19"/>
          <w:lang w:eastAsia="en-GB" w:bidi="hi-IN"/>
        </w:rPr>
        <w:t>/&gt;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b/>
          <w:bCs/>
          <w:color w:val="000000"/>
          <w:sz w:val="19"/>
          <w:szCs w:val="19"/>
          <w:lang w:eastAsia="en-GB" w:bidi="hi-IN"/>
        </w:rPr>
        <w:t>&lt;/key&gt;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b/>
          <w:bCs/>
          <w:color w:val="000000"/>
          <w:sz w:val="19"/>
          <w:szCs w:val="19"/>
          <w:lang w:eastAsia="en-GB" w:bidi="hi-IN"/>
        </w:rPr>
        <w:t>&lt;one-to-many</w:t>
      </w:r>
      <w:r>
        <w:rPr>
          <w:rFonts w:ascii="Courier New" w:eastAsia="Times New Roman" w:hAnsi="Courier New" w:cs="Courier New"/>
          <w:color w:val="000066"/>
          <w:sz w:val="19"/>
          <w:szCs w:val="19"/>
          <w:lang w:eastAsia="en-GB" w:bidi="hi-IN"/>
        </w:rPr>
        <w:t>class</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FF0000"/>
          <w:sz w:val="19"/>
          <w:szCs w:val="19"/>
          <w:lang w:eastAsia="en-GB" w:bidi="hi-IN"/>
        </w:rPr>
        <w:t>"com.mkyong.common.StockDailyRecord"</w:t>
      </w:r>
      <w:r>
        <w:rPr>
          <w:rFonts w:ascii="Courier New" w:eastAsia="Times New Roman" w:hAnsi="Courier New" w:cs="Courier New"/>
          <w:b/>
          <w:bCs/>
          <w:color w:val="000000"/>
          <w:sz w:val="19"/>
          <w:szCs w:val="19"/>
          <w:lang w:eastAsia="en-GB" w:bidi="hi-IN"/>
        </w:rPr>
        <w:t>/&gt;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b/>
          <w:bCs/>
          <w:color w:val="000000"/>
          <w:sz w:val="19"/>
          <w:szCs w:val="19"/>
          <w:lang w:eastAsia="en-GB" w:bidi="hi-IN"/>
        </w:rPr>
        <w:t>&lt;/set&gt;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b/>
          <w:bCs/>
          <w:color w:val="000000"/>
          <w:sz w:val="19"/>
          <w:szCs w:val="19"/>
          <w:lang w:eastAsia="en-GB" w:bidi="hi-IN"/>
        </w:rPr>
        <w:t>&lt;/class&gt;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 xml:space="preserve">...    </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b/>
          <w:bCs/>
          <w:color w:val="000000"/>
          <w:sz w:val="19"/>
          <w:szCs w:val="19"/>
          <w:lang w:eastAsia="en-GB" w:bidi="hi-IN"/>
        </w:rPr>
        <w:t>&lt;/hibernate-mapping&gt;</w:t>
      </w:r>
    </w:p>
    <w:p w:rsidR="004F5092" w:rsidRDefault="004F5092" w:rsidP="004F5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150" w:line="288" w:lineRule="atLeast"/>
        <w:outlineLvl w:val="4"/>
        <w:rPr>
          <w:rFonts w:ascii="inherit" w:eastAsia="Times New Roman" w:hAnsi="inherit" w:cs="Times New Roman"/>
          <w:color w:val="252525"/>
          <w:sz w:val="32"/>
          <w:szCs w:val="32"/>
          <w:lang w:eastAsia="en-GB" w:bidi="hi-IN"/>
        </w:rPr>
      </w:pPr>
      <w:r>
        <w:rPr>
          <w:rFonts w:ascii="inherit" w:eastAsia="Times New Roman" w:hAnsi="inherit"/>
          <w:color w:val="252525"/>
          <w:sz w:val="32"/>
          <w:szCs w:val="32"/>
          <w:lang w:eastAsia="en-GB" w:bidi="hi-IN"/>
        </w:rPr>
        <w:t>2. Annotation</w:t>
      </w:r>
    </w:p>
    <w:p w:rsidR="004F5092" w:rsidRDefault="004F5092" w:rsidP="004F5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Helvetica" w:eastAsia="Times New Roman" w:hAnsi="Helvetica" w:cs="Helvetica"/>
          <w:color w:val="3C3C3C"/>
          <w:sz w:val="21"/>
          <w:szCs w:val="21"/>
          <w:lang w:eastAsia="en-GB" w:bidi="hi-IN"/>
        </w:rPr>
      </w:pPr>
      <w:r>
        <w:rPr>
          <w:rFonts w:ascii="Helvetica" w:eastAsia="Times New Roman" w:hAnsi="Helvetica" w:cs="Helvetica"/>
          <w:color w:val="3C3C3C"/>
          <w:sz w:val="21"/>
          <w:szCs w:val="21"/>
          <w:lang w:eastAsia="en-GB" w:bidi="hi-IN"/>
        </w:rPr>
        <w:t>In annotation, the keyword is changed to @Immutable (mutable=’false’).</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lastRenderedPageBreak/>
        <w: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w:t>
      </w:r>
      <w:r>
        <w:rPr>
          <w:rFonts w:ascii="Courier New" w:eastAsia="Times New Roman" w:hAnsi="Courier New" w:cs="Courier New"/>
          <w:color w:val="003399"/>
          <w:sz w:val="19"/>
          <w:szCs w:val="19"/>
          <w:lang w:eastAsia="en-GB" w:bidi="hi-IN"/>
        </w:rPr>
        <w:t>Entity</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@Immutable</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@Table</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3333"/>
          <w:sz w:val="19"/>
          <w:szCs w:val="19"/>
          <w:lang w:eastAsia="en-GB" w:bidi="hi-IN"/>
        </w:rPr>
        <w:t xml:space="preserve">name </w:t>
      </w:r>
      <w:r>
        <w:rPr>
          <w:rFonts w:ascii="Courier New" w:eastAsia="Times New Roman" w:hAnsi="Courier New" w:cs="Courier New"/>
          <w:color w:val="339933"/>
          <w:sz w:val="19"/>
          <w:szCs w:val="19"/>
          <w:lang w:eastAsia="en-GB" w:bidi="hi-IN"/>
        </w:rPr>
        <w:t>=</w:t>
      </w:r>
      <w:r>
        <w:rPr>
          <w:rFonts w:ascii="Courier New" w:eastAsia="Times New Roman" w:hAnsi="Courier New" w:cs="Courier New"/>
          <w:color w:val="0000FF"/>
          <w:sz w:val="19"/>
          <w:szCs w:val="19"/>
          <w:lang w:eastAsia="en-GB" w:bidi="hi-IN"/>
        </w:rPr>
        <w:t>"stock"</w:t>
      </w:r>
      <w:r>
        <w:rPr>
          <w:rFonts w:ascii="Courier New" w:eastAsia="Times New Roman" w:hAnsi="Courier New" w:cs="Courier New"/>
          <w:color w:val="333333"/>
          <w:sz w:val="19"/>
          <w:szCs w:val="19"/>
          <w:lang w:eastAsia="en-GB" w:bidi="hi-IN"/>
        </w:rPr>
        <w:t xml:space="preserve">, catalog </w:t>
      </w:r>
      <w:r>
        <w:rPr>
          <w:rFonts w:ascii="Courier New" w:eastAsia="Times New Roman" w:hAnsi="Courier New" w:cs="Courier New"/>
          <w:color w:val="339933"/>
          <w:sz w:val="19"/>
          <w:szCs w:val="19"/>
          <w:lang w:eastAsia="en-GB" w:bidi="hi-IN"/>
        </w:rPr>
        <w:t>=</w:t>
      </w:r>
      <w:r>
        <w:rPr>
          <w:rFonts w:ascii="Courier New" w:eastAsia="Times New Roman" w:hAnsi="Courier New" w:cs="Courier New"/>
          <w:color w:val="0000FF"/>
          <w:sz w:val="19"/>
          <w:szCs w:val="19"/>
          <w:lang w:eastAsia="en-GB" w:bidi="hi-IN"/>
        </w:rPr>
        <w:t>"mkyong"</w:t>
      </w:r>
      <w:r>
        <w:rPr>
          <w:rFonts w:ascii="Courier New" w:eastAsia="Times New Roman" w:hAnsi="Courier New" w:cs="Courier New"/>
          <w:color w:val="009900"/>
          <w:sz w:val="19"/>
          <w:szCs w:val="19"/>
          <w:lang w:eastAsia="en-GB" w:bidi="hi-IN"/>
        </w:rPr>
        <w: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b/>
          <w:bCs/>
          <w:color w:val="000000"/>
          <w:sz w:val="19"/>
          <w:szCs w:val="19"/>
          <w:lang w:eastAsia="en-GB" w:bidi="hi-IN"/>
        </w:rPr>
        <w:t>publicclass</w:t>
      </w:r>
      <w:r>
        <w:rPr>
          <w:rFonts w:ascii="Courier New" w:eastAsia="Times New Roman" w:hAnsi="Courier New" w:cs="Courier New"/>
          <w:color w:val="333333"/>
          <w:sz w:val="19"/>
          <w:szCs w:val="19"/>
          <w:lang w:eastAsia="en-GB" w:bidi="hi-IN"/>
        </w:rPr>
        <w:t xml:space="preserve"> Stock </w:t>
      </w:r>
      <w:r>
        <w:rPr>
          <w:rFonts w:ascii="Courier New" w:eastAsia="Times New Roman" w:hAnsi="Courier New" w:cs="Courier New"/>
          <w:b/>
          <w:bCs/>
          <w:color w:val="000000"/>
          <w:sz w:val="19"/>
          <w:szCs w:val="19"/>
          <w:lang w:eastAsia="en-GB" w:bidi="hi-IN"/>
        </w:rPr>
        <w:t>implements</w:t>
      </w:r>
      <w:r>
        <w:rPr>
          <w:rFonts w:ascii="Courier New" w:eastAsia="Times New Roman" w:hAnsi="Courier New" w:cs="Courier New"/>
          <w:color w:val="333333"/>
          <w:sz w:val="19"/>
          <w:szCs w:val="19"/>
          <w:lang w:eastAsia="en-GB" w:bidi="hi-IN"/>
        </w:rPr>
        <w:t>java.</w:t>
      </w:r>
      <w:r>
        <w:rPr>
          <w:rFonts w:ascii="Courier New" w:eastAsia="Times New Roman" w:hAnsi="Courier New" w:cs="Courier New"/>
          <w:color w:val="006633"/>
          <w:sz w:val="19"/>
          <w:szCs w:val="19"/>
          <w:lang w:eastAsia="en-GB" w:bidi="hi-IN"/>
        </w:rPr>
        <w:t>io</w:t>
      </w:r>
      <w:r>
        <w:rPr>
          <w:rFonts w:ascii="Courier New" w:eastAsia="Times New Roman" w:hAnsi="Courier New" w:cs="Courier New"/>
          <w:color w:val="333333"/>
          <w:sz w:val="19"/>
          <w:szCs w:val="19"/>
          <w:lang w:eastAsia="en-GB" w:bidi="hi-IN"/>
        </w:rPr>
        <w:t>.</w:t>
      </w:r>
      <w:r>
        <w:rPr>
          <w:rFonts w:ascii="Courier New" w:eastAsia="Times New Roman" w:hAnsi="Courier New" w:cs="Courier New"/>
          <w:color w:val="003399"/>
          <w:sz w:val="19"/>
          <w:szCs w:val="19"/>
          <w:lang w:eastAsia="en-GB" w:bidi="hi-IN"/>
        </w:rPr>
        <w:t>Serializable</w:t>
      </w:r>
      <w:r>
        <w:rPr>
          <w:rFonts w:ascii="Courier New" w:eastAsia="Times New Roman" w:hAnsi="Courier New" w:cs="Courier New"/>
          <w:color w:val="009900"/>
          <w:sz w:val="19"/>
          <w:szCs w:val="19"/>
          <w:lang w:eastAsia="en-GB" w:bidi="hi-IN"/>
        </w:rPr>
        <w: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@OneToMany</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3333"/>
          <w:sz w:val="19"/>
          <w:szCs w:val="19"/>
          <w:lang w:eastAsia="en-GB" w:bidi="hi-IN"/>
        </w:rPr>
        <w:t xml:space="preserve">fetch </w:t>
      </w:r>
      <w:r>
        <w:rPr>
          <w:rFonts w:ascii="Courier New" w:eastAsia="Times New Roman" w:hAnsi="Courier New" w:cs="Courier New"/>
          <w:color w:val="339933"/>
          <w:sz w:val="19"/>
          <w:szCs w:val="19"/>
          <w:lang w:eastAsia="en-GB" w:bidi="hi-IN"/>
        </w:rPr>
        <w:t>=</w:t>
      </w:r>
      <w:r>
        <w:rPr>
          <w:rFonts w:ascii="Courier New" w:eastAsia="Times New Roman" w:hAnsi="Courier New" w:cs="Courier New"/>
          <w:color w:val="333333"/>
          <w:sz w:val="19"/>
          <w:szCs w:val="19"/>
          <w:lang w:eastAsia="en-GB" w:bidi="hi-IN"/>
        </w:rPr>
        <w:t>FetchType.</w:t>
      </w:r>
      <w:r>
        <w:rPr>
          <w:rFonts w:ascii="Courier New" w:eastAsia="Times New Roman" w:hAnsi="Courier New" w:cs="Courier New"/>
          <w:color w:val="006633"/>
          <w:sz w:val="19"/>
          <w:szCs w:val="19"/>
          <w:lang w:eastAsia="en-GB" w:bidi="hi-IN"/>
        </w:rPr>
        <w:t>LAZY</w:t>
      </w:r>
      <w:r>
        <w:rPr>
          <w:rFonts w:ascii="Courier New" w:eastAsia="Times New Roman" w:hAnsi="Courier New" w:cs="Courier New"/>
          <w:color w:val="333333"/>
          <w:sz w:val="19"/>
          <w:szCs w:val="19"/>
          <w:lang w:eastAsia="en-GB" w:bidi="hi-IN"/>
        </w:rPr>
        <w:t>, mappedBy</w:t>
      </w:r>
      <w:r>
        <w:rPr>
          <w:rFonts w:ascii="Courier New" w:eastAsia="Times New Roman" w:hAnsi="Courier New" w:cs="Courier New"/>
          <w:color w:val="339933"/>
          <w:sz w:val="19"/>
          <w:szCs w:val="19"/>
          <w:lang w:eastAsia="en-GB" w:bidi="hi-IN"/>
        </w:rPr>
        <w:t>=</w:t>
      </w:r>
      <w:r>
        <w:rPr>
          <w:rFonts w:ascii="Courier New" w:eastAsia="Times New Roman" w:hAnsi="Courier New" w:cs="Courier New"/>
          <w:color w:val="0000FF"/>
          <w:sz w:val="19"/>
          <w:szCs w:val="19"/>
          <w:lang w:eastAsia="en-GB" w:bidi="hi-IN"/>
        </w:rPr>
        <w:t>"stock"</w:t>
      </w:r>
      <w:r>
        <w:rPr>
          <w:rFonts w:ascii="Courier New" w:eastAsia="Times New Roman" w:hAnsi="Courier New" w:cs="Courier New"/>
          <w:color w:val="009900"/>
          <w:sz w:val="19"/>
          <w:szCs w:val="19"/>
          <w:lang w:eastAsia="en-GB" w:bidi="hi-IN"/>
        </w:rPr>
        <w: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ab/>
        <w:t>@Immutable</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ab/>
      </w:r>
      <w:r>
        <w:rPr>
          <w:rFonts w:ascii="Courier New" w:eastAsia="Times New Roman" w:hAnsi="Courier New" w:cs="Courier New"/>
          <w:b/>
          <w:bCs/>
          <w:color w:val="000000"/>
          <w:sz w:val="19"/>
          <w:szCs w:val="19"/>
          <w:lang w:eastAsia="en-GB" w:bidi="hi-IN"/>
        </w:rPr>
        <w:t>public</w:t>
      </w:r>
      <w:r>
        <w:rPr>
          <w:rFonts w:ascii="Courier New" w:eastAsia="Times New Roman" w:hAnsi="Courier New" w:cs="Courier New"/>
          <w:color w:val="333333"/>
          <w:sz w:val="19"/>
          <w:szCs w:val="19"/>
          <w:lang w:eastAsia="en-GB" w:bidi="hi-IN"/>
        </w:rPr>
        <w:t xml:space="preserve"> Set</w:t>
      </w:r>
      <w:r>
        <w:rPr>
          <w:rFonts w:ascii="Courier New" w:eastAsia="Times New Roman" w:hAnsi="Courier New" w:cs="Courier New"/>
          <w:color w:val="339933"/>
          <w:sz w:val="19"/>
          <w:szCs w:val="19"/>
          <w:lang w:eastAsia="en-GB" w:bidi="hi-IN"/>
        </w:rPr>
        <w:t>&lt;</w:t>
      </w:r>
      <w:r>
        <w:rPr>
          <w:rFonts w:ascii="Courier New" w:eastAsia="Times New Roman" w:hAnsi="Courier New" w:cs="Courier New"/>
          <w:color w:val="333333"/>
          <w:sz w:val="19"/>
          <w:szCs w:val="19"/>
          <w:lang w:eastAsia="en-GB" w:bidi="hi-IN"/>
        </w:rPr>
        <w:t>StockDailyRecord</w:t>
      </w:r>
      <w:r>
        <w:rPr>
          <w:rFonts w:ascii="Courier New" w:eastAsia="Times New Roman" w:hAnsi="Courier New" w:cs="Courier New"/>
          <w:color w:val="339933"/>
          <w:sz w:val="19"/>
          <w:szCs w:val="19"/>
          <w:lang w:eastAsia="en-GB" w:bidi="hi-IN"/>
        </w:rPr>
        <w:t>&gt;</w:t>
      </w:r>
      <w:r>
        <w:rPr>
          <w:rFonts w:ascii="Courier New" w:eastAsia="Times New Roman" w:hAnsi="Courier New" w:cs="Courier New"/>
          <w:color w:val="333333"/>
          <w:sz w:val="19"/>
          <w:szCs w:val="19"/>
          <w:lang w:eastAsia="en-GB" w:bidi="hi-IN"/>
        </w:rPr>
        <w:t>getStockDailyRecords</w:t>
      </w:r>
      <w:r>
        <w:rPr>
          <w:rFonts w:ascii="Courier New" w:eastAsia="Times New Roman" w:hAnsi="Courier New" w:cs="Courier New"/>
          <w:color w:val="009900"/>
          <w:sz w:val="19"/>
          <w:szCs w:val="19"/>
          <w:lang w:eastAsia="en-GB" w:bidi="hi-IN"/>
        </w:rPr>
        <w: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ab/>
      </w:r>
      <w:r>
        <w:rPr>
          <w:rFonts w:ascii="Courier New" w:eastAsia="Times New Roman" w:hAnsi="Courier New" w:cs="Courier New"/>
          <w:color w:val="333333"/>
          <w:sz w:val="19"/>
          <w:szCs w:val="19"/>
          <w:lang w:eastAsia="en-GB" w:bidi="hi-IN"/>
        </w:rPr>
        <w:tab/>
      </w:r>
      <w:r>
        <w:rPr>
          <w:rFonts w:ascii="Courier New" w:eastAsia="Times New Roman" w:hAnsi="Courier New" w:cs="Courier New"/>
          <w:b/>
          <w:bCs/>
          <w:color w:val="000000"/>
          <w:sz w:val="19"/>
          <w:szCs w:val="19"/>
          <w:lang w:eastAsia="en-GB" w:bidi="hi-IN"/>
        </w:rPr>
        <w:t>returnthis</w:t>
      </w:r>
      <w:r>
        <w:rPr>
          <w:rFonts w:ascii="Courier New" w:eastAsia="Times New Roman" w:hAnsi="Courier New" w:cs="Courier New"/>
          <w:color w:val="333333"/>
          <w:sz w:val="19"/>
          <w:szCs w:val="19"/>
          <w:lang w:eastAsia="en-GB" w:bidi="hi-IN"/>
        </w:rPr>
        <w:t>.</w:t>
      </w:r>
      <w:r>
        <w:rPr>
          <w:rFonts w:ascii="Courier New" w:eastAsia="Times New Roman" w:hAnsi="Courier New" w:cs="Courier New"/>
          <w:color w:val="006633"/>
          <w:sz w:val="19"/>
          <w:szCs w:val="19"/>
          <w:lang w:eastAsia="en-GB" w:bidi="hi-IN"/>
        </w:rPr>
        <w:t>stockDailyRecords</w:t>
      </w:r>
      <w:r>
        <w:rPr>
          <w:rFonts w:ascii="Courier New" w:eastAsia="Times New Roman" w:hAnsi="Courier New" w:cs="Courier New"/>
          <w:color w:val="339933"/>
          <w:sz w:val="19"/>
          <w:szCs w:val="19"/>
          <w:lang w:eastAsia="en-GB" w:bidi="hi-IN"/>
        </w:rPr>
        <w: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ab/>
      </w:r>
      <w:r>
        <w:rPr>
          <w:rFonts w:ascii="Courier New" w:eastAsia="Times New Roman" w:hAnsi="Courier New" w:cs="Courier New"/>
          <w:color w:val="009900"/>
          <w:sz w:val="19"/>
          <w:szCs w:val="19"/>
          <w:lang w:eastAsia="en-GB" w:bidi="hi-IN"/>
        </w:rPr>
        <w: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w:t>
      </w:r>
    </w:p>
    <w:p w:rsidR="004F5092" w:rsidRDefault="004F5092" w:rsidP="004F5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150" w:line="288" w:lineRule="atLeast"/>
        <w:outlineLvl w:val="3"/>
        <w:rPr>
          <w:rFonts w:ascii="inherit" w:eastAsia="Times New Roman" w:hAnsi="inherit" w:cs="Times New Roman"/>
          <w:color w:val="252525"/>
          <w:sz w:val="32"/>
          <w:szCs w:val="32"/>
          <w:lang w:eastAsia="en-GB" w:bidi="hi-IN"/>
        </w:rPr>
      </w:pPr>
      <w:r>
        <w:rPr>
          <w:rFonts w:ascii="inherit" w:eastAsia="Times New Roman" w:hAnsi="inherit"/>
          <w:color w:val="252525"/>
          <w:sz w:val="32"/>
          <w:szCs w:val="32"/>
          <w:lang w:eastAsia="en-GB" w:bidi="hi-IN"/>
        </w:rPr>
        <w:t>Mutable in class</w:t>
      </w:r>
    </w:p>
    <w:p w:rsidR="004F5092" w:rsidRDefault="004F5092" w:rsidP="004F5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Helvetica" w:eastAsia="Times New Roman" w:hAnsi="Helvetica" w:cs="Helvetica"/>
          <w:color w:val="3C3C3C"/>
          <w:sz w:val="21"/>
          <w:szCs w:val="21"/>
          <w:lang w:eastAsia="en-GB" w:bidi="hi-IN"/>
        </w:rPr>
      </w:pPr>
      <w:r>
        <w:rPr>
          <w:rFonts w:ascii="Helvetica" w:eastAsia="Times New Roman" w:hAnsi="Helvetica" w:cs="Helvetica"/>
          <w:color w:val="3C3C3C"/>
          <w:sz w:val="21"/>
          <w:szCs w:val="21"/>
          <w:lang w:eastAsia="en-GB" w:bidi="hi-IN"/>
        </w:rPr>
        <w:t xml:space="preserve">If mutable = “false” or @Immutable is declared in class element, it means the </w:t>
      </w:r>
      <w:r>
        <w:rPr>
          <w:rFonts w:ascii="Helvetica" w:eastAsia="Times New Roman" w:hAnsi="Helvetica" w:cs="Helvetica"/>
          <w:b/>
          <w:bCs/>
          <w:color w:val="3C3C3C"/>
          <w:sz w:val="21"/>
          <w:szCs w:val="21"/>
          <w:lang w:eastAsia="en-GB" w:bidi="hi-IN"/>
        </w:rPr>
        <w:t>updates to this class will be ignored, but no exception is thrown, only the add and delete operation are allow</w:t>
      </w:r>
      <w:r>
        <w:rPr>
          <w:rFonts w:ascii="Helvetica" w:eastAsia="Times New Roman" w:hAnsi="Helvetica" w:cs="Helvetica"/>
          <w:color w:val="3C3C3C"/>
          <w:sz w:val="21"/>
          <w:szCs w:val="21"/>
          <w:lang w:eastAsia="en-GB" w:bidi="hi-IN"/>
        </w:rPr>
        <w:t>.</w:t>
      </w:r>
    </w:p>
    <w:p w:rsidR="004F5092" w:rsidRDefault="004F5092" w:rsidP="004F5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150" w:line="288" w:lineRule="atLeast"/>
        <w:outlineLvl w:val="4"/>
        <w:rPr>
          <w:rFonts w:ascii="inherit" w:eastAsia="Times New Roman" w:hAnsi="inherit" w:cs="Times New Roman"/>
          <w:color w:val="252525"/>
          <w:sz w:val="32"/>
          <w:szCs w:val="32"/>
          <w:lang w:eastAsia="en-GB" w:bidi="hi-IN"/>
        </w:rPr>
      </w:pPr>
      <w:r>
        <w:rPr>
          <w:rFonts w:ascii="inherit" w:eastAsia="Times New Roman" w:hAnsi="inherit"/>
          <w:color w:val="252525"/>
          <w:sz w:val="32"/>
          <w:szCs w:val="32"/>
          <w:lang w:eastAsia="en-GB" w:bidi="hi-IN"/>
        </w:rPr>
        <w:t>1. Test insert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Stock stock</w:t>
      </w:r>
      <w:r>
        <w:rPr>
          <w:rFonts w:ascii="Courier New" w:eastAsia="Times New Roman" w:hAnsi="Courier New" w:cs="Courier New"/>
          <w:color w:val="339933"/>
          <w:sz w:val="19"/>
          <w:szCs w:val="19"/>
          <w:lang w:eastAsia="en-GB" w:bidi="hi-IN"/>
        </w:rPr>
        <w:t>=</w:t>
      </w:r>
      <w:r>
        <w:rPr>
          <w:rFonts w:ascii="Courier New" w:eastAsia="Times New Roman" w:hAnsi="Courier New" w:cs="Courier New"/>
          <w:b/>
          <w:bCs/>
          <w:color w:val="000000"/>
          <w:sz w:val="19"/>
          <w:szCs w:val="19"/>
          <w:lang w:eastAsia="en-GB" w:bidi="hi-IN"/>
        </w:rPr>
        <w:t>new</w:t>
      </w:r>
      <w:r>
        <w:rPr>
          <w:rFonts w:ascii="Courier New" w:eastAsia="Times New Roman" w:hAnsi="Courier New" w:cs="Courier New"/>
          <w:color w:val="333333"/>
          <w:sz w:val="19"/>
          <w:szCs w:val="19"/>
          <w:lang w:eastAsia="en-GB" w:bidi="hi-IN"/>
        </w:rPr>
        <w:t>Stock</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9933"/>
          <w:sz w:val="19"/>
          <w:szCs w:val="19"/>
          <w:lang w:eastAsia="en-GB" w:bidi="hi-IN"/>
        </w:rPr>
        <w: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stock.</w:t>
      </w:r>
      <w:r>
        <w:rPr>
          <w:rFonts w:ascii="Courier New" w:eastAsia="Times New Roman" w:hAnsi="Courier New" w:cs="Courier New"/>
          <w:color w:val="006633"/>
          <w:sz w:val="19"/>
          <w:szCs w:val="19"/>
          <w:lang w:eastAsia="en-GB" w:bidi="hi-IN"/>
        </w:rPr>
        <w:t>setStockCode</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0000FF"/>
          <w:sz w:val="19"/>
          <w:szCs w:val="19"/>
          <w:lang w:eastAsia="en-GB" w:bidi="hi-IN"/>
        </w:rPr>
        <w:t>"7277"</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9933"/>
          <w:sz w:val="19"/>
          <w:szCs w:val="19"/>
          <w:lang w:eastAsia="en-GB" w:bidi="hi-IN"/>
        </w:rPr>
        <w: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stock.</w:t>
      </w:r>
      <w:r>
        <w:rPr>
          <w:rFonts w:ascii="Courier New" w:eastAsia="Times New Roman" w:hAnsi="Courier New" w:cs="Courier New"/>
          <w:color w:val="006633"/>
          <w:sz w:val="19"/>
          <w:szCs w:val="19"/>
          <w:lang w:eastAsia="en-GB" w:bidi="hi-IN"/>
        </w:rPr>
        <w:t>setStockName</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0000FF"/>
          <w:sz w:val="19"/>
          <w:szCs w:val="19"/>
          <w:lang w:eastAsia="en-GB" w:bidi="hi-IN"/>
        </w:rPr>
        <w:t>"DIALOG"</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9933"/>
          <w:sz w:val="19"/>
          <w:szCs w:val="19"/>
          <w:lang w:eastAsia="en-GB" w:bidi="hi-IN"/>
        </w:rPr>
        <w: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session.</w:t>
      </w:r>
      <w:r>
        <w:rPr>
          <w:rFonts w:ascii="Courier New" w:eastAsia="Times New Roman" w:hAnsi="Courier New" w:cs="Courier New"/>
          <w:color w:val="006633"/>
          <w:sz w:val="19"/>
          <w:szCs w:val="19"/>
          <w:lang w:eastAsia="en-GB" w:bidi="hi-IN"/>
        </w:rPr>
        <w:t>save</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3333"/>
          <w:sz w:val="19"/>
          <w:szCs w:val="19"/>
          <w:lang w:eastAsia="en-GB" w:bidi="hi-IN"/>
        </w:rPr>
        <w:t>stock</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9933"/>
          <w:sz w:val="19"/>
          <w:szCs w:val="19"/>
          <w:lang w:eastAsia="en-GB" w:bidi="hi-IN"/>
        </w:rPr>
        <w:t>;</w:t>
      </w:r>
    </w:p>
    <w:p w:rsidR="004F5092" w:rsidRDefault="004F5092" w:rsidP="004F5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Helvetica" w:eastAsia="Times New Roman" w:hAnsi="Helvetica" w:cs="Helvetica"/>
          <w:color w:val="3C3C3C"/>
          <w:sz w:val="21"/>
          <w:szCs w:val="21"/>
          <w:lang w:eastAsia="en-GB" w:bidi="hi-IN"/>
        </w:rPr>
      </w:pPr>
      <w:r>
        <w:rPr>
          <w:rFonts w:ascii="Helvetica" w:eastAsia="Times New Roman" w:hAnsi="Helvetica" w:cs="Helvetica"/>
          <w:color w:val="3C3C3C"/>
          <w:sz w:val="21"/>
          <w:szCs w:val="21"/>
          <w:lang w:eastAsia="en-GB" w:bidi="hi-IN"/>
        </w:rPr>
        <w:t>if mutable = “true” (default) or no @Immutable is declared in class.</w:t>
      </w:r>
      <w:r>
        <w:rPr>
          <w:rFonts w:ascii="Helvetica" w:eastAsia="Times New Roman" w:hAnsi="Helvetica" w:cs="Helvetica"/>
          <w:color w:val="3C3C3C"/>
          <w:sz w:val="21"/>
          <w:szCs w:val="21"/>
          <w:lang w:eastAsia="en-GB" w:bidi="hi-IN"/>
        </w:rPr>
        <w:br/>
      </w:r>
      <w:r>
        <w:rPr>
          <w:rFonts w:ascii="Helvetica" w:eastAsia="Times New Roman" w:hAnsi="Helvetica" w:cs="Helvetica"/>
          <w:i/>
          <w:iCs/>
          <w:color w:val="3C3C3C"/>
          <w:sz w:val="21"/>
          <w:szCs w:val="21"/>
          <w:lang w:eastAsia="en-GB" w:bidi="hi-IN"/>
        </w:rPr>
        <w:t>Output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 xml:space="preserve">Hibernate: </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insert into mkyong.stock</w:t>
      </w:r>
      <w:r>
        <w:rPr>
          <w:rFonts w:ascii="Courier New" w:eastAsia="Times New Roman" w:hAnsi="Courier New" w:cs="Courier New"/>
          <w:b/>
          <w:bCs/>
          <w:color w:val="7A0874"/>
          <w:sz w:val="19"/>
          <w:szCs w:val="19"/>
          <w:lang w:eastAsia="en-GB" w:bidi="hi-IN"/>
        </w:rPr>
        <w:t>(</w:t>
      </w:r>
      <w:r>
        <w:rPr>
          <w:rFonts w:ascii="Courier New" w:eastAsia="Times New Roman" w:hAnsi="Courier New" w:cs="Courier New"/>
          <w:color w:val="333333"/>
          <w:sz w:val="19"/>
          <w:szCs w:val="19"/>
          <w:lang w:eastAsia="en-GB" w:bidi="hi-IN"/>
        </w:rPr>
        <w:t>STOCK_CODE, STOCK_NAME</w:t>
      </w:r>
      <w:r>
        <w:rPr>
          <w:rFonts w:ascii="Courier New" w:eastAsia="Times New Roman" w:hAnsi="Courier New" w:cs="Courier New"/>
          <w:b/>
          <w:bCs/>
          <w:color w:val="7A0874"/>
          <w:sz w:val="19"/>
          <w:szCs w:val="19"/>
          <w:lang w:eastAsia="en-GB" w:bidi="hi-IN"/>
        </w:rPr>
        <w: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values</w:t>
      </w:r>
      <w:r>
        <w:rPr>
          <w:rFonts w:ascii="Courier New" w:eastAsia="Times New Roman" w:hAnsi="Courier New" w:cs="Courier New"/>
          <w:b/>
          <w:bCs/>
          <w:color w:val="7A0874"/>
          <w:sz w:val="19"/>
          <w:szCs w:val="19"/>
          <w:lang w:eastAsia="en-GB" w:bidi="hi-IN"/>
        </w:rPr>
        <w:t>(</w:t>
      </w:r>
      <w:r>
        <w:rPr>
          <w:rFonts w:ascii="Courier New" w:eastAsia="Times New Roman" w:hAnsi="Courier New" w:cs="Courier New"/>
          <w:color w:val="333333"/>
          <w:sz w:val="19"/>
          <w:szCs w:val="19"/>
          <w:lang w:eastAsia="en-GB" w:bidi="hi-IN"/>
        </w:rPr>
        <w:t>?, ?</w:t>
      </w:r>
      <w:r>
        <w:rPr>
          <w:rFonts w:ascii="Courier New" w:eastAsia="Times New Roman" w:hAnsi="Courier New" w:cs="Courier New"/>
          <w:b/>
          <w:bCs/>
          <w:color w:val="7A0874"/>
          <w:sz w:val="19"/>
          <w:szCs w:val="19"/>
          <w:lang w:eastAsia="en-GB" w:bidi="hi-IN"/>
        </w:rPr>
        <w:t>)</w:t>
      </w:r>
    </w:p>
    <w:p w:rsidR="004F5092" w:rsidRDefault="004F5092" w:rsidP="004F5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Helvetica" w:eastAsia="Times New Roman" w:hAnsi="Helvetica" w:cs="Helvetica"/>
          <w:color w:val="3C3C3C"/>
          <w:sz w:val="21"/>
          <w:szCs w:val="21"/>
          <w:lang w:eastAsia="en-GB" w:bidi="hi-IN"/>
        </w:rPr>
      </w:pPr>
      <w:r>
        <w:rPr>
          <w:rFonts w:ascii="Helvetica" w:eastAsia="Times New Roman" w:hAnsi="Helvetica" w:cs="Helvetica"/>
          <w:color w:val="3C3C3C"/>
          <w:sz w:val="21"/>
          <w:szCs w:val="21"/>
          <w:lang w:eastAsia="en-GB" w:bidi="hi-IN"/>
        </w:rPr>
        <w:t>if mutable = “false” or @Immutable is declared in class.</w:t>
      </w:r>
      <w:r>
        <w:rPr>
          <w:rFonts w:ascii="Helvetica" w:eastAsia="Times New Roman" w:hAnsi="Helvetica" w:cs="Helvetica"/>
          <w:color w:val="3C3C3C"/>
          <w:sz w:val="21"/>
          <w:szCs w:val="21"/>
          <w:lang w:eastAsia="en-GB" w:bidi="hi-IN"/>
        </w:rPr>
        <w:br/>
      </w:r>
      <w:r>
        <w:rPr>
          <w:rFonts w:ascii="Helvetica" w:eastAsia="Times New Roman" w:hAnsi="Helvetica" w:cs="Helvetica"/>
          <w:i/>
          <w:iCs/>
          <w:color w:val="3C3C3C"/>
          <w:sz w:val="21"/>
          <w:szCs w:val="21"/>
          <w:lang w:eastAsia="en-GB" w:bidi="hi-IN"/>
        </w:rPr>
        <w:t>Output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 xml:space="preserve">Hibernate: </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insert into mkyong.stock</w:t>
      </w:r>
      <w:r>
        <w:rPr>
          <w:rFonts w:ascii="Courier New" w:eastAsia="Times New Roman" w:hAnsi="Courier New" w:cs="Courier New"/>
          <w:b/>
          <w:bCs/>
          <w:color w:val="7A0874"/>
          <w:sz w:val="19"/>
          <w:szCs w:val="19"/>
          <w:lang w:eastAsia="en-GB" w:bidi="hi-IN"/>
        </w:rPr>
        <w:t>(</w:t>
      </w:r>
      <w:r>
        <w:rPr>
          <w:rFonts w:ascii="Courier New" w:eastAsia="Times New Roman" w:hAnsi="Courier New" w:cs="Courier New"/>
          <w:color w:val="333333"/>
          <w:sz w:val="19"/>
          <w:szCs w:val="19"/>
          <w:lang w:eastAsia="en-GB" w:bidi="hi-IN"/>
        </w:rPr>
        <w:t>STOCK_CODE, STOCK_NAME</w:t>
      </w:r>
      <w:r>
        <w:rPr>
          <w:rFonts w:ascii="Courier New" w:eastAsia="Times New Roman" w:hAnsi="Courier New" w:cs="Courier New"/>
          <w:b/>
          <w:bCs/>
          <w:color w:val="7A0874"/>
          <w:sz w:val="19"/>
          <w:szCs w:val="19"/>
          <w:lang w:eastAsia="en-GB" w:bidi="hi-IN"/>
        </w:rPr>
        <w: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values</w:t>
      </w:r>
      <w:r>
        <w:rPr>
          <w:rFonts w:ascii="Courier New" w:eastAsia="Times New Roman" w:hAnsi="Courier New" w:cs="Courier New"/>
          <w:b/>
          <w:bCs/>
          <w:color w:val="7A0874"/>
          <w:sz w:val="19"/>
          <w:szCs w:val="19"/>
          <w:lang w:eastAsia="en-GB" w:bidi="hi-IN"/>
        </w:rPr>
        <w:t>(</w:t>
      </w:r>
      <w:r>
        <w:rPr>
          <w:rFonts w:ascii="Courier New" w:eastAsia="Times New Roman" w:hAnsi="Courier New" w:cs="Courier New"/>
          <w:color w:val="333333"/>
          <w:sz w:val="19"/>
          <w:szCs w:val="19"/>
          <w:lang w:eastAsia="en-GB" w:bidi="hi-IN"/>
        </w:rPr>
        <w:t>?, ?</w:t>
      </w:r>
      <w:r>
        <w:rPr>
          <w:rFonts w:ascii="Courier New" w:eastAsia="Times New Roman" w:hAnsi="Courier New" w:cs="Courier New"/>
          <w:b/>
          <w:bCs/>
          <w:color w:val="7A0874"/>
          <w:sz w:val="19"/>
          <w:szCs w:val="19"/>
          <w:lang w:eastAsia="en-GB" w:bidi="hi-IN"/>
        </w:rPr>
        <w:t>)</w:t>
      </w:r>
    </w:p>
    <w:p w:rsidR="004F5092" w:rsidRDefault="004F5092" w:rsidP="004F5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Helvetica" w:eastAsia="Times New Roman" w:hAnsi="Helvetica" w:cs="Helvetica"/>
          <w:color w:val="3C3C3C"/>
          <w:sz w:val="21"/>
          <w:szCs w:val="21"/>
          <w:lang w:eastAsia="en-GB" w:bidi="hi-IN"/>
        </w:rPr>
      </w:pPr>
      <w:r>
        <w:rPr>
          <w:rFonts w:ascii="Helvetica" w:eastAsia="Times New Roman" w:hAnsi="Helvetica" w:cs="Helvetica"/>
          <w:b/>
          <w:bCs/>
          <w:color w:val="3C3C3C"/>
          <w:sz w:val="21"/>
          <w:szCs w:val="21"/>
          <w:lang w:eastAsia="en-GB" w:bidi="hi-IN"/>
        </w:rPr>
        <w:t>Mutable in class has no effect in the ‘insert’ operation.</w:t>
      </w:r>
    </w:p>
    <w:p w:rsidR="004F5092" w:rsidRDefault="004F5092" w:rsidP="004F5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150" w:line="288" w:lineRule="atLeast"/>
        <w:outlineLvl w:val="4"/>
        <w:rPr>
          <w:rFonts w:ascii="inherit" w:eastAsia="Times New Roman" w:hAnsi="inherit" w:cs="Times New Roman"/>
          <w:color w:val="252525"/>
          <w:sz w:val="32"/>
          <w:szCs w:val="32"/>
          <w:lang w:eastAsia="en-GB" w:bidi="hi-IN"/>
        </w:rPr>
      </w:pPr>
      <w:r>
        <w:rPr>
          <w:rFonts w:ascii="inherit" w:eastAsia="Times New Roman" w:hAnsi="inherit"/>
          <w:color w:val="252525"/>
          <w:sz w:val="32"/>
          <w:szCs w:val="32"/>
          <w:lang w:eastAsia="en-GB" w:bidi="hi-IN"/>
        </w:rPr>
        <w:t>2. Test update</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Stock stock</w:t>
      </w:r>
      <w:r>
        <w:rPr>
          <w:rFonts w:ascii="Courier New" w:eastAsia="Times New Roman" w:hAnsi="Courier New" w:cs="Courier New"/>
          <w:color w:val="339933"/>
          <w:sz w:val="19"/>
          <w:szCs w:val="19"/>
          <w:lang w:eastAsia="en-GB" w:bidi="hi-IN"/>
        </w:rPr>
        <w:t>=</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3333"/>
          <w:sz w:val="19"/>
          <w:szCs w:val="19"/>
          <w:lang w:eastAsia="en-GB" w:bidi="hi-IN"/>
        </w:rPr>
        <w:t>Stock</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3333"/>
          <w:sz w:val="19"/>
          <w:szCs w:val="19"/>
          <w:lang w:eastAsia="en-GB" w:bidi="hi-IN"/>
        </w:rPr>
        <w:t>session.</w:t>
      </w:r>
      <w:r>
        <w:rPr>
          <w:rFonts w:ascii="Courier New" w:eastAsia="Times New Roman" w:hAnsi="Courier New" w:cs="Courier New"/>
          <w:color w:val="006633"/>
          <w:sz w:val="19"/>
          <w:szCs w:val="19"/>
          <w:lang w:eastAsia="en-GB" w:bidi="hi-IN"/>
        </w:rPr>
        <w:t>createQuery</w:t>
      </w:r>
      <w:r>
        <w:rPr>
          <w:rFonts w:ascii="Courier New" w:eastAsia="Times New Roman" w:hAnsi="Courier New" w:cs="Courier New"/>
          <w:color w:val="009900"/>
          <w:sz w:val="19"/>
          <w:szCs w:val="19"/>
          <w:lang w:eastAsia="en-GB" w:bidi="hi-IN"/>
        </w:rPr>
        <w: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0000FF"/>
          <w:sz w:val="19"/>
          <w:szCs w:val="19"/>
          <w:lang w:eastAsia="en-GB" w:bidi="hi-IN"/>
        </w:rPr>
        <w:t>" from Stock where stockCode = '7277'"</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3333"/>
          <w:sz w:val="19"/>
          <w:szCs w:val="19"/>
          <w:lang w:eastAsia="en-GB" w:bidi="hi-IN"/>
        </w:rPr>
        <w:t>.</w:t>
      </w:r>
      <w:r>
        <w:rPr>
          <w:rFonts w:ascii="Courier New" w:eastAsia="Times New Roman" w:hAnsi="Courier New" w:cs="Courier New"/>
          <w:color w:val="006633"/>
          <w:sz w:val="19"/>
          <w:szCs w:val="19"/>
          <w:lang w:eastAsia="en-GB" w:bidi="hi-IN"/>
        </w:rPr>
        <w:t>list</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3333"/>
          <w:sz w:val="19"/>
          <w:szCs w:val="19"/>
          <w:lang w:eastAsia="en-GB" w:bidi="hi-IN"/>
        </w:rPr>
        <w:t>.</w:t>
      </w:r>
      <w:r>
        <w:rPr>
          <w:rFonts w:ascii="Courier New" w:eastAsia="Times New Roman" w:hAnsi="Courier New" w:cs="Courier New"/>
          <w:color w:val="006633"/>
          <w:sz w:val="19"/>
          <w:szCs w:val="19"/>
          <w:lang w:eastAsia="en-GB" w:bidi="hi-IN"/>
        </w:rPr>
        <w:t>get</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CC66CC"/>
          <w:sz w:val="19"/>
          <w:szCs w:val="19"/>
          <w:lang w:eastAsia="en-GB" w:bidi="hi-IN"/>
        </w:rPr>
        <w:t>0</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9933"/>
          <w:sz w:val="19"/>
          <w:szCs w:val="19"/>
          <w:lang w:eastAsia="en-GB" w:bidi="hi-IN"/>
        </w:rPr>
        <w: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stock.</w:t>
      </w:r>
      <w:r>
        <w:rPr>
          <w:rFonts w:ascii="Courier New" w:eastAsia="Times New Roman" w:hAnsi="Courier New" w:cs="Courier New"/>
          <w:color w:val="006633"/>
          <w:sz w:val="19"/>
          <w:szCs w:val="19"/>
          <w:lang w:eastAsia="en-GB" w:bidi="hi-IN"/>
        </w:rPr>
        <w:t>setStockName</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0000FF"/>
          <w:sz w:val="19"/>
          <w:szCs w:val="19"/>
          <w:lang w:eastAsia="en-GB" w:bidi="hi-IN"/>
        </w:rPr>
        <w:t>"DIALOG123"</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9933"/>
          <w:sz w:val="19"/>
          <w:szCs w:val="19"/>
          <w:lang w:eastAsia="en-GB" w:bidi="hi-IN"/>
        </w:rPr>
        <w: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session.</w:t>
      </w:r>
      <w:r>
        <w:rPr>
          <w:rFonts w:ascii="Courier New" w:eastAsia="Times New Roman" w:hAnsi="Courier New" w:cs="Courier New"/>
          <w:color w:val="006633"/>
          <w:sz w:val="19"/>
          <w:szCs w:val="19"/>
          <w:lang w:eastAsia="en-GB" w:bidi="hi-IN"/>
        </w:rPr>
        <w:t>saveOrUpdate</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3333"/>
          <w:sz w:val="19"/>
          <w:szCs w:val="19"/>
          <w:lang w:eastAsia="en-GB" w:bidi="hi-IN"/>
        </w:rPr>
        <w:t>stock</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9933"/>
          <w:sz w:val="19"/>
          <w:szCs w:val="19"/>
          <w:lang w:eastAsia="en-GB" w:bidi="hi-IN"/>
        </w:rPr>
        <w:t>;</w:t>
      </w:r>
    </w:p>
    <w:p w:rsidR="004F5092" w:rsidRDefault="004F5092" w:rsidP="004F5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Helvetica" w:eastAsia="Times New Roman" w:hAnsi="Helvetica" w:cs="Helvetica"/>
          <w:color w:val="3C3C3C"/>
          <w:sz w:val="21"/>
          <w:szCs w:val="21"/>
          <w:lang w:eastAsia="en-GB" w:bidi="hi-IN"/>
        </w:rPr>
      </w:pPr>
      <w:r>
        <w:rPr>
          <w:rFonts w:ascii="Helvetica" w:eastAsia="Times New Roman" w:hAnsi="Helvetica" w:cs="Helvetica"/>
          <w:color w:val="3C3C3C"/>
          <w:sz w:val="21"/>
          <w:szCs w:val="21"/>
          <w:lang w:eastAsia="en-GB" w:bidi="hi-IN"/>
        </w:rPr>
        <w:lastRenderedPageBreak/>
        <w:t>if mutable = “true” or no @Immutable is declared in class.</w:t>
      </w:r>
      <w:r>
        <w:rPr>
          <w:rFonts w:ascii="Helvetica" w:eastAsia="Times New Roman" w:hAnsi="Helvetica" w:cs="Helvetica"/>
          <w:color w:val="3C3C3C"/>
          <w:sz w:val="21"/>
          <w:szCs w:val="21"/>
          <w:lang w:eastAsia="en-GB" w:bidi="hi-IN"/>
        </w:rPr>
        <w:br/>
      </w:r>
      <w:r>
        <w:rPr>
          <w:rFonts w:ascii="Helvetica" w:eastAsia="Times New Roman" w:hAnsi="Helvetica" w:cs="Helvetica"/>
          <w:i/>
          <w:iCs/>
          <w:color w:val="3C3C3C"/>
          <w:sz w:val="21"/>
          <w:szCs w:val="21"/>
          <w:lang w:eastAsia="en-GB" w:bidi="hi-IN"/>
        </w:rPr>
        <w:t>Output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 xml:space="preserve">Hibernate: </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b/>
          <w:bCs/>
          <w:color w:val="000000"/>
          <w:sz w:val="19"/>
          <w:szCs w:val="19"/>
          <w:lang w:eastAsia="en-GB" w:bidi="hi-IN"/>
        </w:rPr>
        <w:t>select</w:t>
      </w:r>
      <w:r>
        <w:rPr>
          <w:rFonts w:ascii="Courier New" w:eastAsia="Times New Roman" w:hAnsi="Courier New" w:cs="Courier New"/>
          <w:color w:val="333333"/>
          <w:sz w:val="19"/>
          <w:szCs w:val="19"/>
          <w:lang w:eastAsia="en-GB" w:bidi="hi-IN"/>
        </w:rPr>
        <w:t xml:space="preserve"> ...from mkyong.stock stock0_ </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where stock0_.STOCK_CODE=</w:t>
      </w:r>
      <w:r>
        <w:rPr>
          <w:rFonts w:ascii="Courier New" w:eastAsia="Times New Roman" w:hAnsi="Courier New" w:cs="Courier New"/>
          <w:color w:val="FF0000"/>
          <w:sz w:val="19"/>
          <w:szCs w:val="19"/>
          <w:lang w:eastAsia="en-GB" w:bidi="hi-IN"/>
        </w:rPr>
        <w:t>'7277'</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 </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 xml:space="preserve">Hibernate: </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updatemkyong.stock</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b/>
          <w:bCs/>
          <w:color w:val="000000"/>
          <w:sz w:val="19"/>
          <w:szCs w:val="19"/>
          <w:lang w:eastAsia="en-GB" w:bidi="hi-IN"/>
        </w:rPr>
        <w:t>set</w:t>
      </w:r>
      <w:r>
        <w:rPr>
          <w:rFonts w:ascii="Courier New" w:eastAsia="Times New Roman" w:hAnsi="Courier New" w:cs="Courier New"/>
          <w:color w:val="007800"/>
          <w:sz w:val="19"/>
          <w:szCs w:val="19"/>
          <w:lang w:eastAsia="en-GB" w:bidi="hi-IN"/>
        </w:rPr>
        <w:t>STOCK_CODE</w:t>
      </w:r>
      <w:r>
        <w:rPr>
          <w:rFonts w:ascii="Courier New" w:eastAsia="Times New Roman" w:hAnsi="Courier New" w:cs="Courier New"/>
          <w:color w:val="333333"/>
          <w:sz w:val="19"/>
          <w:szCs w:val="19"/>
          <w:lang w:eastAsia="en-GB" w:bidi="hi-IN"/>
        </w:rPr>
        <w:t>=?,</w:t>
      </w:r>
      <w:r>
        <w:rPr>
          <w:rFonts w:ascii="Courier New" w:eastAsia="Times New Roman" w:hAnsi="Courier New" w:cs="Courier New"/>
          <w:color w:val="007800"/>
          <w:sz w:val="19"/>
          <w:szCs w:val="19"/>
          <w:lang w:eastAsia="en-GB" w:bidi="hi-IN"/>
        </w:rPr>
        <w:t>STOCK_NAME</w:t>
      </w:r>
      <w:r>
        <w:rPr>
          <w:rFonts w:ascii="Courier New" w:eastAsia="Times New Roman" w:hAnsi="Courier New" w:cs="Courier New"/>
          <w:color w:val="333333"/>
          <w:sz w:val="19"/>
          <w:szCs w:val="19"/>
          <w:lang w:eastAsia="en-GB" w:bidi="hi-IN"/>
        </w:rPr>
        <w:t xml:space="preserve">=? </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where</w:t>
      </w:r>
      <w:r>
        <w:rPr>
          <w:rFonts w:ascii="Courier New" w:eastAsia="Times New Roman" w:hAnsi="Courier New" w:cs="Courier New"/>
          <w:color w:val="007800"/>
          <w:sz w:val="19"/>
          <w:szCs w:val="19"/>
          <w:lang w:eastAsia="en-GB" w:bidi="hi-IN"/>
        </w:rPr>
        <w:t>STOCK_ID</w:t>
      </w:r>
      <w:r>
        <w:rPr>
          <w:rFonts w:ascii="Courier New" w:eastAsia="Times New Roman" w:hAnsi="Courier New" w:cs="Courier New"/>
          <w:color w:val="333333"/>
          <w:sz w:val="19"/>
          <w:szCs w:val="19"/>
          <w:lang w:eastAsia="en-GB" w:bidi="hi-IN"/>
        </w:rPr>
        <w:t>=?</w:t>
      </w:r>
    </w:p>
    <w:p w:rsidR="004F5092" w:rsidRDefault="004F5092" w:rsidP="004F5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Helvetica" w:eastAsia="Times New Roman" w:hAnsi="Helvetica" w:cs="Helvetica"/>
          <w:color w:val="3C3C3C"/>
          <w:sz w:val="21"/>
          <w:szCs w:val="21"/>
          <w:lang w:eastAsia="en-GB" w:bidi="hi-IN"/>
        </w:rPr>
      </w:pPr>
      <w:r>
        <w:rPr>
          <w:rFonts w:ascii="Helvetica" w:eastAsia="Times New Roman" w:hAnsi="Helvetica" w:cs="Helvetica"/>
          <w:color w:val="3C3C3C"/>
          <w:sz w:val="21"/>
          <w:szCs w:val="21"/>
          <w:lang w:eastAsia="en-GB" w:bidi="hi-IN"/>
        </w:rPr>
        <w:t>if mutable = “false” or @Immutable is declared in class.</w:t>
      </w:r>
      <w:r>
        <w:rPr>
          <w:rFonts w:ascii="Helvetica" w:eastAsia="Times New Roman" w:hAnsi="Helvetica" w:cs="Helvetica"/>
          <w:color w:val="3C3C3C"/>
          <w:sz w:val="21"/>
          <w:szCs w:val="21"/>
          <w:lang w:eastAsia="en-GB" w:bidi="hi-IN"/>
        </w:rPr>
        <w:br/>
      </w:r>
      <w:r>
        <w:rPr>
          <w:rFonts w:ascii="Helvetica" w:eastAsia="Times New Roman" w:hAnsi="Helvetica" w:cs="Helvetica"/>
          <w:i/>
          <w:iCs/>
          <w:color w:val="3C3C3C"/>
          <w:sz w:val="21"/>
          <w:szCs w:val="21"/>
          <w:lang w:eastAsia="en-GB" w:bidi="hi-IN"/>
        </w:rPr>
        <w:t>Output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 xml:space="preserve">Hibernate: </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b/>
          <w:bCs/>
          <w:color w:val="000000"/>
          <w:sz w:val="19"/>
          <w:szCs w:val="19"/>
          <w:lang w:eastAsia="en-GB" w:bidi="hi-IN"/>
        </w:rPr>
        <w:t>select</w:t>
      </w:r>
      <w:r>
        <w:rPr>
          <w:rFonts w:ascii="Courier New" w:eastAsia="Times New Roman" w:hAnsi="Courier New" w:cs="Courier New"/>
          <w:color w:val="333333"/>
          <w:sz w:val="19"/>
          <w:szCs w:val="19"/>
          <w:lang w:eastAsia="en-GB" w:bidi="hi-IN"/>
        </w:rPr>
        <w:t xml:space="preserve"> ...from mkyong.stock stock0_ </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where stock0_.STOCK_CODE=</w:t>
      </w:r>
      <w:r>
        <w:rPr>
          <w:rFonts w:ascii="Courier New" w:eastAsia="Times New Roman" w:hAnsi="Courier New" w:cs="Courier New"/>
          <w:color w:val="FF0000"/>
          <w:sz w:val="19"/>
          <w:szCs w:val="19"/>
          <w:lang w:eastAsia="en-GB" w:bidi="hi-IN"/>
        </w:rPr>
        <w:t>'7277'</w:t>
      </w:r>
    </w:p>
    <w:p w:rsidR="004F5092" w:rsidRDefault="004F5092" w:rsidP="004F5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Helvetica" w:eastAsia="Times New Roman" w:hAnsi="Helvetica" w:cs="Helvetica"/>
          <w:color w:val="3C3C3C"/>
          <w:sz w:val="21"/>
          <w:szCs w:val="21"/>
          <w:lang w:eastAsia="en-GB" w:bidi="hi-IN"/>
        </w:rPr>
      </w:pPr>
      <w:r>
        <w:rPr>
          <w:rFonts w:ascii="Helvetica" w:eastAsia="Times New Roman" w:hAnsi="Helvetica" w:cs="Helvetica"/>
          <w:b/>
          <w:bCs/>
          <w:color w:val="3C3C3C"/>
          <w:sz w:val="21"/>
          <w:szCs w:val="21"/>
          <w:lang w:eastAsia="en-GB" w:bidi="hi-IN"/>
        </w:rPr>
        <w:t>Mutable in class is not allow application to update it, the ‘update’ operation will be ignore and no exception is thrown</w:t>
      </w:r>
    </w:p>
    <w:p w:rsidR="004F5092" w:rsidRDefault="004F5092" w:rsidP="004F5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150" w:line="288" w:lineRule="atLeast"/>
        <w:outlineLvl w:val="4"/>
        <w:rPr>
          <w:rFonts w:ascii="inherit" w:eastAsia="Times New Roman" w:hAnsi="inherit" w:cs="Times New Roman"/>
          <w:color w:val="252525"/>
          <w:sz w:val="32"/>
          <w:szCs w:val="32"/>
          <w:lang w:eastAsia="en-GB" w:bidi="hi-IN"/>
        </w:rPr>
      </w:pPr>
      <w:r>
        <w:rPr>
          <w:rFonts w:ascii="inherit" w:eastAsia="Times New Roman" w:hAnsi="inherit"/>
          <w:color w:val="252525"/>
          <w:sz w:val="32"/>
          <w:szCs w:val="32"/>
          <w:lang w:eastAsia="en-GB" w:bidi="hi-IN"/>
        </w:rPr>
        <w:t>3. Test delete</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Stock stock</w:t>
      </w:r>
      <w:r>
        <w:rPr>
          <w:rFonts w:ascii="Courier New" w:eastAsia="Times New Roman" w:hAnsi="Courier New" w:cs="Courier New"/>
          <w:color w:val="339933"/>
          <w:sz w:val="19"/>
          <w:szCs w:val="19"/>
          <w:lang w:eastAsia="en-GB" w:bidi="hi-IN"/>
        </w:rPr>
        <w:t>=</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3333"/>
          <w:sz w:val="19"/>
          <w:szCs w:val="19"/>
          <w:lang w:eastAsia="en-GB" w:bidi="hi-IN"/>
        </w:rPr>
        <w:t>Stock</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3333"/>
          <w:sz w:val="19"/>
          <w:szCs w:val="19"/>
          <w:lang w:eastAsia="en-GB" w:bidi="hi-IN"/>
        </w:rPr>
        <w:t>session.</w:t>
      </w:r>
      <w:r>
        <w:rPr>
          <w:rFonts w:ascii="Courier New" w:eastAsia="Times New Roman" w:hAnsi="Courier New" w:cs="Courier New"/>
          <w:color w:val="006633"/>
          <w:sz w:val="19"/>
          <w:szCs w:val="19"/>
          <w:lang w:eastAsia="en-GB" w:bidi="hi-IN"/>
        </w:rPr>
        <w:t>createQuery</w:t>
      </w:r>
      <w:r>
        <w:rPr>
          <w:rFonts w:ascii="Courier New" w:eastAsia="Times New Roman" w:hAnsi="Courier New" w:cs="Courier New"/>
          <w:color w:val="009900"/>
          <w:sz w:val="19"/>
          <w:szCs w:val="19"/>
          <w:lang w:eastAsia="en-GB" w:bidi="hi-IN"/>
        </w:rPr>
        <w: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0000FF"/>
          <w:sz w:val="19"/>
          <w:szCs w:val="19"/>
          <w:lang w:eastAsia="en-GB" w:bidi="hi-IN"/>
        </w:rPr>
        <w:t>" from Stock where stockCode = '7277'"</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3333"/>
          <w:sz w:val="19"/>
          <w:szCs w:val="19"/>
          <w:lang w:eastAsia="en-GB" w:bidi="hi-IN"/>
        </w:rPr>
        <w:t>.</w:t>
      </w:r>
      <w:r>
        <w:rPr>
          <w:rFonts w:ascii="Courier New" w:eastAsia="Times New Roman" w:hAnsi="Courier New" w:cs="Courier New"/>
          <w:color w:val="006633"/>
          <w:sz w:val="19"/>
          <w:szCs w:val="19"/>
          <w:lang w:eastAsia="en-GB" w:bidi="hi-IN"/>
        </w:rPr>
        <w:t>list</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3333"/>
          <w:sz w:val="19"/>
          <w:szCs w:val="19"/>
          <w:lang w:eastAsia="en-GB" w:bidi="hi-IN"/>
        </w:rPr>
        <w:t>.</w:t>
      </w:r>
      <w:r>
        <w:rPr>
          <w:rFonts w:ascii="Courier New" w:eastAsia="Times New Roman" w:hAnsi="Courier New" w:cs="Courier New"/>
          <w:color w:val="006633"/>
          <w:sz w:val="19"/>
          <w:szCs w:val="19"/>
          <w:lang w:eastAsia="en-GB" w:bidi="hi-IN"/>
        </w:rPr>
        <w:t>get</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CC66CC"/>
          <w:sz w:val="19"/>
          <w:szCs w:val="19"/>
          <w:lang w:eastAsia="en-GB" w:bidi="hi-IN"/>
        </w:rPr>
        <w:t>0</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9933"/>
          <w:sz w:val="19"/>
          <w:szCs w:val="19"/>
          <w:lang w:eastAsia="en-GB" w:bidi="hi-IN"/>
        </w:rPr>
        <w: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session.</w:t>
      </w:r>
      <w:r>
        <w:rPr>
          <w:rFonts w:ascii="Courier New" w:eastAsia="Times New Roman" w:hAnsi="Courier New" w:cs="Courier New"/>
          <w:color w:val="006633"/>
          <w:sz w:val="19"/>
          <w:szCs w:val="19"/>
          <w:lang w:eastAsia="en-GB" w:bidi="hi-IN"/>
        </w:rPr>
        <w:t>delete</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3333"/>
          <w:sz w:val="19"/>
          <w:szCs w:val="19"/>
          <w:lang w:eastAsia="en-GB" w:bidi="hi-IN"/>
        </w:rPr>
        <w:t>stock</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9933"/>
          <w:sz w:val="19"/>
          <w:szCs w:val="19"/>
          <w:lang w:eastAsia="en-GB" w:bidi="hi-IN"/>
        </w:rPr>
        <w:t>;</w:t>
      </w:r>
    </w:p>
    <w:p w:rsidR="004F5092" w:rsidRDefault="004F5092" w:rsidP="004F5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Helvetica" w:eastAsia="Times New Roman" w:hAnsi="Helvetica" w:cs="Helvetica"/>
          <w:color w:val="3C3C3C"/>
          <w:sz w:val="21"/>
          <w:szCs w:val="21"/>
          <w:lang w:eastAsia="en-GB" w:bidi="hi-IN"/>
        </w:rPr>
      </w:pPr>
      <w:r>
        <w:rPr>
          <w:rFonts w:ascii="Helvetica" w:eastAsia="Times New Roman" w:hAnsi="Helvetica" w:cs="Helvetica"/>
          <w:color w:val="3C3C3C"/>
          <w:sz w:val="21"/>
          <w:szCs w:val="21"/>
          <w:lang w:eastAsia="en-GB" w:bidi="hi-IN"/>
        </w:rPr>
        <w:t>if mutable = “true” (default) or no @Immutable is declared in class.</w:t>
      </w:r>
      <w:r>
        <w:rPr>
          <w:rFonts w:ascii="Helvetica" w:eastAsia="Times New Roman" w:hAnsi="Helvetica" w:cs="Helvetica"/>
          <w:color w:val="3C3C3C"/>
          <w:sz w:val="21"/>
          <w:szCs w:val="21"/>
          <w:lang w:eastAsia="en-GB" w:bidi="hi-IN"/>
        </w:rPr>
        <w:br/>
      </w:r>
      <w:r>
        <w:rPr>
          <w:rFonts w:ascii="Helvetica" w:eastAsia="Times New Roman" w:hAnsi="Helvetica" w:cs="Helvetica"/>
          <w:i/>
          <w:iCs/>
          <w:color w:val="3C3C3C"/>
          <w:sz w:val="21"/>
          <w:szCs w:val="21"/>
          <w:lang w:eastAsia="en-GB" w:bidi="hi-IN"/>
        </w:rPr>
        <w:t>Output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 xml:space="preserve">Hibernate: </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delete from mkyong.stock</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where</w:t>
      </w:r>
      <w:r>
        <w:rPr>
          <w:rFonts w:ascii="Courier New" w:eastAsia="Times New Roman" w:hAnsi="Courier New" w:cs="Courier New"/>
          <w:color w:val="007800"/>
          <w:sz w:val="19"/>
          <w:szCs w:val="19"/>
          <w:lang w:eastAsia="en-GB" w:bidi="hi-IN"/>
        </w:rPr>
        <w:t>STOCK_ID</w:t>
      </w:r>
      <w:r>
        <w:rPr>
          <w:rFonts w:ascii="Courier New" w:eastAsia="Times New Roman" w:hAnsi="Courier New" w:cs="Courier New"/>
          <w:color w:val="333333"/>
          <w:sz w:val="19"/>
          <w:szCs w:val="19"/>
          <w:lang w:eastAsia="en-GB" w:bidi="hi-IN"/>
        </w:rPr>
        <w:t>=?</w:t>
      </w:r>
    </w:p>
    <w:p w:rsidR="004F5092" w:rsidRDefault="004F5092" w:rsidP="004F5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Helvetica" w:eastAsia="Times New Roman" w:hAnsi="Helvetica" w:cs="Helvetica"/>
          <w:color w:val="3C3C3C"/>
          <w:sz w:val="21"/>
          <w:szCs w:val="21"/>
          <w:lang w:eastAsia="en-GB" w:bidi="hi-IN"/>
        </w:rPr>
      </w:pPr>
      <w:r>
        <w:rPr>
          <w:rFonts w:ascii="Helvetica" w:eastAsia="Times New Roman" w:hAnsi="Helvetica" w:cs="Helvetica"/>
          <w:color w:val="3C3C3C"/>
          <w:sz w:val="21"/>
          <w:szCs w:val="21"/>
          <w:lang w:eastAsia="en-GB" w:bidi="hi-IN"/>
        </w:rPr>
        <w:t>if mutable = “false” or @Immutable is declared in class.</w:t>
      </w:r>
      <w:r>
        <w:rPr>
          <w:rFonts w:ascii="Helvetica" w:eastAsia="Times New Roman" w:hAnsi="Helvetica" w:cs="Helvetica"/>
          <w:color w:val="3C3C3C"/>
          <w:sz w:val="21"/>
          <w:szCs w:val="21"/>
          <w:lang w:eastAsia="en-GB" w:bidi="hi-IN"/>
        </w:rPr>
        <w:br/>
      </w:r>
      <w:r>
        <w:rPr>
          <w:rFonts w:ascii="Helvetica" w:eastAsia="Times New Roman" w:hAnsi="Helvetica" w:cs="Helvetica"/>
          <w:i/>
          <w:iCs/>
          <w:color w:val="3C3C3C"/>
          <w:sz w:val="21"/>
          <w:szCs w:val="21"/>
          <w:lang w:eastAsia="en-GB" w:bidi="hi-IN"/>
        </w:rPr>
        <w:t>Output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 xml:space="preserve">Hibernate: </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delete from mkyong.stock</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where</w:t>
      </w:r>
      <w:r>
        <w:rPr>
          <w:rFonts w:ascii="Courier New" w:eastAsia="Times New Roman" w:hAnsi="Courier New" w:cs="Courier New"/>
          <w:color w:val="007800"/>
          <w:sz w:val="19"/>
          <w:szCs w:val="19"/>
          <w:lang w:eastAsia="en-GB" w:bidi="hi-IN"/>
        </w:rPr>
        <w:t>STOCK_ID</w:t>
      </w:r>
      <w:r>
        <w:rPr>
          <w:rFonts w:ascii="Courier New" w:eastAsia="Times New Roman" w:hAnsi="Courier New" w:cs="Courier New"/>
          <w:color w:val="333333"/>
          <w:sz w:val="19"/>
          <w:szCs w:val="19"/>
          <w:lang w:eastAsia="en-GB" w:bidi="hi-IN"/>
        </w:rPr>
        <w:t>=?</w:t>
      </w:r>
    </w:p>
    <w:p w:rsidR="004F5092" w:rsidRDefault="004F5092" w:rsidP="004F5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Helvetica" w:eastAsia="Times New Roman" w:hAnsi="Helvetica" w:cs="Helvetica"/>
          <w:color w:val="3C3C3C"/>
          <w:sz w:val="21"/>
          <w:szCs w:val="21"/>
          <w:lang w:eastAsia="en-GB" w:bidi="hi-IN"/>
        </w:rPr>
      </w:pPr>
      <w:r>
        <w:rPr>
          <w:rFonts w:ascii="Helvetica" w:eastAsia="Times New Roman" w:hAnsi="Helvetica" w:cs="Helvetica"/>
          <w:b/>
          <w:bCs/>
          <w:color w:val="3C3C3C"/>
          <w:sz w:val="21"/>
          <w:szCs w:val="21"/>
          <w:lang w:eastAsia="en-GB" w:bidi="hi-IN"/>
        </w:rPr>
        <w:t>Mutable in class has no effect in the ‘delete’ operation.</w:t>
      </w:r>
    </w:p>
    <w:p w:rsidR="004F5092" w:rsidRDefault="004F5092" w:rsidP="004F5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150" w:line="288" w:lineRule="atLeast"/>
        <w:outlineLvl w:val="3"/>
        <w:rPr>
          <w:rFonts w:ascii="inherit" w:eastAsia="Times New Roman" w:hAnsi="inherit" w:cs="Times New Roman"/>
          <w:color w:val="252525"/>
          <w:sz w:val="32"/>
          <w:szCs w:val="32"/>
          <w:lang w:eastAsia="en-GB" w:bidi="hi-IN"/>
        </w:rPr>
      </w:pPr>
      <w:r>
        <w:rPr>
          <w:rFonts w:ascii="inherit" w:eastAsia="Times New Roman" w:hAnsi="inherit"/>
          <w:color w:val="252525"/>
          <w:sz w:val="32"/>
          <w:szCs w:val="32"/>
          <w:lang w:eastAsia="en-GB" w:bidi="hi-IN"/>
        </w:rPr>
        <w:t>Mutable in collection</w:t>
      </w:r>
    </w:p>
    <w:p w:rsidR="004F5092" w:rsidRDefault="004F5092" w:rsidP="004F5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Helvetica" w:eastAsia="Times New Roman" w:hAnsi="Helvetica" w:cs="Helvetica"/>
          <w:color w:val="3C3C3C"/>
          <w:sz w:val="21"/>
          <w:szCs w:val="21"/>
          <w:lang w:eastAsia="en-GB" w:bidi="hi-IN"/>
        </w:rPr>
      </w:pPr>
      <w:r>
        <w:rPr>
          <w:rFonts w:ascii="Helvetica" w:eastAsia="Times New Roman" w:hAnsi="Helvetica" w:cs="Helvetica"/>
          <w:color w:val="3C3C3C"/>
          <w:sz w:val="21"/>
          <w:szCs w:val="21"/>
          <w:lang w:eastAsia="en-GB" w:bidi="hi-IN"/>
        </w:rPr>
        <w:t xml:space="preserve">If mutable = “false” or @Immutable is declared in collection, it means the </w:t>
      </w:r>
      <w:r>
        <w:rPr>
          <w:rFonts w:ascii="Helvetica" w:eastAsia="Times New Roman" w:hAnsi="Helvetica" w:cs="Helvetica"/>
          <w:b/>
          <w:bCs/>
          <w:color w:val="3C3C3C"/>
          <w:sz w:val="21"/>
          <w:szCs w:val="21"/>
          <w:lang w:eastAsia="en-GB" w:bidi="hi-IN"/>
        </w:rPr>
        <w:t>add and delete-orphan are not allow in this collection, with exception throw, only update and ‘cascade delete all’ are allow</w:t>
      </w:r>
      <w:r>
        <w:rPr>
          <w:rFonts w:ascii="Helvetica" w:eastAsia="Times New Roman" w:hAnsi="Helvetica" w:cs="Helvetica"/>
          <w:color w:val="3C3C3C"/>
          <w:sz w:val="21"/>
          <w:szCs w:val="21"/>
          <w:lang w:eastAsia="en-GB" w:bidi="hi-IN"/>
        </w:rPr>
        <w:t>.</w:t>
      </w:r>
    </w:p>
    <w:p w:rsidR="004F5092" w:rsidRDefault="004F5092" w:rsidP="004F5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150" w:line="288" w:lineRule="atLeast"/>
        <w:outlineLvl w:val="4"/>
        <w:rPr>
          <w:rFonts w:ascii="inherit" w:eastAsia="Times New Roman" w:hAnsi="inherit" w:cs="Times New Roman"/>
          <w:color w:val="252525"/>
          <w:sz w:val="32"/>
          <w:szCs w:val="32"/>
          <w:lang w:eastAsia="en-GB" w:bidi="hi-IN"/>
        </w:rPr>
      </w:pPr>
      <w:r>
        <w:rPr>
          <w:rFonts w:ascii="inherit" w:eastAsia="Times New Roman" w:hAnsi="inherit"/>
          <w:color w:val="252525"/>
          <w:sz w:val="32"/>
          <w:szCs w:val="32"/>
          <w:lang w:eastAsia="en-GB" w:bidi="hi-IN"/>
        </w:rPr>
        <w:lastRenderedPageBreak/>
        <w:t>1. Test insert</w:t>
      </w:r>
    </w:p>
    <w:p w:rsidR="004F5092" w:rsidRDefault="004F5092" w:rsidP="004F5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Helvetica" w:eastAsia="Times New Roman" w:hAnsi="Helvetica" w:cs="Helvetica"/>
          <w:color w:val="3C3C3C"/>
          <w:sz w:val="21"/>
          <w:szCs w:val="21"/>
          <w:lang w:eastAsia="en-GB" w:bidi="hi-IN"/>
        </w:rPr>
      </w:pPr>
      <w:r>
        <w:rPr>
          <w:rFonts w:ascii="Helvetica" w:eastAsia="Times New Roman" w:hAnsi="Helvetica" w:cs="Helvetica"/>
          <w:color w:val="3C3C3C"/>
          <w:sz w:val="21"/>
          <w:szCs w:val="21"/>
          <w:lang w:eastAsia="en-GB" w:bidi="hi-IN"/>
        </w:rPr>
        <w:t>Assume the cascade insert is enabled.</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Stock stock</w:t>
      </w:r>
      <w:r>
        <w:rPr>
          <w:rFonts w:ascii="Courier New" w:eastAsia="Times New Roman" w:hAnsi="Courier New" w:cs="Courier New"/>
          <w:color w:val="339933"/>
          <w:sz w:val="19"/>
          <w:szCs w:val="19"/>
          <w:lang w:eastAsia="en-GB" w:bidi="hi-IN"/>
        </w:rPr>
        <w:t>=</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3333"/>
          <w:sz w:val="19"/>
          <w:szCs w:val="19"/>
          <w:lang w:eastAsia="en-GB" w:bidi="hi-IN"/>
        </w:rPr>
        <w:t>Stock</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3333"/>
          <w:sz w:val="19"/>
          <w:szCs w:val="19"/>
          <w:lang w:eastAsia="en-GB" w:bidi="hi-IN"/>
        </w:rPr>
        <w:t>session.</w:t>
      </w:r>
      <w:r>
        <w:rPr>
          <w:rFonts w:ascii="Courier New" w:eastAsia="Times New Roman" w:hAnsi="Courier New" w:cs="Courier New"/>
          <w:color w:val="006633"/>
          <w:sz w:val="19"/>
          <w:szCs w:val="19"/>
          <w:lang w:eastAsia="en-GB" w:bidi="hi-IN"/>
        </w:rPr>
        <w:t>createQuery</w:t>
      </w:r>
      <w:r>
        <w:rPr>
          <w:rFonts w:ascii="Courier New" w:eastAsia="Times New Roman" w:hAnsi="Courier New" w:cs="Courier New"/>
          <w:color w:val="009900"/>
          <w:sz w:val="19"/>
          <w:szCs w:val="19"/>
          <w:lang w:eastAsia="en-GB" w:bidi="hi-IN"/>
        </w:rPr>
        <w: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0000FF"/>
          <w:sz w:val="19"/>
          <w:szCs w:val="19"/>
          <w:lang w:eastAsia="en-GB" w:bidi="hi-IN"/>
        </w:rPr>
        <w:t>" from Stock where stockCode = '7277'"</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3333"/>
          <w:sz w:val="19"/>
          <w:szCs w:val="19"/>
          <w:lang w:eastAsia="en-GB" w:bidi="hi-IN"/>
        </w:rPr>
        <w:t>.</w:t>
      </w:r>
      <w:r>
        <w:rPr>
          <w:rFonts w:ascii="Courier New" w:eastAsia="Times New Roman" w:hAnsi="Courier New" w:cs="Courier New"/>
          <w:color w:val="006633"/>
          <w:sz w:val="19"/>
          <w:szCs w:val="19"/>
          <w:lang w:eastAsia="en-GB" w:bidi="hi-IN"/>
        </w:rPr>
        <w:t>list</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3333"/>
          <w:sz w:val="19"/>
          <w:szCs w:val="19"/>
          <w:lang w:eastAsia="en-GB" w:bidi="hi-IN"/>
        </w:rPr>
        <w:t>.</w:t>
      </w:r>
      <w:r>
        <w:rPr>
          <w:rFonts w:ascii="Courier New" w:eastAsia="Times New Roman" w:hAnsi="Courier New" w:cs="Courier New"/>
          <w:color w:val="006633"/>
          <w:sz w:val="19"/>
          <w:szCs w:val="19"/>
          <w:lang w:eastAsia="en-GB" w:bidi="hi-IN"/>
        </w:rPr>
        <w:t>get</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CC66CC"/>
          <w:sz w:val="19"/>
          <w:szCs w:val="19"/>
          <w:lang w:eastAsia="en-GB" w:bidi="hi-IN"/>
        </w:rPr>
        <w:t>0</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9933"/>
          <w:sz w:val="19"/>
          <w:szCs w:val="19"/>
          <w:lang w:eastAsia="en-GB" w:bidi="hi-IN"/>
        </w:rPr>
        <w: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StockDailyRecordsdr</w:t>
      </w:r>
      <w:r>
        <w:rPr>
          <w:rFonts w:ascii="Courier New" w:eastAsia="Times New Roman" w:hAnsi="Courier New" w:cs="Courier New"/>
          <w:color w:val="339933"/>
          <w:sz w:val="19"/>
          <w:szCs w:val="19"/>
          <w:lang w:eastAsia="en-GB" w:bidi="hi-IN"/>
        </w:rPr>
        <w:t>=</w:t>
      </w:r>
      <w:r>
        <w:rPr>
          <w:rFonts w:ascii="Courier New" w:eastAsia="Times New Roman" w:hAnsi="Courier New" w:cs="Courier New"/>
          <w:b/>
          <w:bCs/>
          <w:color w:val="000000"/>
          <w:sz w:val="19"/>
          <w:szCs w:val="19"/>
          <w:lang w:eastAsia="en-GB" w:bidi="hi-IN"/>
        </w:rPr>
        <w:t>new</w:t>
      </w:r>
      <w:r>
        <w:rPr>
          <w:rFonts w:ascii="Courier New" w:eastAsia="Times New Roman" w:hAnsi="Courier New" w:cs="Courier New"/>
          <w:color w:val="333333"/>
          <w:sz w:val="19"/>
          <w:szCs w:val="19"/>
          <w:lang w:eastAsia="en-GB" w:bidi="hi-IN"/>
        </w:rPr>
        <w:t>StockDailyRecord</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9933"/>
          <w:sz w:val="19"/>
          <w:szCs w:val="19"/>
          <w:lang w:eastAsia="en-GB" w:bidi="hi-IN"/>
        </w:rPr>
        <w: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sdr.</w:t>
      </w:r>
      <w:r>
        <w:rPr>
          <w:rFonts w:ascii="Courier New" w:eastAsia="Times New Roman" w:hAnsi="Courier New" w:cs="Courier New"/>
          <w:color w:val="006633"/>
          <w:sz w:val="19"/>
          <w:szCs w:val="19"/>
          <w:lang w:eastAsia="en-GB" w:bidi="hi-IN"/>
        </w:rPr>
        <w:t>setDate</w:t>
      </w:r>
      <w:r>
        <w:rPr>
          <w:rFonts w:ascii="Courier New" w:eastAsia="Times New Roman" w:hAnsi="Courier New" w:cs="Courier New"/>
          <w:color w:val="009900"/>
          <w:sz w:val="19"/>
          <w:szCs w:val="19"/>
          <w:lang w:eastAsia="en-GB" w:bidi="hi-IN"/>
        </w:rPr>
        <w:t>(</w:t>
      </w:r>
      <w:r>
        <w:rPr>
          <w:rFonts w:ascii="Courier New" w:eastAsia="Times New Roman" w:hAnsi="Courier New" w:cs="Courier New"/>
          <w:b/>
          <w:bCs/>
          <w:color w:val="000000"/>
          <w:sz w:val="19"/>
          <w:szCs w:val="19"/>
          <w:lang w:eastAsia="en-GB" w:bidi="hi-IN"/>
        </w:rPr>
        <w:t>new</w:t>
      </w:r>
      <w:r>
        <w:rPr>
          <w:rFonts w:ascii="Courier New" w:eastAsia="Times New Roman" w:hAnsi="Courier New" w:cs="Courier New"/>
          <w:color w:val="003399"/>
          <w:sz w:val="19"/>
          <w:szCs w:val="19"/>
          <w:lang w:eastAsia="en-GB" w:bidi="hi-IN"/>
        </w:rPr>
        <w:t>Date</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9933"/>
          <w:sz w:val="19"/>
          <w:szCs w:val="19"/>
          <w:lang w:eastAsia="en-GB" w:bidi="hi-IN"/>
        </w:rPr>
        <w: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sdr.</w:t>
      </w:r>
      <w:r>
        <w:rPr>
          <w:rFonts w:ascii="Courier New" w:eastAsia="Times New Roman" w:hAnsi="Courier New" w:cs="Courier New"/>
          <w:color w:val="006633"/>
          <w:sz w:val="19"/>
          <w:szCs w:val="19"/>
          <w:lang w:eastAsia="en-GB" w:bidi="hi-IN"/>
        </w:rPr>
        <w:t>setStock</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3333"/>
          <w:sz w:val="19"/>
          <w:szCs w:val="19"/>
          <w:lang w:eastAsia="en-GB" w:bidi="hi-IN"/>
        </w:rPr>
        <w:t>stock</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9933"/>
          <w:sz w:val="19"/>
          <w:szCs w:val="19"/>
          <w:lang w:eastAsia="en-GB" w:bidi="hi-IN"/>
        </w:rPr>
        <w: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stock.</w:t>
      </w:r>
      <w:r>
        <w:rPr>
          <w:rFonts w:ascii="Courier New" w:eastAsia="Times New Roman" w:hAnsi="Courier New" w:cs="Courier New"/>
          <w:color w:val="006633"/>
          <w:sz w:val="19"/>
          <w:szCs w:val="19"/>
          <w:lang w:eastAsia="en-GB" w:bidi="hi-IN"/>
        </w:rPr>
        <w:t>getStockDailyRecords</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3333"/>
          <w:sz w:val="19"/>
          <w:szCs w:val="19"/>
          <w:lang w:eastAsia="en-GB" w:bidi="hi-IN"/>
        </w:rPr>
        <w:t>.</w:t>
      </w:r>
      <w:r>
        <w:rPr>
          <w:rFonts w:ascii="Courier New" w:eastAsia="Times New Roman" w:hAnsi="Courier New" w:cs="Courier New"/>
          <w:color w:val="006633"/>
          <w:sz w:val="19"/>
          <w:szCs w:val="19"/>
          <w:lang w:eastAsia="en-GB" w:bidi="hi-IN"/>
        </w:rPr>
        <w:t>add</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3333"/>
          <w:sz w:val="19"/>
          <w:szCs w:val="19"/>
          <w:lang w:eastAsia="en-GB" w:bidi="hi-IN"/>
        </w:rPr>
        <w:t>sdr</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9933"/>
          <w:sz w:val="19"/>
          <w:szCs w:val="19"/>
          <w:lang w:eastAsia="en-GB" w:bidi="hi-IN"/>
        </w:rPr>
        <w: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session.</w:t>
      </w:r>
      <w:r>
        <w:rPr>
          <w:rFonts w:ascii="Courier New" w:eastAsia="Times New Roman" w:hAnsi="Courier New" w:cs="Courier New"/>
          <w:color w:val="006633"/>
          <w:sz w:val="19"/>
          <w:szCs w:val="19"/>
          <w:lang w:eastAsia="en-GB" w:bidi="hi-IN"/>
        </w:rPr>
        <w:t>save</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3333"/>
          <w:sz w:val="19"/>
          <w:szCs w:val="19"/>
          <w:lang w:eastAsia="en-GB" w:bidi="hi-IN"/>
        </w:rPr>
        <w:t>stock</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9933"/>
          <w:sz w:val="19"/>
          <w:szCs w:val="19"/>
          <w:lang w:eastAsia="en-GB" w:bidi="hi-IN"/>
        </w:rPr>
        <w:t>;</w:t>
      </w:r>
    </w:p>
    <w:p w:rsidR="004F5092" w:rsidRDefault="004F5092" w:rsidP="004F5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Helvetica" w:eastAsia="Times New Roman" w:hAnsi="Helvetica" w:cs="Helvetica"/>
          <w:color w:val="3C3C3C"/>
          <w:sz w:val="21"/>
          <w:szCs w:val="21"/>
          <w:lang w:eastAsia="en-GB" w:bidi="hi-IN"/>
        </w:rPr>
      </w:pPr>
      <w:r>
        <w:rPr>
          <w:rFonts w:ascii="Helvetica" w:eastAsia="Times New Roman" w:hAnsi="Helvetica" w:cs="Helvetica"/>
          <w:color w:val="3C3C3C"/>
          <w:sz w:val="21"/>
          <w:szCs w:val="21"/>
          <w:lang w:eastAsia="en-GB" w:bidi="hi-IN"/>
        </w:rPr>
        <w:t>if mutable = “true” (default) or no @Immutable is declared in collection.</w:t>
      </w:r>
      <w:r>
        <w:rPr>
          <w:rFonts w:ascii="Helvetica" w:eastAsia="Times New Roman" w:hAnsi="Helvetica" w:cs="Helvetica"/>
          <w:color w:val="3C3C3C"/>
          <w:sz w:val="21"/>
          <w:szCs w:val="21"/>
          <w:lang w:eastAsia="en-GB" w:bidi="hi-IN"/>
        </w:rPr>
        <w:br/>
      </w:r>
      <w:r>
        <w:rPr>
          <w:rFonts w:ascii="Helvetica" w:eastAsia="Times New Roman" w:hAnsi="Helvetica" w:cs="Helvetica"/>
          <w:i/>
          <w:iCs/>
          <w:color w:val="3C3C3C"/>
          <w:sz w:val="21"/>
          <w:szCs w:val="21"/>
          <w:lang w:eastAsia="en-GB" w:bidi="hi-IN"/>
        </w:rPr>
        <w:t>Output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 xml:space="preserve">Hibernate: </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insert into mkyong.stock_daily_record</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b/>
          <w:bCs/>
          <w:color w:val="7A0874"/>
          <w:sz w:val="19"/>
          <w:szCs w:val="19"/>
          <w:lang w:eastAsia="en-GB" w:bidi="hi-IN"/>
        </w:rPr>
        <w:t>(</w:t>
      </w:r>
      <w:r>
        <w:rPr>
          <w:rFonts w:ascii="Courier New" w:eastAsia="Times New Roman" w:hAnsi="Courier New" w:cs="Courier New"/>
          <w:color w:val="333333"/>
          <w:sz w:val="19"/>
          <w:szCs w:val="19"/>
          <w:lang w:eastAsia="en-GB" w:bidi="hi-IN"/>
        </w:rPr>
        <w:t>STOCK_ID, PRICE_OPEN, PRICE_CLOSE, PRICE_CHANGE, VOLUME, DATE</w:t>
      </w:r>
      <w:r>
        <w:rPr>
          <w:rFonts w:ascii="Courier New" w:eastAsia="Times New Roman" w:hAnsi="Courier New" w:cs="Courier New"/>
          <w:b/>
          <w:bCs/>
          <w:color w:val="7A0874"/>
          <w:sz w:val="19"/>
          <w:szCs w:val="19"/>
          <w:lang w:eastAsia="en-GB" w:bidi="hi-IN"/>
        </w:rPr>
        <w: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values</w:t>
      </w:r>
      <w:r>
        <w:rPr>
          <w:rFonts w:ascii="Courier New" w:eastAsia="Times New Roman" w:hAnsi="Courier New" w:cs="Courier New"/>
          <w:b/>
          <w:bCs/>
          <w:color w:val="7A0874"/>
          <w:sz w:val="19"/>
          <w:szCs w:val="19"/>
          <w:lang w:eastAsia="en-GB" w:bidi="hi-IN"/>
        </w:rPr>
        <w:t>(</w:t>
      </w:r>
      <w:r>
        <w:rPr>
          <w:rFonts w:ascii="Courier New" w:eastAsia="Times New Roman" w:hAnsi="Courier New" w:cs="Courier New"/>
          <w:color w:val="333333"/>
          <w:sz w:val="19"/>
          <w:szCs w:val="19"/>
          <w:lang w:eastAsia="en-GB" w:bidi="hi-IN"/>
        </w:rPr>
        <w:t>?, ?, ?, ?, ?, ?</w:t>
      </w:r>
      <w:r>
        <w:rPr>
          <w:rFonts w:ascii="Courier New" w:eastAsia="Times New Roman" w:hAnsi="Courier New" w:cs="Courier New"/>
          <w:b/>
          <w:bCs/>
          <w:color w:val="7A0874"/>
          <w:sz w:val="19"/>
          <w:szCs w:val="19"/>
          <w:lang w:eastAsia="en-GB" w:bidi="hi-IN"/>
        </w:rPr>
        <w:t>)</w:t>
      </w:r>
    </w:p>
    <w:p w:rsidR="004F5092" w:rsidRDefault="004F5092" w:rsidP="004F5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Helvetica" w:eastAsia="Times New Roman" w:hAnsi="Helvetica" w:cs="Helvetica"/>
          <w:color w:val="3C3C3C"/>
          <w:sz w:val="21"/>
          <w:szCs w:val="21"/>
          <w:lang w:eastAsia="en-GB" w:bidi="hi-IN"/>
        </w:rPr>
      </w:pPr>
      <w:r>
        <w:rPr>
          <w:rFonts w:ascii="Helvetica" w:eastAsia="Times New Roman" w:hAnsi="Helvetica" w:cs="Helvetica"/>
          <w:color w:val="3C3C3C"/>
          <w:sz w:val="21"/>
          <w:szCs w:val="21"/>
          <w:lang w:eastAsia="en-GB" w:bidi="hi-IN"/>
        </w:rPr>
        <w:t>if mutable = “false” or @Immutable is declared in collection.</w:t>
      </w:r>
      <w:r>
        <w:rPr>
          <w:rFonts w:ascii="Helvetica" w:eastAsia="Times New Roman" w:hAnsi="Helvetica" w:cs="Helvetica"/>
          <w:color w:val="3C3C3C"/>
          <w:sz w:val="21"/>
          <w:szCs w:val="21"/>
          <w:lang w:eastAsia="en-GB" w:bidi="hi-IN"/>
        </w:rPr>
        <w:br/>
      </w:r>
      <w:r>
        <w:rPr>
          <w:rFonts w:ascii="Helvetica" w:eastAsia="Times New Roman" w:hAnsi="Helvetica" w:cs="Helvetica"/>
          <w:i/>
          <w:iCs/>
          <w:color w:val="3C3C3C"/>
          <w:sz w:val="21"/>
          <w:szCs w:val="21"/>
          <w:lang w:eastAsia="en-GB" w:bidi="hi-IN"/>
        </w:rPr>
        <w:t>Output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 xml:space="preserve">Exception </w:t>
      </w:r>
      <w:r>
        <w:rPr>
          <w:rFonts w:ascii="Courier New" w:eastAsia="Times New Roman" w:hAnsi="Courier New" w:cs="Courier New"/>
          <w:b/>
          <w:bCs/>
          <w:color w:val="000000"/>
          <w:sz w:val="19"/>
          <w:szCs w:val="19"/>
          <w:lang w:eastAsia="en-GB" w:bidi="hi-IN"/>
        </w:rPr>
        <w:t>in</w:t>
      </w:r>
      <w:r>
        <w:rPr>
          <w:rFonts w:ascii="Courier New" w:eastAsia="Times New Roman" w:hAnsi="Courier New" w:cs="Courier New"/>
          <w:color w:val="333333"/>
          <w:sz w:val="19"/>
          <w:szCs w:val="19"/>
          <w:lang w:eastAsia="en-GB" w:bidi="hi-IN"/>
        </w:rPr>
        <w:t xml:space="preserve"> thread </w:t>
      </w:r>
      <w:r>
        <w:rPr>
          <w:rFonts w:ascii="Courier New" w:eastAsia="Times New Roman" w:hAnsi="Courier New" w:cs="Courier New"/>
          <w:color w:val="FF0000"/>
          <w:sz w:val="19"/>
          <w:szCs w:val="19"/>
          <w:lang w:eastAsia="en-GB" w:bidi="hi-IN"/>
        </w:rPr>
        <w:t>"main"</w:t>
      </w:r>
      <w:r>
        <w:rPr>
          <w:rFonts w:ascii="Courier New" w:eastAsia="Times New Roman" w:hAnsi="Courier New" w:cs="Courier New"/>
          <w:color w:val="333333"/>
          <w:sz w:val="19"/>
          <w:szCs w:val="19"/>
          <w:lang w:eastAsia="en-GB" w:bidi="hi-IN"/>
        </w:rPr>
        <w:t xml:space="preserve">org.hibernate.HibernateException: </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 xml:space="preserve">changed an immutable collection instance: </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b/>
          <w:bCs/>
          <w:color w:val="7A0874"/>
          <w:sz w:val="19"/>
          <w:szCs w:val="19"/>
          <w:lang w:eastAsia="en-GB" w:bidi="hi-IN"/>
        </w:rPr>
        <w:t>[</w:t>
      </w:r>
      <w:r>
        <w:rPr>
          <w:rFonts w:ascii="Courier New" w:eastAsia="Times New Roman" w:hAnsi="Courier New" w:cs="Courier New"/>
          <w:color w:val="333333"/>
          <w:sz w:val="19"/>
          <w:szCs w:val="19"/>
          <w:lang w:eastAsia="en-GB" w:bidi="hi-IN"/>
        </w:rPr>
        <w:t>com.mkyong.common.Stock.stockDailyRecords</w:t>
      </w:r>
      <w:r>
        <w:rPr>
          <w:rFonts w:ascii="Courier New" w:eastAsia="Times New Roman" w:hAnsi="Courier New" w:cs="Courier New"/>
          <w:i/>
          <w:iCs/>
          <w:color w:val="666666"/>
          <w:sz w:val="19"/>
          <w:szCs w:val="19"/>
          <w:lang w:eastAsia="en-GB" w:bidi="hi-IN"/>
        </w:rPr>
        <w:t>#111]</w:t>
      </w:r>
    </w:p>
    <w:p w:rsidR="004F5092" w:rsidRDefault="004F5092" w:rsidP="004F5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Helvetica" w:eastAsia="Times New Roman" w:hAnsi="Helvetica" w:cs="Helvetica"/>
          <w:color w:val="3C3C3C"/>
          <w:sz w:val="21"/>
          <w:szCs w:val="21"/>
          <w:lang w:eastAsia="en-GB" w:bidi="hi-IN"/>
        </w:rPr>
      </w:pPr>
      <w:r>
        <w:rPr>
          <w:rFonts w:ascii="Helvetica" w:eastAsia="Times New Roman" w:hAnsi="Helvetica" w:cs="Helvetica"/>
          <w:b/>
          <w:bCs/>
          <w:color w:val="3C3C3C"/>
          <w:sz w:val="21"/>
          <w:szCs w:val="21"/>
          <w:lang w:eastAsia="en-GB" w:bidi="hi-IN"/>
        </w:rPr>
        <w:t>Mutable in collection is not allow the ‘add’ operation, an exception will throw.</w:t>
      </w:r>
    </w:p>
    <w:p w:rsidR="004F5092" w:rsidRDefault="004F5092" w:rsidP="004F5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150" w:line="288" w:lineRule="atLeast"/>
        <w:outlineLvl w:val="4"/>
        <w:rPr>
          <w:rFonts w:ascii="inherit" w:eastAsia="Times New Roman" w:hAnsi="inherit" w:cs="Times New Roman"/>
          <w:color w:val="252525"/>
          <w:sz w:val="32"/>
          <w:szCs w:val="32"/>
          <w:lang w:eastAsia="en-GB" w:bidi="hi-IN"/>
        </w:rPr>
      </w:pPr>
      <w:r>
        <w:rPr>
          <w:rFonts w:ascii="inherit" w:eastAsia="Times New Roman" w:hAnsi="inherit"/>
          <w:color w:val="252525"/>
          <w:sz w:val="32"/>
          <w:szCs w:val="32"/>
          <w:lang w:eastAsia="en-GB" w:bidi="hi-IN"/>
        </w:rPr>
        <w:t>2. Test update</w:t>
      </w:r>
    </w:p>
    <w:p w:rsidR="004F5092" w:rsidRDefault="004F5092" w:rsidP="004F5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Helvetica" w:eastAsia="Times New Roman" w:hAnsi="Helvetica" w:cs="Helvetica"/>
          <w:color w:val="3C3C3C"/>
          <w:sz w:val="21"/>
          <w:szCs w:val="21"/>
          <w:lang w:eastAsia="en-GB" w:bidi="hi-IN"/>
        </w:rPr>
      </w:pPr>
      <w:r>
        <w:rPr>
          <w:rFonts w:ascii="Helvetica" w:eastAsia="Times New Roman" w:hAnsi="Helvetica" w:cs="Helvetica"/>
          <w:color w:val="3C3C3C"/>
          <w:sz w:val="21"/>
          <w:szCs w:val="21"/>
          <w:lang w:eastAsia="en-GB" w:bidi="hi-IN"/>
        </w:rPr>
        <w:t>Assume the cascade update is enabled.</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Stock stock</w:t>
      </w:r>
      <w:r>
        <w:rPr>
          <w:rFonts w:ascii="Courier New" w:eastAsia="Times New Roman" w:hAnsi="Courier New" w:cs="Courier New"/>
          <w:color w:val="339933"/>
          <w:sz w:val="19"/>
          <w:szCs w:val="19"/>
          <w:lang w:eastAsia="en-GB" w:bidi="hi-IN"/>
        </w:rPr>
        <w:t>=</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3333"/>
          <w:sz w:val="19"/>
          <w:szCs w:val="19"/>
          <w:lang w:eastAsia="en-GB" w:bidi="hi-IN"/>
        </w:rPr>
        <w:t>Stock</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3333"/>
          <w:sz w:val="19"/>
          <w:szCs w:val="19"/>
          <w:lang w:eastAsia="en-GB" w:bidi="hi-IN"/>
        </w:rPr>
        <w:t>session.</w:t>
      </w:r>
      <w:r>
        <w:rPr>
          <w:rFonts w:ascii="Courier New" w:eastAsia="Times New Roman" w:hAnsi="Courier New" w:cs="Courier New"/>
          <w:color w:val="006633"/>
          <w:sz w:val="19"/>
          <w:szCs w:val="19"/>
          <w:lang w:eastAsia="en-GB" w:bidi="hi-IN"/>
        </w:rPr>
        <w:t>createQuery</w:t>
      </w:r>
      <w:r>
        <w:rPr>
          <w:rFonts w:ascii="Courier New" w:eastAsia="Times New Roman" w:hAnsi="Courier New" w:cs="Courier New"/>
          <w:color w:val="009900"/>
          <w:sz w:val="19"/>
          <w:szCs w:val="19"/>
          <w:lang w:eastAsia="en-GB" w:bidi="hi-IN"/>
        </w:rPr>
        <w: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0000FF"/>
          <w:sz w:val="19"/>
          <w:szCs w:val="19"/>
          <w:lang w:eastAsia="en-GB" w:bidi="hi-IN"/>
        </w:rPr>
        <w:t>" from Stock where stockCode = '7277'"</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3333"/>
          <w:sz w:val="19"/>
          <w:szCs w:val="19"/>
          <w:lang w:eastAsia="en-GB" w:bidi="hi-IN"/>
        </w:rPr>
        <w:t>.</w:t>
      </w:r>
      <w:r>
        <w:rPr>
          <w:rFonts w:ascii="Courier New" w:eastAsia="Times New Roman" w:hAnsi="Courier New" w:cs="Courier New"/>
          <w:color w:val="006633"/>
          <w:sz w:val="19"/>
          <w:szCs w:val="19"/>
          <w:lang w:eastAsia="en-GB" w:bidi="hi-IN"/>
        </w:rPr>
        <w:t>list</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3333"/>
          <w:sz w:val="19"/>
          <w:szCs w:val="19"/>
          <w:lang w:eastAsia="en-GB" w:bidi="hi-IN"/>
        </w:rPr>
        <w:t>.</w:t>
      </w:r>
      <w:r>
        <w:rPr>
          <w:rFonts w:ascii="Courier New" w:eastAsia="Times New Roman" w:hAnsi="Courier New" w:cs="Courier New"/>
          <w:color w:val="006633"/>
          <w:sz w:val="19"/>
          <w:szCs w:val="19"/>
          <w:lang w:eastAsia="en-GB" w:bidi="hi-IN"/>
        </w:rPr>
        <w:t>get</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CC66CC"/>
          <w:sz w:val="19"/>
          <w:szCs w:val="19"/>
          <w:lang w:eastAsia="en-GB" w:bidi="hi-IN"/>
        </w:rPr>
        <w:t>0</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9933"/>
          <w:sz w:val="19"/>
          <w:szCs w:val="19"/>
          <w:lang w:eastAsia="en-GB" w:bidi="hi-IN"/>
        </w:rPr>
        <w: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StockDailyRecordsdr</w:t>
      </w:r>
      <w:r>
        <w:rPr>
          <w:rFonts w:ascii="Courier New" w:eastAsia="Times New Roman" w:hAnsi="Courier New" w:cs="Courier New"/>
          <w:color w:val="339933"/>
          <w:sz w:val="19"/>
          <w:szCs w:val="19"/>
          <w:lang w:eastAsia="en-GB" w:bidi="hi-IN"/>
        </w:rPr>
        <w:t>=</w:t>
      </w:r>
      <w:r>
        <w:rPr>
          <w:rFonts w:ascii="Courier New" w:eastAsia="Times New Roman" w:hAnsi="Courier New" w:cs="Courier New"/>
          <w:color w:val="333333"/>
          <w:sz w:val="19"/>
          <w:szCs w:val="19"/>
          <w:lang w:eastAsia="en-GB" w:bidi="hi-IN"/>
        </w:rPr>
        <w:t>stock.</w:t>
      </w:r>
      <w:r>
        <w:rPr>
          <w:rFonts w:ascii="Courier New" w:eastAsia="Times New Roman" w:hAnsi="Courier New" w:cs="Courier New"/>
          <w:color w:val="006633"/>
          <w:sz w:val="19"/>
          <w:szCs w:val="19"/>
          <w:lang w:eastAsia="en-GB" w:bidi="hi-IN"/>
        </w:rPr>
        <w:t>getStockDailyRecords</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3333"/>
          <w:sz w:val="19"/>
          <w:szCs w:val="19"/>
          <w:lang w:eastAsia="en-GB" w:bidi="hi-IN"/>
        </w:rPr>
        <w:t>.</w:t>
      </w:r>
      <w:r>
        <w:rPr>
          <w:rFonts w:ascii="Courier New" w:eastAsia="Times New Roman" w:hAnsi="Courier New" w:cs="Courier New"/>
          <w:color w:val="006633"/>
          <w:sz w:val="19"/>
          <w:szCs w:val="19"/>
          <w:lang w:eastAsia="en-GB" w:bidi="hi-IN"/>
        </w:rPr>
        <w:t>iterator</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3333"/>
          <w:sz w:val="19"/>
          <w:szCs w:val="19"/>
          <w:lang w:eastAsia="en-GB" w:bidi="hi-IN"/>
        </w:rPr>
        <w:t>.</w:t>
      </w:r>
      <w:r>
        <w:rPr>
          <w:rFonts w:ascii="Courier New" w:eastAsia="Times New Roman" w:hAnsi="Courier New" w:cs="Courier New"/>
          <w:color w:val="006633"/>
          <w:sz w:val="19"/>
          <w:szCs w:val="19"/>
          <w:lang w:eastAsia="en-GB" w:bidi="hi-IN"/>
        </w:rPr>
        <w:t>next</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9933"/>
          <w:sz w:val="19"/>
          <w:szCs w:val="19"/>
          <w:lang w:eastAsia="en-GB" w:bidi="hi-IN"/>
        </w:rPr>
        <w: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sdr.</w:t>
      </w:r>
      <w:r>
        <w:rPr>
          <w:rFonts w:ascii="Courier New" w:eastAsia="Times New Roman" w:hAnsi="Courier New" w:cs="Courier New"/>
          <w:color w:val="006633"/>
          <w:sz w:val="19"/>
          <w:szCs w:val="19"/>
          <w:lang w:eastAsia="en-GB" w:bidi="hi-IN"/>
        </w:rPr>
        <w:t>setPriceChange</w:t>
      </w:r>
      <w:r>
        <w:rPr>
          <w:rFonts w:ascii="Courier New" w:eastAsia="Times New Roman" w:hAnsi="Courier New" w:cs="Courier New"/>
          <w:color w:val="009900"/>
          <w:sz w:val="19"/>
          <w:szCs w:val="19"/>
          <w:lang w:eastAsia="en-GB" w:bidi="hi-IN"/>
        </w:rPr>
        <w:t>(</w:t>
      </w:r>
      <w:r>
        <w:rPr>
          <w:rFonts w:ascii="Courier New" w:eastAsia="Times New Roman" w:hAnsi="Courier New" w:cs="Courier New"/>
          <w:b/>
          <w:bCs/>
          <w:color w:val="000000"/>
          <w:sz w:val="19"/>
          <w:szCs w:val="19"/>
          <w:lang w:eastAsia="en-GB" w:bidi="hi-IN"/>
        </w:rPr>
        <w:t>new</w:t>
      </w:r>
      <w:r>
        <w:rPr>
          <w:rFonts w:ascii="Courier New" w:eastAsia="Times New Roman" w:hAnsi="Courier New" w:cs="Courier New"/>
          <w:color w:val="003399"/>
          <w:sz w:val="19"/>
          <w:szCs w:val="19"/>
          <w:lang w:eastAsia="en-GB" w:bidi="hi-IN"/>
        </w:rPr>
        <w:t>Float</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CC66CC"/>
          <w:sz w:val="19"/>
          <w:szCs w:val="19"/>
          <w:lang w:eastAsia="en-GB" w:bidi="hi-IN"/>
        </w:rPr>
        <w:t>1.30</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9933"/>
          <w:sz w:val="19"/>
          <w:szCs w:val="19"/>
          <w:lang w:eastAsia="en-GB" w:bidi="hi-IN"/>
        </w:rPr>
        <w: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session.</w:t>
      </w:r>
      <w:r>
        <w:rPr>
          <w:rFonts w:ascii="Courier New" w:eastAsia="Times New Roman" w:hAnsi="Courier New" w:cs="Courier New"/>
          <w:color w:val="006633"/>
          <w:sz w:val="19"/>
          <w:szCs w:val="19"/>
          <w:lang w:eastAsia="en-GB" w:bidi="hi-IN"/>
        </w:rPr>
        <w:t>saveOrUpdate</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3333"/>
          <w:sz w:val="19"/>
          <w:szCs w:val="19"/>
          <w:lang w:eastAsia="en-GB" w:bidi="hi-IN"/>
        </w:rPr>
        <w:t>stock</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9933"/>
          <w:sz w:val="19"/>
          <w:szCs w:val="19"/>
          <w:lang w:eastAsia="en-GB" w:bidi="hi-IN"/>
        </w:rPr>
        <w:t>;</w:t>
      </w:r>
    </w:p>
    <w:p w:rsidR="004F5092" w:rsidRDefault="004F5092" w:rsidP="004F5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Helvetica" w:eastAsia="Times New Roman" w:hAnsi="Helvetica" w:cs="Helvetica"/>
          <w:color w:val="3C3C3C"/>
          <w:sz w:val="21"/>
          <w:szCs w:val="21"/>
          <w:lang w:eastAsia="en-GB" w:bidi="hi-IN"/>
        </w:rPr>
      </w:pPr>
      <w:r>
        <w:rPr>
          <w:rFonts w:ascii="Helvetica" w:eastAsia="Times New Roman" w:hAnsi="Helvetica" w:cs="Helvetica"/>
          <w:color w:val="3C3C3C"/>
          <w:sz w:val="21"/>
          <w:szCs w:val="21"/>
          <w:lang w:eastAsia="en-GB" w:bidi="hi-IN"/>
        </w:rPr>
        <w:t>if mutable = “true” (default) or no @Immutable is declared in collection.</w:t>
      </w:r>
      <w:r>
        <w:rPr>
          <w:rFonts w:ascii="Helvetica" w:eastAsia="Times New Roman" w:hAnsi="Helvetica" w:cs="Helvetica"/>
          <w:color w:val="3C3C3C"/>
          <w:sz w:val="21"/>
          <w:szCs w:val="21"/>
          <w:lang w:eastAsia="en-GB" w:bidi="hi-IN"/>
        </w:rPr>
        <w:br/>
      </w:r>
      <w:r>
        <w:rPr>
          <w:rFonts w:ascii="Helvetica" w:eastAsia="Times New Roman" w:hAnsi="Helvetica" w:cs="Helvetica"/>
          <w:i/>
          <w:iCs/>
          <w:color w:val="3C3C3C"/>
          <w:sz w:val="21"/>
          <w:szCs w:val="21"/>
          <w:lang w:eastAsia="en-GB" w:bidi="hi-IN"/>
        </w:rPr>
        <w:t>Output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 xml:space="preserve">Hibernate: </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updatemkyong.stock_daily_record</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b/>
          <w:bCs/>
          <w:color w:val="000000"/>
          <w:sz w:val="19"/>
          <w:szCs w:val="19"/>
          <w:lang w:eastAsia="en-GB" w:bidi="hi-IN"/>
        </w:rPr>
        <w:t>set</w:t>
      </w:r>
      <w:r>
        <w:rPr>
          <w:rFonts w:ascii="Courier New" w:eastAsia="Times New Roman" w:hAnsi="Courier New" w:cs="Courier New"/>
          <w:color w:val="007800"/>
          <w:sz w:val="19"/>
          <w:szCs w:val="19"/>
          <w:lang w:eastAsia="en-GB" w:bidi="hi-IN"/>
        </w:rPr>
        <w:t>PRICE_CHANGE</w:t>
      </w:r>
      <w:r>
        <w:rPr>
          <w:rFonts w:ascii="Courier New" w:eastAsia="Times New Roman" w:hAnsi="Courier New" w:cs="Courier New"/>
          <w:color w:val="333333"/>
          <w:sz w:val="19"/>
          <w:szCs w:val="19"/>
          <w:lang w:eastAsia="en-GB" w:bidi="hi-IN"/>
        </w:rPr>
        <w:t>=?, ...</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where</w:t>
      </w:r>
      <w:r>
        <w:rPr>
          <w:rFonts w:ascii="Courier New" w:eastAsia="Times New Roman" w:hAnsi="Courier New" w:cs="Courier New"/>
          <w:color w:val="007800"/>
          <w:sz w:val="19"/>
          <w:szCs w:val="19"/>
          <w:lang w:eastAsia="en-GB" w:bidi="hi-IN"/>
        </w:rPr>
        <w:t>DAILY_RECORD_ID</w:t>
      </w:r>
      <w:r>
        <w:rPr>
          <w:rFonts w:ascii="Courier New" w:eastAsia="Times New Roman" w:hAnsi="Courier New" w:cs="Courier New"/>
          <w:color w:val="333333"/>
          <w:sz w:val="19"/>
          <w:szCs w:val="19"/>
          <w:lang w:eastAsia="en-GB" w:bidi="hi-IN"/>
        </w:rPr>
        <w:t>=?</w:t>
      </w:r>
    </w:p>
    <w:p w:rsidR="004F5092" w:rsidRDefault="004F5092" w:rsidP="004F5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Helvetica" w:eastAsia="Times New Roman" w:hAnsi="Helvetica" w:cs="Helvetica"/>
          <w:color w:val="3C3C3C"/>
          <w:sz w:val="21"/>
          <w:szCs w:val="21"/>
          <w:lang w:eastAsia="en-GB" w:bidi="hi-IN"/>
        </w:rPr>
      </w:pPr>
      <w:r>
        <w:rPr>
          <w:rFonts w:ascii="Helvetica" w:eastAsia="Times New Roman" w:hAnsi="Helvetica" w:cs="Helvetica"/>
          <w:color w:val="3C3C3C"/>
          <w:sz w:val="21"/>
          <w:szCs w:val="21"/>
          <w:lang w:eastAsia="en-GB" w:bidi="hi-IN"/>
        </w:rPr>
        <w:t>if mutable = “false” or @Immutable is declared in collection.</w:t>
      </w:r>
      <w:r>
        <w:rPr>
          <w:rFonts w:ascii="Helvetica" w:eastAsia="Times New Roman" w:hAnsi="Helvetica" w:cs="Helvetica"/>
          <w:color w:val="3C3C3C"/>
          <w:sz w:val="21"/>
          <w:szCs w:val="21"/>
          <w:lang w:eastAsia="en-GB" w:bidi="hi-IN"/>
        </w:rPr>
        <w:br/>
      </w:r>
      <w:r>
        <w:rPr>
          <w:rFonts w:ascii="Helvetica" w:eastAsia="Times New Roman" w:hAnsi="Helvetica" w:cs="Helvetica"/>
          <w:i/>
          <w:iCs/>
          <w:color w:val="3C3C3C"/>
          <w:sz w:val="21"/>
          <w:szCs w:val="21"/>
          <w:lang w:eastAsia="en-GB" w:bidi="hi-IN"/>
        </w:rPr>
        <w:t>Output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 xml:space="preserve">Hibernate: </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lastRenderedPageBreak/>
        <w:t>updatemkyong.stock_daily_record</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b/>
          <w:bCs/>
          <w:color w:val="000000"/>
          <w:sz w:val="19"/>
          <w:szCs w:val="19"/>
          <w:lang w:eastAsia="en-GB" w:bidi="hi-IN"/>
        </w:rPr>
        <w:t>set</w:t>
      </w:r>
      <w:r>
        <w:rPr>
          <w:rFonts w:ascii="Courier New" w:eastAsia="Times New Roman" w:hAnsi="Courier New" w:cs="Courier New"/>
          <w:color w:val="007800"/>
          <w:sz w:val="19"/>
          <w:szCs w:val="19"/>
          <w:lang w:eastAsia="en-GB" w:bidi="hi-IN"/>
        </w:rPr>
        <w:t>PRICE_CHANGE</w:t>
      </w:r>
      <w:r>
        <w:rPr>
          <w:rFonts w:ascii="Courier New" w:eastAsia="Times New Roman" w:hAnsi="Courier New" w:cs="Courier New"/>
          <w:color w:val="333333"/>
          <w:sz w:val="19"/>
          <w:szCs w:val="19"/>
          <w:lang w:eastAsia="en-GB" w:bidi="hi-IN"/>
        </w:rPr>
        <w:t>=?, ...</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where</w:t>
      </w:r>
      <w:r>
        <w:rPr>
          <w:rFonts w:ascii="Courier New" w:eastAsia="Times New Roman" w:hAnsi="Courier New" w:cs="Courier New"/>
          <w:color w:val="007800"/>
          <w:sz w:val="19"/>
          <w:szCs w:val="19"/>
          <w:lang w:eastAsia="en-GB" w:bidi="hi-IN"/>
        </w:rPr>
        <w:t>DAILY_RECORD_ID</w:t>
      </w:r>
      <w:r>
        <w:rPr>
          <w:rFonts w:ascii="Courier New" w:eastAsia="Times New Roman" w:hAnsi="Courier New" w:cs="Courier New"/>
          <w:color w:val="333333"/>
          <w:sz w:val="19"/>
          <w:szCs w:val="19"/>
          <w:lang w:eastAsia="en-GB" w:bidi="hi-IN"/>
        </w:rPr>
        <w:t>=?</w:t>
      </w:r>
    </w:p>
    <w:p w:rsidR="004F5092" w:rsidRDefault="004F5092" w:rsidP="004F5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ins w:id="7" w:author="Unknown"/>
          <w:rFonts w:ascii="Helvetica" w:eastAsia="Times New Roman" w:hAnsi="Helvetica" w:cs="Helvetica"/>
          <w:color w:val="3C3C3C"/>
          <w:sz w:val="21"/>
          <w:szCs w:val="21"/>
          <w:lang w:eastAsia="en-GB" w:bidi="hi-IN"/>
        </w:rPr>
      </w:pPr>
      <w:r>
        <w:rPr>
          <w:rFonts w:ascii="Helvetica" w:eastAsia="Times New Roman" w:hAnsi="Helvetica" w:cs="Helvetica"/>
          <w:b/>
          <w:bCs/>
          <w:color w:val="3C3C3C"/>
          <w:sz w:val="21"/>
          <w:szCs w:val="21"/>
          <w:lang w:eastAsia="en-GB" w:bidi="hi-IN"/>
        </w:rPr>
        <w:t>Mutable in collection has no effect in the ‘update’ operation.</w:t>
      </w:r>
    </w:p>
    <w:p w:rsidR="004F5092" w:rsidRDefault="004F5092" w:rsidP="004F5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150" w:line="288" w:lineRule="atLeast"/>
        <w:outlineLvl w:val="4"/>
        <w:rPr>
          <w:rFonts w:ascii="inherit" w:eastAsia="Times New Roman" w:hAnsi="inherit" w:cs="Times New Roman"/>
          <w:color w:val="252525"/>
          <w:sz w:val="32"/>
          <w:szCs w:val="32"/>
          <w:lang w:eastAsia="en-GB" w:bidi="hi-IN"/>
        </w:rPr>
      </w:pPr>
      <w:r>
        <w:rPr>
          <w:rFonts w:ascii="inherit" w:eastAsia="Times New Roman" w:hAnsi="inherit"/>
          <w:color w:val="252525"/>
          <w:sz w:val="32"/>
          <w:szCs w:val="32"/>
          <w:lang w:eastAsia="en-GB" w:bidi="hi-IN"/>
        </w:rPr>
        <w:t>3. Test delete-orphan</w:t>
      </w:r>
    </w:p>
    <w:p w:rsidR="004F5092" w:rsidRDefault="004F5092" w:rsidP="004F5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Helvetica" w:eastAsia="Times New Roman" w:hAnsi="Helvetica" w:cs="Helvetica"/>
          <w:color w:val="3C3C3C"/>
          <w:sz w:val="21"/>
          <w:szCs w:val="21"/>
          <w:lang w:eastAsia="en-GB" w:bidi="hi-IN"/>
        </w:rPr>
      </w:pPr>
      <w:r>
        <w:rPr>
          <w:rFonts w:ascii="Helvetica" w:eastAsia="Times New Roman" w:hAnsi="Helvetica" w:cs="Helvetica"/>
          <w:color w:val="3C3C3C"/>
          <w:sz w:val="21"/>
          <w:szCs w:val="21"/>
          <w:lang w:eastAsia="en-GB" w:bidi="hi-IN"/>
        </w:rPr>
        <w:t xml:space="preserve">Assume the </w:t>
      </w:r>
      <w:hyperlink r:id="rId23" w:tgtFrame="_blank" w:history="1">
        <w:r>
          <w:rPr>
            <w:rStyle w:val="Hyperlink"/>
            <w:rFonts w:ascii="Helvetica" w:hAnsi="Helvetica" w:cs="Helvetica"/>
            <w:color w:val="0F3B68"/>
            <w:sz w:val="21"/>
            <w:szCs w:val="21"/>
            <w:lang w:eastAsia="en-GB" w:bidi="hi-IN"/>
          </w:rPr>
          <w:t>cascade delete-orphan</w:t>
        </w:r>
      </w:hyperlink>
      <w:r>
        <w:rPr>
          <w:rFonts w:ascii="Helvetica" w:eastAsia="Times New Roman" w:hAnsi="Helvetica" w:cs="Helvetica"/>
          <w:color w:val="3C3C3C"/>
          <w:sz w:val="21"/>
          <w:szCs w:val="21"/>
          <w:lang w:eastAsia="en-GB" w:bidi="hi-IN"/>
        </w:rPr>
        <w:t xml:space="preserve"> is enabled.</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Stock stock</w:t>
      </w:r>
      <w:r>
        <w:rPr>
          <w:rFonts w:ascii="Courier New" w:eastAsia="Times New Roman" w:hAnsi="Courier New" w:cs="Courier New"/>
          <w:color w:val="339933"/>
          <w:sz w:val="19"/>
          <w:szCs w:val="19"/>
          <w:lang w:eastAsia="en-GB" w:bidi="hi-IN"/>
        </w:rPr>
        <w:t>=</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3333"/>
          <w:sz w:val="19"/>
          <w:szCs w:val="19"/>
          <w:lang w:eastAsia="en-GB" w:bidi="hi-IN"/>
        </w:rPr>
        <w:t>Stock</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3333"/>
          <w:sz w:val="19"/>
          <w:szCs w:val="19"/>
          <w:lang w:eastAsia="en-GB" w:bidi="hi-IN"/>
        </w:rPr>
        <w:t>session.</w:t>
      </w:r>
      <w:r>
        <w:rPr>
          <w:rFonts w:ascii="Courier New" w:eastAsia="Times New Roman" w:hAnsi="Courier New" w:cs="Courier New"/>
          <w:color w:val="006633"/>
          <w:sz w:val="19"/>
          <w:szCs w:val="19"/>
          <w:lang w:eastAsia="en-GB" w:bidi="hi-IN"/>
        </w:rPr>
        <w:t>createQuery</w:t>
      </w:r>
      <w:r>
        <w:rPr>
          <w:rFonts w:ascii="Courier New" w:eastAsia="Times New Roman" w:hAnsi="Courier New" w:cs="Courier New"/>
          <w:color w:val="009900"/>
          <w:sz w:val="19"/>
          <w:szCs w:val="19"/>
          <w:lang w:eastAsia="en-GB" w:bidi="hi-IN"/>
        </w:rPr>
        <w: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0000FF"/>
          <w:sz w:val="19"/>
          <w:szCs w:val="19"/>
          <w:lang w:eastAsia="en-GB" w:bidi="hi-IN"/>
        </w:rPr>
        <w:t>" from Stock where stockCode = '7277'"</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3333"/>
          <w:sz w:val="19"/>
          <w:szCs w:val="19"/>
          <w:lang w:eastAsia="en-GB" w:bidi="hi-IN"/>
        </w:rPr>
        <w:t>.</w:t>
      </w:r>
      <w:r>
        <w:rPr>
          <w:rFonts w:ascii="Courier New" w:eastAsia="Times New Roman" w:hAnsi="Courier New" w:cs="Courier New"/>
          <w:color w:val="006633"/>
          <w:sz w:val="19"/>
          <w:szCs w:val="19"/>
          <w:lang w:eastAsia="en-GB" w:bidi="hi-IN"/>
        </w:rPr>
        <w:t>list</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3333"/>
          <w:sz w:val="19"/>
          <w:szCs w:val="19"/>
          <w:lang w:eastAsia="en-GB" w:bidi="hi-IN"/>
        </w:rPr>
        <w:t>.</w:t>
      </w:r>
      <w:r>
        <w:rPr>
          <w:rFonts w:ascii="Courier New" w:eastAsia="Times New Roman" w:hAnsi="Courier New" w:cs="Courier New"/>
          <w:color w:val="006633"/>
          <w:sz w:val="19"/>
          <w:szCs w:val="19"/>
          <w:lang w:eastAsia="en-GB" w:bidi="hi-IN"/>
        </w:rPr>
        <w:t>get</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CC66CC"/>
          <w:sz w:val="19"/>
          <w:szCs w:val="19"/>
          <w:lang w:eastAsia="en-GB" w:bidi="hi-IN"/>
        </w:rPr>
        <w:t>0</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9933"/>
          <w:sz w:val="19"/>
          <w:szCs w:val="19"/>
          <w:lang w:eastAsia="en-GB" w:bidi="hi-IN"/>
        </w:rPr>
        <w: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StockDailyRecordsdr</w:t>
      </w:r>
      <w:r>
        <w:rPr>
          <w:rFonts w:ascii="Courier New" w:eastAsia="Times New Roman" w:hAnsi="Courier New" w:cs="Courier New"/>
          <w:color w:val="339933"/>
          <w:sz w:val="19"/>
          <w:szCs w:val="19"/>
          <w:lang w:eastAsia="en-GB" w:bidi="hi-IN"/>
        </w:rPr>
        <w:t>=</w:t>
      </w:r>
      <w:r>
        <w:rPr>
          <w:rFonts w:ascii="Courier New" w:eastAsia="Times New Roman" w:hAnsi="Courier New" w:cs="Courier New"/>
          <w:color w:val="333333"/>
          <w:sz w:val="19"/>
          <w:szCs w:val="19"/>
          <w:lang w:eastAsia="en-GB" w:bidi="hi-IN"/>
        </w:rPr>
        <w:t>stock.</w:t>
      </w:r>
      <w:r>
        <w:rPr>
          <w:rFonts w:ascii="Courier New" w:eastAsia="Times New Roman" w:hAnsi="Courier New" w:cs="Courier New"/>
          <w:color w:val="006633"/>
          <w:sz w:val="19"/>
          <w:szCs w:val="19"/>
          <w:lang w:eastAsia="en-GB" w:bidi="hi-IN"/>
        </w:rPr>
        <w:t>getStockDailyRecords</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3333"/>
          <w:sz w:val="19"/>
          <w:szCs w:val="19"/>
          <w:lang w:eastAsia="en-GB" w:bidi="hi-IN"/>
        </w:rPr>
        <w:t>.</w:t>
      </w:r>
      <w:r>
        <w:rPr>
          <w:rFonts w:ascii="Courier New" w:eastAsia="Times New Roman" w:hAnsi="Courier New" w:cs="Courier New"/>
          <w:color w:val="006633"/>
          <w:sz w:val="19"/>
          <w:szCs w:val="19"/>
          <w:lang w:eastAsia="en-GB" w:bidi="hi-IN"/>
        </w:rPr>
        <w:t>iterator</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3333"/>
          <w:sz w:val="19"/>
          <w:szCs w:val="19"/>
          <w:lang w:eastAsia="en-GB" w:bidi="hi-IN"/>
        </w:rPr>
        <w:t>.</w:t>
      </w:r>
      <w:r>
        <w:rPr>
          <w:rFonts w:ascii="Courier New" w:eastAsia="Times New Roman" w:hAnsi="Courier New" w:cs="Courier New"/>
          <w:color w:val="006633"/>
          <w:sz w:val="19"/>
          <w:szCs w:val="19"/>
          <w:lang w:eastAsia="en-GB" w:bidi="hi-IN"/>
        </w:rPr>
        <w:t>next</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9933"/>
          <w:sz w:val="19"/>
          <w:szCs w:val="19"/>
          <w:lang w:eastAsia="en-GB" w:bidi="hi-IN"/>
        </w:rPr>
        <w: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stock.</w:t>
      </w:r>
      <w:r>
        <w:rPr>
          <w:rFonts w:ascii="Courier New" w:eastAsia="Times New Roman" w:hAnsi="Courier New" w:cs="Courier New"/>
          <w:color w:val="006633"/>
          <w:sz w:val="19"/>
          <w:szCs w:val="19"/>
          <w:lang w:eastAsia="en-GB" w:bidi="hi-IN"/>
        </w:rPr>
        <w:t>getStockDailyRecords</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3333"/>
          <w:sz w:val="19"/>
          <w:szCs w:val="19"/>
          <w:lang w:eastAsia="en-GB" w:bidi="hi-IN"/>
        </w:rPr>
        <w:t>.</w:t>
      </w:r>
      <w:r>
        <w:rPr>
          <w:rFonts w:ascii="Courier New" w:eastAsia="Times New Roman" w:hAnsi="Courier New" w:cs="Courier New"/>
          <w:color w:val="006633"/>
          <w:sz w:val="19"/>
          <w:szCs w:val="19"/>
          <w:lang w:eastAsia="en-GB" w:bidi="hi-IN"/>
        </w:rPr>
        <w:t>remove</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3333"/>
          <w:sz w:val="19"/>
          <w:szCs w:val="19"/>
          <w:lang w:eastAsia="en-GB" w:bidi="hi-IN"/>
        </w:rPr>
        <w:t>sdr</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9933"/>
          <w:sz w:val="19"/>
          <w:szCs w:val="19"/>
          <w:lang w:eastAsia="en-GB" w:bidi="hi-IN"/>
        </w:rPr>
        <w: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session.</w:t>
      </w:r>
      <w:r>
        <w:rPr>
          <w:rFonts w:ascii="Courier New" w:eastAsia="Times New Roman" w:hAnsi="Courier New" w:cs="Courier New"/>
          <w:color w:val="006633"/>
          <w:sz w:val="19"/>
          <w:szCs w:val="19"/>
          <w:lang w:eastAsia="en-GB" w:bidi="hi-IN"/>
        </w:rPr>
        <w:t>saveOrUpdate</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3333"/>
          <w:sz w:val="19"/>
          <w:szCs w:val="19"/>
          <w:lang w:eastAsia="en-GB" w:bidi="hi-IN"/>
        </w:rPr>
        <w:t>stock</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9933"/>
          <w:sz w:val="19"/>
          <w:szCs w:val="19"/>
          <w:lang w:eastAsia="en-GB" w:bidi="hi-IN"/>
        </w:rPr>
        <w:t>;</w:t>
      </w:r>
    </w:p>
    <w:p w:rsidR="004F5092" w:rsidRDefault="004F5092" w:rsidP="004F5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Helvetica" w:eastAsia="Times New Roman" w:hAnsi="Helvetica" w:cs="Helvetica"/>
          <w:color w:val="3C3C3C"/>
          <w:sz w:val="21"/>
          <w:szCs w:val="21"/>
          <w:lang w:eastAsia="en-GB" w:bidi="hi-IN"/>
        </w:rPr>
      </w:pPr>
      <w:r>
        <w:rPr>
          <w:rFonts w:ascii="Helvetica" w:eastAsia="Times New Roman" w:hAnsi="Helvetica" w:cs="Helvetica"/>
          <w:color w:val="3C3C3C"/>
          <w:sz w:val="21"/>
          <w:szCs w:val="21"/>
          <w:lang w:eastAsia="en-GB" w:bidi="hi-IN"/>
        </w:rPr>
        <w:t>if mutable = “true” (default) or no @Immutable is declared in collection.</w:t>
      </w:r>
      <w:r>
        <w:rPr>
          <w:rFonts w:ascii="Helvetica" w:eastAsia="Times New Roman" w:hAnsi="Helvetica" w:cs="Helvetica"/>
          <w:color w:val="3C3C3C"/>
          <w:sz w:val="21"/>
          <w:szCs w:val="21"/>
          <w:lang w:eastAsia="en-GB" w:bidi="hi-IN"/>
        </w:rPr>
        <w:br/>
      </w:r>
      <w:r>
        <w:rPr>
          <w:rFonts w:ascii="Helvetica" w:eastAsia="Times New Roman" w:hAnsi="Helvetica" w:cs="Helvetica"/>
          <w:i/>
          <w:iCs/>
          <w:color w:val="3C3C3C"/>
          <w:sz w:val="21"/>
          <w:szCs w:val="21"/>
          <w:lang w:eastAsia="en-GB" w:bidi="hi-IN"/>
        </w:rPr>
        <w:t>Output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 xml:space="preserve">Hibernate: </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delete from mkyong.stock_daily_record</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where</w:t>
      </w:r>
      <w:r>
        <w:rPr>
          <w:rFonts w:ascii="Courier New" w:eastAsia="Times New Roman" w:hAnsi="Courier New" w:cs="Courier New"/>
          <w:color w:val="007800"/>
          <w:sz w:val="19"/>
          <w:szCs w:val="19"/>
          <w:lang w:eastAsia="en-GB" w:bidi="hi-IN"/>
        </w:rPr>
        <w:t>DAILY_RECORD_ID</w:t>
      </w:r>
      <w:r>
        <w:rPr>
          <w:rFonts w:ascii="Courier New" w:eastAsia="Times New Roman" w:hAnsi="Courier New" w:cs="Courier New"/>
          <w:color w:val="333333"/>
          <w:sz w:val="19"/>
          <w:szCs w:val="19"/>
          <w:lang w:eastAsia="en-GB" w:bidi="hi-IN"/>
        </w:rPr>
        <w:t>=?</w:t>
      </w:r>
    </w:p>
    <w:p w:rsidR="004F5092" w:rsidRDefault="004F5092" w:rsidP="004F5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Helvetica" w:eastAsia="Times New Roman" w:hAnsi="Helvetica" w:cs="Helvetica"/>
          <w:color w:val="3C3C3C"/>
          <w:sz w:val="21"/>
          <w:szCs w:val="21"/>
          <w:lang w:eastAsia="en-GB" w:bidi="hi-IN"/>
        </w:rPr>
      </w:pPr>
      <w:r>
        <w:rPr>
          <w:rFonts w:ascii="Helvetica" w:eastAsia="Times New Roman" w:hAnsi="Helvetica" w:cs="Helvetica"/>
          <w:color w:val="3C3C3C"/>
          <w:sz w:val="21"/>
          <w:szCs w:val="21"/>
          <w:lang w:eastAsia="en-GB" w:bidi="hi-IN"/>
        </w:rPr>
        <w:t>if mutable = “false” or @Immutable is declared in collection.</w:t>
      </w:r>
      <w:r>
        <w:rPr>
          <w:rFonts w:ascii="Helvetica" w:eastAsia="Times New Roman" w:hAnsi="Helvetica" w:cs="Helvetica"/>
          <w:color w:val="3C3C3C"/>
          <w:sz w:val="21"/>
          <w:szCs w:val="21"/>
          <w:lang w:eastAsia="en-GB" w:bidi="hi-IN"/>
        </w:rPr>
        <w:br/>
      </w:r>
      <w:r>
        <w:rPr>
          <w:rFonts w:ascii="Helvetica" w:eastAsia="Times New Roman" w:hAnsi="Helvetica" w:cs="Helvetica"/>
          <w:i/>
          <w:iCs/>
          <w:color w:val="3C3C3C"/>
          <w:sz w:val="21"/>
          <w:szCs w:val="21"/>
          <w:lang w:eastAsia="en-GB" w:bidi="hi-IN"/>
        </w:rPr>
        <w:t>Output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 xml:space="preserve">Exception </w:t>
      </w:r>
      <w:r>
        <w:rPr>
          <w:rFonts w:ascii="Courier New" w:eastAsia="Times New Roman" w:hAnsi="Courier New" w:cs="Courier New"/>
          <w:b/>
          <w:bCs/>
          <w:color w:val="000000"/>
          <w:sz w:val="19"/>
          <w:szCs w:val="19"/>
          <w:lang w:eastAsia="en-GB" w:bidi="hi-IN"/>
        </w:rPr>
        <w:t>in</w:t>
      </w:r>
      <w:r>
        <w:rPr>
          <w:rFonts w:ascii="Courier New" w:eastAsia="Times New Roman" w:hAnsi="Courier New" w:cs="Courier New"/>
          <w:color w:val="333333"/>
          <w:sz w:val="19"/>
          <w:szCs w:val="19"/>
          <w:lang w:eastAsia="en-GB" w:bidi="hi-IN"/>
        </w:rPr>
        <w:t xml:space="preserve"> thread </w:t>
      </w:r>
      <w:r>
        <w:rPr>
          <w:rFonts w:ascii="Courier New" w:eastAsia="Times New Roman" w:hAnsi="Courier New" w:cs="Courier New"/>
          <w:color w:val="FF0000"/>
          <w:sz w:val="19"/>
          <w:szCs w:val="19"/>
          <w:lang w:eastAsia="en-GB" w:bidi="hi-IN"/>
        </w:rPr>
        <w:t>"main"</w:t>
      </w:r>
      <w:r>
        <w:rPr>
          <w:rFonts w:ascii="Courier New" w:eastAsia="Times New Roman" w:hAnsi="Courier New" w:cs="Courier New"/>
          <w:color w:val="333333"/>
          <w:sz w:val="19"/>
          <w:szCs w:val="19"/>
          <w:lang w:eastAsia="en-GB" w:bidi="hi-IN"/>
        </w:rPr>
        <w:t xml:space="preserve">org.hibernate.HibernateException: </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 xml:space="preserve">changed an immutable collection instance: </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b/>
          <w:bCs/>
          <w:color w:val="7A0874"/>
          <w:sz w:val="19"/>
          <w:szCs w:val="19"/>
          <w:lang w:eastAsia="en-GB" w:bidi="hi-IN"/>
        </w:rPr>
        <w:t>[</w:t>
      </w:r>
      <w:r>
        <w:rPr>
          <w:rFonts w:ascii="Courier New" w:eastAsia="Times New Roman" w:hAnsi="Courier New" w:cs="Courier New"/>
          <w:color w:val="333333"/>
          <w:sz w:val="19"/>
          <w:szCs w:val="19"/>
          <w:lang w:eastAsia="en-GB" w:bidi="hi-IN"/>
        </w:rPr>
        <w:t>com.mkyong.common.Stock.stockDailyRecords</w:t>
      </w:r>
      <w:r>
        <w:rPr>
          <w:rFonts w:ascii="Courier New" w:eastAsia="Times New Roman" w:hAnsi="Courier New" w:cs="Courier New"/>
          <w:i/>
          <w:iCs/>
          <w:color w:val="666666"/>
          <w:sz w:val="19"/>
          <w:szCs w:val="19"/>
          <w:lang w:eastAsia="en-GB" w:bidi="hi-IN"/>
        </w:rPr>
        <w:t>#111]</w:t>
      </w:r>
    </w:p>
    <w:p w:rsidR="004F5092" w:rsidRDefault="004F5092" w:rsidP="004F5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Helvetica" w:eastAsia="Times New Roman" w:hAnsi="Helvetica" w:cs="Helvetica"/>
          <w:color w:val="3C3C3C"/>
          <w:sz w:val="21"/>
          <w:szCs w:val="21"/>
          <w:lang w:eastAsia="en-GB" w:bidi="hi-IN"/>
        </w:rPr>
      </w:pPr>
      <w:r>
        <w:rPr>
          <w:rFonts w:ascii="Helvetica" w:eastAsia="Times New Roman" w:hAnsi="Helvetica" w:cs="Helvetica"/>
          <w:b/>
          <w:bCs/>
          <w:color w:val="3C3C3C"/>
          <w:sz w:val="21"/>
          <w:szCs w:val="21"/>
          <w:lang w:eastAsia="en-GB" w:bidi="hi-IN"/>
        </w:rPr>
        <w:t>Mutable in collection is not allow the ‘delete-orphan’ operation, an exception will throw.</w:t>
      </w:r>
    </w:p>
    <w:p w:rsidR="004F5092" w:rsidRDefault="004F5092" w:rsidP="004F5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150" w:line="288" w:lineRule="atLeast"/>
        <w:outlineLvl w:val="4"/>
        <w:rPr>
          <w:rFonts w:ascii="inherit" w:eastAsia="Times New Roman" w:hAnsi="inherit" w:cs="Times New Roman"/>
          <w:color w:val="252525"/>
          <w:sz w:val="32"/>
          <w:szCs w:val="32"/>
          <w:lang w:eastAsia="en-GB" w:bidi="hi-IN"/>
        </w:rPr>
      </w:pPr>
      <w:r>
        <w:rPr>
          <w:rFonts w:ascii="inherit" w:eastAsia="Times New Roman" w:hAnsi="inherit"/>
          <w:color w:val="252525"/>
          <w:sz w:val="32"/>
          <w:szCs w:val="32"/>
          <w:lang w:eastAsia="en-GB" w:bidi="hi-IN"/>
        </w:rPr>
        <w:t>4. Test delete</w:t>
      </w:r>
    </w:p>
    <w:p w:rsidR="004F5092" w:rsidRDefault="004F5092" w:rsidP="004F5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Helvetica" w:eastAsia="Times New Roman" w:hAnsi="Helvetica" w:cs="Helvetica"/>
          <w:color w:val="3C3C3C"/>
          <w:sz w:val="21"/>
          <w:szCs w:val="21"/>
          <w:lang w:eastAsia="en-GB" w:bidi="hi-IN"/>
        </w:rPr>
      </w:pPr>
      <w:r>
        <w:rPr>
          <w:rFonts w:ascii="Helvetica" w:eastAsia="Times New Roman" w:hAnsi="Helvetica" w:cs="Helvetica"/>
          <w:color w:val="3C3C3C"/>
          <w:sz w:val="21"/>
          <w:szCs w:val="21"/>
          <w:lang w:eastAsia="en-GB" w:bidi="hi-IN"/>
        </w:rPr>
        <w:t>Assume the cascade delete is enabled.</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Stock stock</w:t>
      </w:r>
      <w:r>
        <w:rPr>
          <w:rFonts w:ascii="Courier New" w:eastAsia="Times New Roman" w:hAnsi="Courier New" w:cs="Courier New"/>
          <w:color w:val="339933"/>
          <w:sz w:val="19"/>
          <w:szCs w:val="19"/>
          <w:lang w:eastAsia="en-GB" w:bidi="hi-IN"/>
        </w:rPr>
        <w:t>=</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3333"/>
          <w:sz w:val="19"/>
          <w:szCs w:val="19"/>
          <w:lang w:eastAsia="en-GB" w:bidi="hi-IN"/>
        </w:rPr>
        <w:t>Stock</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3333"/>
          <w:sz w:val="19"/>
          <w:szCs w:val="19"/>
          <w:lang w:eastAsia="en-GB" w:bidi="hi-IN"/>
        </w:rPr>
        <w:t>session.</w:t>
      </w:r>
      <w:r>
        <w:rPr>
          <w:rFonts w:ascii="Courier New" w:eastAsia="Times New Roman" w:hAnsi="Courier New" w:cs="Courier New"/>
          <w:color w:val="006633"/>
          <w:sz w:val="19"/>
          <w:szCs w:val="19"/>
          <w:lang w:eastAsia="en-GB" w:bidi="hi-IN"/>
        </w:rPr>
        <w:t>createQuery</w:t>
      </w:r>
      <w:r>
        <w:rPr>
          <w:rFonts w:ascii="Courier New" w:eastAsia="Times New Roman" w:hAnsi="Courier New" w:cs="Courier New"/>
          <w:color w:val="009900"/>
          <w:sz w:val="19"/>
          <w:szCs w:val="19"/>
          <w:lang w:eastAsia="en-GB" w:bidi="hi-IN"/>
        </w:rPr>
        <w: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0000FF"/>
          <w:sz w:val="19"/>
          <w:szCs w:val="19"/>
          <w:lang w:eastAsia="en-GB" w:bidi="hi-IN"/>
        </w:rPr>
        <w:t>" from Stock where stockCode = '7277'"</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3333"/>
          <w:sz w:val="19"/>
          <w:szCs w:val="19"/>
          <w:lang w:eastAsia="en-GB" w:bidi="hi-IN"/>
        </w:rPr>
        <w:t>.</w:t>
      </w:r>
      <w:r>
        <w:rPr>
          <w:rFonts w:ascii="Courier New" w:eastAsia="Times New Roman" w:hAnsi="Courier New" w:cs="Courier New"/>
          <w:color w:val="006633"/>
          <w:sz w:val="19"/>
          <w:szCs w:val="19"/>
          <w:lang w:eastAsia="en-GB" w:bidi="hi-IN"/>
        </w:rPr>
        <w:t>list</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3333"/>
          <w:sz w:val="19"/>
          <w:szCs w:val="19"/>
          <w:lang w:eastAsia="en-GB" w:bidi="hi-IN"/>
        </w:rPr>
        <w:t>.</w:t>
      </w:r>
      <w:r>
        <w:rPr>
          <w:rFonts w:ascii="Courier New" w:eastAsia="Times New Roman" w:hAnsi="Courier New" w:cs="Courier New"/>
          <w:color w:val="006633"/>
          <w:sz w:val="19"/>
          <w:szCs w:val="19"/>
          <w:lang w:eastAsia="en-GB" w:bidi="hi-IN"/>
        </w:rPr>
        <w:t>get</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CC66CC"/>
          <w:sz w:val="19"/>
          <w:szCs w:val="19"/>
          <w:lang w:eastAsia="en-GB" w:bidi="hi-IN"/>
        </w:rPr>
        <w:t>0</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9933"/>
          <w:sz w:val="19"/>
          <w:szCs w:val="19"/>
          <w:lang w:eastAsia="en-GB" w:bidi="hi-IN"/>
        </w:rPr>
        <w: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session.</w:t>
      </w:r>
      <w:r>
        <w:rPr>
          <w:rFonts w:ascii="Courier New" w:eastAsia="Times New Roman" w:hAnsi="Courier New" w:cs="Courier New"/>
          <w:color w:val="006633"/>
          <w:sz w:val="19"/>
          <w:szCs w:val="19"/>
          <w:lang w:eastAsia="en-GB" w:bidi="hi-IN"/>
        </w:rPr>
        <w:t>saveOrUpdate</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3333"/>
          <w:sz w:val="19"/>
          <w:szCs w:val="19"/>
          <w:lang w:eastAsia="en-GB" w:bidi="hi-IN"/>
        </w:rPr>
        <w:t>stock</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9933"/>
          <w:sz w:val="19"/>
          <w:szCs w:val="19"/>
          <w:lang w:eastAsia="en-GB" w:bidi="hi-IN"/>
        </w:rPr>
        <w:t>;</w:t>
      </w:r>
    </w:p>
    <w:p w:rsidR="004F5092" w:rsidRDefault="004F5092" w:rsidP="004F5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Helvetica" w:eastAsia="Times New Roman" w:hAnsi="Helvetica" w:cs="Helvetica"/>
          <w:color w:val="3C3C3C"/>
          <w:sz w:val="21"/>
          <w:szCs w:val="21"/>
          <w:lang w:eastAsia="en-GB" w:bidi="hi-IN"/>
        </w:rPr>
      </w:pPr>
      <w:r>
        <w:rPr>
          <w:rFonts w:ascii="Helvetica" w:eastAsia="Times New Roman" w:hAnsi="Helvetica" w:cs="Helvetica"/>
          <w:color w:val="3C3C3C"/>
          <w:sz w:val="21"/>
          <w:szCs w:val="21"/>
          <w:lang w:eastAsia="en-GB" w:bidi="hi-IN"/>
        </w:rPr>
        <w:t>if mutable = “true” (default) or no @Immutable is declared in collection.</w:t>
      </w:r>
      <w:r>
        <w:rPr>
          <w:rFonts w:ascii="Helvetica" w:eastAsia="Times New Roman" w:hAnsi="Helvetica" w:cs="Helvetica"/>
          <w:color w:val="3C3C3C"/>
          <w:sz w:val="21"/>
          <w:szCs w:val="21"/>
          <w:lang w:eastAsia="en-GB" w:bidi="hi-IN"/>
        </w:rPr>
        <w:br/>
      </w:r>
      <w:r>
        <w:rPr>
          <w:rFonts w:ascii="Helvetica" w:eastAsia="Times New Roman" w:hAnsi="Helvetica" w:cs="Helvetica"/>
          <w:i/>
          <w:iCs/>
          <w:color w:val="3C3C3C"/>
          <w:sz w:val="21"/>
          <w:szCs w:val="21"/>
          <w:lang w:eastAsia="en-GB" w:bidi="hi-IN"/>
        </w:rPr>
        <w:t>Output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 xml:space="preserve">Hibernate: </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delete from mkyong.stock_daily_record</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where</w:t>
      </w:r>
      <w:r>
        <w:rPr>
          <w:rFonts w:ascii="Courier New" w:eastAsia="Times New Roman" w:hAnsi="Courier New" w:cs="Courier New"/>
          <w:color w:val="007800"/>
          <w:sz w:val="19"/>
          <w:szCs w:val="19"/>
          <w:lang w:eastAsia="en-GB" w:bidi="hi-IN"/>
        </w:rPr>
        <w:t>DAILY_RECORD_ID</w:t>
      </w:r>
      <w:r>
        <w:rPr>
          <w:rFonts w:ascii="Courier New" w:eastAsia="Times New Roman" w:hAnsi="Courier New" w:cs="Courier New"/>
          <w:color w:val="333333"/>
          <w:sz w:val="19"/>
          <w:szCs w:val="19"/>
          <w:lang w:eastAsia="en-GB" w:bidi="hi-IN"/>
        </w:rPr>
        <w: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 </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 xml:space="preserve">Hibernate: </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delete from mkyong.stock</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where</w:t>
      </w:r>
      <w:r>
        <w:rPr>
          <w:rFonts w:ascii="Courier New" w:eastAsia="Times New Roman" w:hAnsi="Courier New" w:cs="Courier New"/>
          <w:color w:val="007800"/>
          <w:sz w:val="19"/>
          <w:szCs w:val="19"/>
          <w:lang w:eastAsia="en-GB" w:bidi="hi-IN"/>
        </w:rPr>
        <w:t>STOCK_ID</w:t>
      </w:r>
      <w:r>
        <w:rPr>
          <w:rFonts w:ascii="Courier New" w:eastAsia="Times New Roman" w:hAnsi="Courier New" w:cs="Courier New"/>
          <w:color w:val="333333"/>
          <w:sz w:val="19"/>
          <w:szCs w:val="19"/>
          <w:lang w:eastAsia="en-GB" w:bidi="hi-IN"/>
        </w:rPr>
        <w:t>=?</w:t>
      </w:r>
    </w:p>
    <w:p w:rsidR="004F5092" w:rsidRDefault="004F5092" w:rsidP="004F5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Helvetica" w:eastAsia="Times New Roman" w:hAnsi="Helvetica" w:cs="Helvetica"/>
          <w:color w:val="3C3C3C"/>
          <w:sz w:val="21"/>
          <w:szCs w:val="21"/>
          <w:lang w:eastAsia="en-GB" w:bidi="hi-IN"/>
        </w:rPr>
      </w:pPr>
      <w:r>
        <w:rPr>
          <w:rFonts w:ascii="Helvetica" w:eastAsia="Times New Roman" w:hAnsi="Helvetica" w:cs="Helvetica"/>
          <w:color w:val="3C3C3C"/>
          <w:sz w:val="21"/>
          <w:szCs w:val="21"/>
          <w:lang w:eastAsia="en-GB" w:bidi="hi-IN"/>
        </w:rPr>
        <w:lastRenderedPageBreak/>
        <w:t>if mutable = “false” or @Immutable is declared in collection.</w:t>
      </w:r>
      <w:r>
        <w:rPr>
          <w:rFonts w:ascii="Helvetica" w:eastAsia="Times New Roman" w:hAnsi="Helvetica" w:cs="Helvetica"/>
          <w:color w:val="3C3C3C"/>
          <w:sz w:val="21"/>
          <w:szCs w:val="21"/>
          <w:lang w:eastAsia="en-GB" w:bidi="hi-IN"/>
        </w:rPr>
        <w:br/>
      </w:r>
      <w:r>
        <w:rPr>
          <w:rFonts w:ascii="Helvetica" w:eastAsia="Times New Roman" w:hAnsi="Helvetica" w:cs="Helvetica"/>
          <w:i/>
          <w:iCs/>
          <w:color w:val="3C3C3C"/>
          <w:sz w:val="21"/>
          <w:szCs w:val="21"/>
          <w:lang w:eastAsia="en-GB" w:bidi="hi-IN"/>
        </w:rPr>
        <w:t>Output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 xml:space="preserve">Hibernate: </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delete from mkyong.stock_daily_record</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where</w:t>
      </w:r>
      <w:r>
        <w:rPr>
          <w:rFonts w:ascii="Courier New" w:eastAsia="Times New Roman" w:hAnsi="Courier New" w:cs="Courier New"/>
          <w:color w:val="007800"/>
          <w:sz w:val="19"/>
          <w:szCs w:val="19"/>
          <w:lang w:eastAsia="en-GB" w:bidi="hi-IN"/>
        </w:rPr>
        <w:t>DAILY_RECORD_ID</w:t>
      </w:r>
      <w:r>
        <w:rPr>
          <w:rFonts w:ascii="Courier New" w:eastAsia="Times New Roman" w:hAnsi="Courier New" w:cs="Courier New"/>
          <w:color w:val="333333"/>
          <w:sz w:val="19"/>
          <w:szCs w:val="19"/>
          <w:lang w:eastAsia="en-GB" w:bidi="hi-IN"/>
        </w:rPr>
        <w: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 </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 xml:space="preserve">Hibernate: </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delete from mkyong.stock</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where</w:t>
      </w:r>
      <w:r>
        <w:rPr>
          <w:rFonts w:ascii="Courier New" w:eastAsia="Times New Roman" w:hAnsi="Courier New" w:cs="Courier New"/>
          <w:color w:val="007800"/>
          <w:sz w:val="19"/>
          <w:szCs w:val="19"/>
          <w:lang w:eastAsia="en-GB" w:bidi="hi-IN"/>
        </w:rPr>
        <w:t>STOCK_ID</w:t>
      </w:r>
      <w:r>
        <w:rPr>
          <w:rFonts w:ascii="Courier New" w:eastAsia="Times New Roman" w:hAnsi="Courier New" w:cs="Courier New"/>
          <w:color w:val="333333"/>
          <w:sz w:val="19"/>
          <w:szCs w:val="19"/>
          <w:lang w:eastAsia="en-GB" w:bidi="hi-IN"/>
        </w:rPr>
        <w:t>=?</w:t>
      </w:r>
    </w:p>
    <w:p w:rsidR="004F5092" w:rsidRDefault="004F5092" w:rsidP="004F5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Helvetica" w:eastAsia="Times New Roman" w:hAnsi="Helvetica" w:cs="Helvetica"/>
          <w:color w:val="3C3C3C"/>
          <w:sz w:val="21"/>
          <w:szCs w:val="21"/>
          <w:lang w:eastAsia="en-GB" w:bidi="hi-IN"/>
        </w:rPr>
      </w:pPr>
      <w:r>
        <w:rPr>
          <w:rFonts w:ascii="Helvetica" w:eastAsia="Times New Roman" w:hAnsi="Helvetica" w:cs="Helvetica"/>
          <w:b/>
          <w:bCs/>
          <w:color w:val="3C3C3C"/>
          <w:sz w:val="21"/>
          <w:szCs w:val="21"/>
          <w:lang w:eastAsia="en-GB" w:bidi="hi-IN"/>
        </w:rPr>
        <w:t>Mutable in collection has no effect in the ‘delete’ operation, if parent is deleted, all its child will be delete as well, even it’s mutable.</w:t>
      </w:r>
    </w:p>
    <w:p w:rsidR="004F5092" w:rsidRDefault="004F5092" w:rsidP="004F5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150" w:line="288" w:lineRule="atLeast"/>
        <w:outlineLvl w:val="3"/>
        <w:rPr>
          <w:rFonts w:ascii="inherit" w:eastAsia="Times New Roman" w:hAnsi="inherit" w:cs="Times New Roman"/>
          <w:color w:val="252525"/>
          <w:sz w:val="32"/>
          <w:szCs w:val="32"/>
          <w:lang w:eastAsia="en-GB" w:bidi="hi-IN"/>
        </w:rPr>
      </w:pPr>
      <w:r>
        <w:rPr>
          <w:rFonts w:ascii="inherit" w:eastAsia="Times New Roman" w:hAnsi="inherit"/>
          <w:color w:val="252525"/>
          <w:sz w:val="32"/>
          <w:szCs w:val="32"/>
          <w:lang w:eastAsia="en-GB" w:bidi="hi-IN"/>
        </w:rPr>
        <w:t>Why mutable ?</w:t>
      </w:r>
    </w:p>
    <w:p w:rsidR="004F5092" w:rsidRDefault="004F5092" w:rsidP="004F5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Helvetica" w:eastAsia="Times New Roman" w:hAnsi="Helvetica" w:cs="Helvetica"/>
          <w:color w:val="3C3C3C"/>
          <w:sz w:val="21"/>
          <w:szCs w:val="21"/>
          <w:lang w:eastAsia="en-GB" w:bidi="hi-IN"/>
        </w:rPr>
      </w:pPr>
      <w:r>
        <w:rPr>
          <w:rFonts w:ascii="Helvetica" w:eastAsia="Times New Roman" w:hAnsi="Helvetica" w:cs="Helvetica"/>
          <w:color w:val="3C3C3C"/>
          <w:sz w:val="21"/>
          <w:szCs w:val="21"/>
          <w:lang w:eastAsia="en-GB" w:bidi="hi-IN"/>
        </w:rPr>
        <w:t>Mutable can avoid many unintentional database operation, like add, update or delete some records which shouldn’t be. In addition, according to Hibernate documentation, the mutable do has some minor performance optimizations, it’s always recommend to analysis your mapping relationship and implement the mutable as needed.</w:t>
      </w:r>
    </w:p>
    <w:p w:rsidR="004F5092" w:rsidRDefault="004F5092" w:rsidP="004F5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150" w:line="288" w:lineRule="atLeast"/>
        <w:outlineLvl w:val="3"/>
        <w:rPr>
          <w:rFonts w:ascii="inherit" w:eastAsia="Times New Roman" w:hAnsi="inherit" w:cs="Times New Roman"/>
          <w:color w:val="252525"/>
          <w:sz w:val="32"/>
          <w:szCs w:val="32"/>
          <w:lang w:eastAsia="en-GB" w:bidi="hi-IN"/>
        </w:rPr>
      </w:pPr>
      <w:r>
        <w:rPr>
          <w:rFonts w:ascii="inherit" w:eastAsia="Times New Roman" w:hAnsi="inherit"/>
          <w:color w:val="252525"/>
          <w:sz w:val="32"/>
          <w:szCs w:val="32"/>
          <w:lang w:eastAsia="en-GB" w:bidi="hi-IN"/>
        </w:rPr>
        <w:t>Summary</w:t>
      </w:r>
    </w:p>
    <w:p w:rsidR="004F5092" w:rsidRDefault="004F5092" w:rsidP="004F5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utlineLvl w:val="4"/>
        <w:rPr>
          <w:rFonts w:ascii="inherit" w:eastAsia="Times New Roman" w:hAnsi="inherit"/>
          <w:b/>
          <w:bCs/>
          <w:color w:val="3C3C3C"/>
          <w:sz w:val="18"/>
          <w:szCs w:val="18"/>
          <w:lang w:eastAsia="en-GB" w:bidi="hi-IN"/>
        </w:rPr>
      </w:pPr>
      <w:r>
        <w:rPr>
          <w:rFonts w:ascii="inherit" w:eastAsia="Times New Roman" w:hAnsi="inherit"/>
          <w:b/>
          <w:bCs/>
          <w:color w:val="3C3C3C"/>
          <w:sz w:val="18"/>
          <w:szCs w:val="18"/>
          <w:lang w:eastAsia="en-GB" w:bidi="hi-IN"/>
        </w:rPr>
        <w:t>1. mutable = “false” or @Immutable is declared in class</w:t>
      </w:r>
    </w:p>
    <w:p w:rsidR="004F5092" w:rsidRDefault="004F5092" w:rsidP="004F5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Helvetica" w:eastAsia="Times New Roman" w:hAnsi="Helvetica" w:cs="Helvetica"/>
          <w:color w:val="3C3C3C"/>
          <w:sz w:val="21"/>
          <w:szCs w:val="21"/>
          <w:lang w:eastAsia="en-GB" w:bidi="hi-IN"/>
        </w:rPr>
      </w:pPr>
      <w:r>
        <w:rPr>
          <w:rFonts w:ascii="Helvetica" w:eastAsia="Times New Roman" w:hAnsi="Helvetica" w:cs="Helvetica"/>
          <w:color w:val="3C3C3C"/>
          <w:sz w:val="21"/>
          <w:szCs w:val="21"/>
          <w:lang w:eastAsia="en-GB" w:bidi="hi-IN"/>
        </w:rPr>
        <w:t>it means the updates to this class will be ignored, but no exception is thrown, only the add and delete operation are allow.</w:t>
      </w:r>
    </w:p>
    <w:p w:rsidR="004F5092" w:rsidRDefault="004F5092" w:rsidP="004F5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Helvetica" w:eastAsia="Times New Roman" w:hAnsi="Helvetica" w:cs="Helvetica"/>
          <w:color w:val="3C3C3C"/>
          <w:sz w:val="21"/>
          <w:szCs w:val="21"/>
          <w:lang w:eastAsia="en-GB" w:bidi="hi-IN"/>
        </w:rPr>
      </w:pPr>
      <w:r>
        <w:rPr>
          <w:rFonts w:ascii="Helvetica" w:eastAsia="Times New Roman" w:hAnsi="Helvetica" w:cs="Helvetica"/>
          <w:i/>
          <w:iCs/>
          <w:color w:val="3C3C3C"/>
          <w:sz w:val="21"/>
          <w:szCs w:val="21"/>
          <w:lang w:eastAsia="en-GB" w:bidi="hi-IN"/>
        </w:rPr>
        <w:t>In Class with mutable=”false” – insert=allow, delete=allow , update=not allow</w:t>
      </w:r>
    </w:p>
    <w:p w:rsidR="004F5092" w:rsidRDefault="004F5092" w:rsidP="004F5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utlineLvl w:val="4"/>
        <w:rPr>
          <w:rFonts w:ascii="inherit" w:eastAsia="Times New Roman" w:hAnsi="inherit" w:cs="Times New Roman"/>
          <w:b/>
          <w:bCs/>
          <w:color w:val="3C3C3C"/>
          <w:sz w:val="18"/>
          <w:szCs w:val="18"/>
          <w:lang w:eastAsia="en-GB" w:bidi="hi-IN"/>
        </w:rPr>
      </w:pPr>
      <w:r>
        <w:rPr>
          <w:rFonts w:ascii="inherit" w:eastAsia="Times New Roman" w:hAnsi="inherit"/>
          <w:b/>
          <w:bCs/>
          <w:color w:val="3C3C3C"/>
          <w:sz w:val="18"/>
          <w:szCs w:val="18"/>
          <w:lang w:eastAsia="en-GB" w:bidi="hi-IN"/>
        </w:rPr>
        <w:t>2. mutable = “false” or @Immutable is declared in collection</w:t>
      </w:r>
    </w:p>
    <w:p w:rsidR="004F5092" w:rsidRDefault="004F5092" w:rsidP="004F5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Helvetica" w:eastAsia="Times New Roman" w:hAnsi="Helvetica" w:cs="Helvetica"/>
          <w:color w:val="3C3C3C"/>
          <w:sz w:val="21"/>
          <w:szCs w:val="21"/>
          <w:lang w:eastAsia="en-GB" w:bidi="hi-IN"/>
        </w:rPr>
      </w:pPr>
      <w:r>
        <w:rPr>
          <w:rFonts w:ascii="Helvetica" w:eastAsia="Times New Roman" w:hAnsi="Helvetica" w:cs="Helvetica"/>
          <w:color w:val="3C3C3C"/>
          <w:sz w:val="21"/>
          <w:szCs w:val="21"/>
          <w:lang w:eastAsia="en-GB" w:bidi="hi-IN"/>
        </w:rPr>
        <w:t>it means the add and delete-orphan are not allow in this collection, with exception throw, only update allow. However, if cascade delete is enable, when the parent is deleted, all it’s child will be delete as well, even it is mutable.</w:t>
      </w:r>
    </w:p>
    <w:p w:rsidR="004F5092" w:rsidRDefault="004F5092" w:rsidP="004F5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Helvetica" w:eastAsia="Times New Roman" w:hAnsi="Helvetica" w:cs="Helvetica"/>
          <w:color w:val="3C3C3C"/>
          <w:sz w:val="21"/>
          <w:szCs w:val="21"/>
          <w:lang w:eastAsia="en-GB" w:bidi="hi-IN"/>
        </w:rPr>
      </w:pPr>
      <w:r>
        <w:rPr>
          <w:rFonts w:ascii="Helvetica" w:eastAsia="Times New Roman" w:hAnsi="Helvetica" w:cs="Helvetica"/>
          <w:i/>
          <w:iCs/>
          <w:color w:val="3C3C3C"/>
          <w:sz w:val="21"/>
          <w:szCs w:val="21"/>
          <w:lang w:eastAsia="en-GB" w:bidi="hi-IN"/>
        </w:rPr>
        <w:t>In Collection with mutable=”false” – insert=not allow, delete-orphan=not allow, delete=allow , update=allow</w:t>
      </w:r>
    </w:p>
    <w:p w:rsidR="004F5092" w:rsidRDefault="004F5092" w:rsidP="004F5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150" w:line="288" w:lineRule="atLeast"/>
        <w:outlineLvl w:val="3"/>
        <w:rPr>
          <w:rFonts w:ascii="inherit" w:eastAsia="Times New Roman" w:hAnsi="inherit" w:cs="Times New Roman"/>
          <w:color w:val="252525"/>
          <w:sz w:val="32"/>
          <w:szCs w:val="32"/>
          <w:lang w:eastAsia="en-GB" w:bidi="hi-IN"/>
        </w:rPr>
      </w:pPr>
      <w:r>
        <w:rPr>
          <w:rFonts w:ascii="inherit" w:eastAsia="Times New Roman" w:hAnsi="inherit"/>
          <w:color w:val="252525"/>
          <w:sz w:val="32"/>
          <w:szCs w:val="32"/>
          <w:lang w:eastAsia="en-GB" w:bidi="hi-IN"/>
        </w:rPr>
        <w:t>Completely immutable ?</w:t>
      </w:r>
    </w:p>
    <w:p w:rsidR="004F5092" w:rsidRDefault="004F5092" w:rsidP="004F5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Helvetica" w:eastAsia="Times New Roman" w:hAnsi="Helvetica" w:cs="Helvetica"/>
          <w:color w:val="3C3C3C"/>
          <w:sz w:val="21"/>
          <w:szCs w:val="21"/>
          <w:lang w:eastAsia="en-GB" w:bidi="hi-IN"/>
        </w:rPr>
      </w:pPr>
      <w:r>
        <w:rPr>
          <w:rFonts w:ascii="Helvetica" w:eastAsia="Times New Roman" w:hAnsi="Helvetica" w:cs="Helvetica"/>
          <w:color w:val="3C3C3C"/>
          <w:sz w:val="21"/>
          <w:szCs w:val="21"/>
          <w:lang w:eastAsia="en-GB" w:bidi="hi-IN"/>
        </w:rPr>
        <w:t xml:space="preserve">Can a class completely immutable to any actions? Yes, put a mutable=”false” to all it’s relationship (insert=not allow, delete-orphan=not allow), and a mutable=”false” to the class you want to immutable (update=not allow). Now, you have a completely immutable class, however, if the </w:t>
      </w:r>
      <w:r>
        <w:rPr>
          <w:rFonts w:ascii="Helvetica" w:eastAsia="Times New Roman" w:hAnsi="Helvetica" w:cs="Helvetica"/>
          <w:color w:val="3C3C3C"/>
          <w:sz w:val="21"/>
          <w:szCs w:val="21"/>
          <w:lang w:eastAsia="en-GB" w:bidi="hi-IN"/>
        </w:rPr>
        <w:lastRenderedPageBreak/>
        <w:t>cascade delete option is enabled, when the parent of your immutable class is deleted, your immutable class will still be deleted as well.</w:t>
      </w:r>
    </w:p>
    <w:p w:rsidR="004F5092" w:rsidRDefault="004F5092" w:rsidP="004F5092">
      <w:pPr>
        <w:tabs>
          <w:tab w:val="left" w:pos="900"/>
        </w:tabs>
        <w:rPr>
          <w:rFonts w:ascii="Times New Roman" w:eastAsiaTheme="minorEastAsia" w:hAnsi="Times New Roman" w:cs="Times New Roman"/>
          <w:sz w:val="24"/>
          <w:szCs w:val="20"/>
          <w:lang w:eastAsia="ja-JP"/>
        </w:rPr>
      </w:pPr>
    </w:p>
    <w:p w:rsidR="004F5092" w:rsidRDefault="004F5092" w:rsidP="004F5092">
      <w:pPr>
        <w:tabs>
          <w:tab w:val="left" w:pos="900"/>
        </w:tabs>
      </w:pPr>
    </w:p>
    <w:p w:rsidR="004F5092" w:rsidRDefault="004F5092" w:rsidP="004F5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76" w:lineRule="atLeast"/>
        <w:outlineLvl w:val="1"/>
        <w:rPr>
          <w:rFonts w:ascii="inherit" w:eastAsia="Times New Roman" w:hAnsi="inherit"/>
          <w:b/>
          <w:bCs/>
          <w:color w:val="252525"/>
          <w:spacing w:val="-15"/>
          <w:kern w:val="36"/>
          <w:sz w:val="42"/>
          <w:szCs w:val="42"/>
          <w:lang w:eastAsia="en-GB" w:bidi="hi-IN"/>
        </w:rPr>
      </w:pPr>
      <w:r>
        <w:rPr>
          <w:rFonts w:ascii="inherit" w:eastAsia="Times New Roman" w:hAnsi="inherit"/>
          <w:b/>
          <w:bCs/>
          <w:color w:val="252525"/>
          <w:spacing w:val="-15"/>
          <w:kern w:val="36"/>
          <w:sz w:val="42"/>
          <w:szCs w:val="42"/>
          <w:lang w:eastAsia="en-GB" w:bidi="hi-IN"/>
        </w:rPr>
        <w:t xml:space="preserve">Hibernate – Cascade example (save, update, delete and delete-orphan) </w:t>
      </w:r>
    </w:p>
    <w:p w:rsidR="004F5092" w:rsidRDefault="004F5092" w:rsidP="004F50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ns w:id="8" w:author="Unknown"/>
          <w:rFonts w:ascii="Helvetica" w:eastAsia="Times New Roman" w:hAnsi="Helvetica" w:cs="Helvetica"/>
          <w:color w:val="3C3C3C"/>
          <w:sz w:val="21"/>
          <w:szCs w:val="21"/>
          <w:lang w:eastAsia="en-GB" w:bidi="hi-IN"/>
        </w:rPr>
      </w:pPr>
    </w:p>
    <w:p w:rsidR="004F5092" w:rsidRDefault="004F5092" w:rsidP="004F5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eastAsia="Times New Roman" w:hAnsi="Helvetica" w:cs="Helvetica"/>
          <w:color w:val="3C3C3C"/>
          <w:sz w:val="24"/>
          <w:szCs w:val="24"/>
          <w:lang w:eastAsia="en-GB" w:bidi="hi-IN"/>
        </w:rPr>
      </w:pPr>
      <w:r>
        <w:rPr>
          <w:rFonts w:ascii="Helvetica" w:eastAsia="Times New Roman" w:hAnsi="Helvetica" w:cs="Helvetica"/>
          <w:color w:val="3C3C3C"/>
          <w:szCs w:val="24"/>
          <w:lang w:eastAsia="en-GB" w:bidi="hi-IN"/>
        </w:rPr>
        <w:t>Cascade is a convenient feature to save the lines of code needed to manage the state of the other side manually.</w:t>
      </w:r>
    </w:p>
    <w:p w:rsidR="004F5092" w:rsidRDefault="004F5092" w:rsidP="004F5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Helvetica" w:eastAsia="Times New Roman" w:hAnsi="Helvetica" w:cs="Helvetica"/>
          <w:color w:val="3C3C3C"/>
          <w:sz w:val="21"/>
          <w:szCs w:val="21"/>
          <w:lang w:eastAsia="en-GB" w:bidi="hi-IN"/>
        </w:rPr>
      </w:pPr>
      <w:r>
        <w:rPr>
          <w:rFonts w:ascii="Helvetica" w:eastAsia="Times New Roman" w:hAnsi="Helvetica" w:cs="Helvetica"/>
          <w:color w:val="3C3C3C"/>
          <w:sz w:val="21"/>
          <w:szCs w:val="21"/>
          <w:lang w:eastAsia="en-GB" w:bidi="hi-IN"/>
        </w:rPr>
        <w:t xml:space="preserve">The “Cascade” keyword is often appear on the collection mapping to manage the state of the collection automatically. In this tutorials, this </w:t>
      </w:r>
      <w:hyperlink r:id="rId24" w:tgtFrame="_blank" w:history="1">
        <w:r>
          <w:rPr>
            <w:rStyle w:val="Hyperlink"/>
            <w:rFonts w:ascii="Helvetica" w:hAnsi="Helvetica" w:cs="Helvetica"/>
            <w:color w:val="0F3B68"/>
            <w:sz w:val="21"/>
            <w:szCs w:val="21"/>
            <w:lang w:eastAsia="en-GB" w:bidi="hi-IN"/>
          </w:rPr>
          <w:t>one-to-many example</w:t>
        </w:r>
      </w:hyperlink>
      <w:r>
        <w:rPr>
          <w:rFonts w:ascii="Helvetica" w:eastAsia="Times New Roman" w:hAnsi="Helvetica" w:cs="Helvetica"/>
          <w:color w:val="3C3C3C"/>
          <w:sz w:val="21"/>
          <w:szCs w:val="21"/>
          <w:lang w:eastAsia="en-GB" w:bidi="hi-IN"/>
        </w:rPr>
        <w:t xml:space="preserve"> will be used to demonstrate the cascade effect.</w:t>
      </w:r>
    </w:p>
    <w:p w:rsidR="004F5092" w:rsidRDefault="004F5092" w:rsidP="004F5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150" w:line="288" w:lineRule="atLeast"/>
        <w:outlineLvl w:val="3"/>
        <w:rPr>
          <w:rFonts w:ascii="inherit" w:eastAsia="Times New Roman" w:hAnsi="inherit" w:cs="Times New Roman"/>
          <w:color w:val="252525"/>
          <w:sz w:val="32"/>
          <w:szCs w:val="32"/>
          <w:lang w:eastAsia="en-GB" w:bidi="hi-IN"/>
        </w:rPr>
      </w:pPr>
      <w:r>
        <w:rPr>
          <w:rFonts w:ascii="inherit" w:eastAsia="Times New Roman" w:hAnsi="inherit"/>
          <w:color w:val="252525"/>
          <w:sz w:val="32"/>
          <w:szCs w:val="32"/>
          <w:lang w:eastAsia="en-GB" w:bidi="hi-IN"/>
        </w:rPr>
        <w:t>Cascade save / update example</w:t>
      </w:r>
    </w:p>
    <w:p w:rsidR="004F5092" w:rsidRDefault="004F5092" w:rsidP="004F5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Helvetica" w:eastAsia="Times New Roman" w:hAnsi="Helvetica" w:cs="Helvetica"/>
          <w:color w:val="3C3C3C"/>
          <w:sz w:val="21"/>
          <w:szCs w:val="21"/>
          <w:lang w:eastAsia="en-GB" w:bidi="hi-IN"/>
        </w:rPr>
      </w:pPr>
      <w:r>
        <w:rPr>
          <w:rFonts w:ascii="Helvetica" w:eastAsia="Times New Roman" w:hAnsi="Helvetica" w:cs="Helvetica"/>
          <w:color w:val="3C3C3C"/>
          <w:sz w:val="21"/>
          <w:szCs w:val="21"/>
          <w:lang w:eastAsia="en-GB" w:bidi="hi-IN"/>
        </w:rPr>
        <w:t>In this example, if a ‘Stock’ is saved, all its referenced ‘stockDailyRecords’ should be saved into database as well.</w:t>
      </w:r>
    </w:p>
    <w:p w:rsidR="004F5092" w:rsidRDefault="004F5092" w:rsidP="004F5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150" w:line="288" w:lineRule="atLeast"/>
        <w:outlineLvl w:val="4"/>
        <w:rPr>
          <w:rFonts w:ascii="inherit" w:eastAsia="Times New Roman" w:hAnsi="inherit" w:cs="Times New Roman"/>
          <w:color w:val="252525"/>
          <w:sz w:val="32"/>
          <w:szCs w:val="32"/>
          <w:lang w:eastAsia="en-GB" w:bidi="hi-IN"/>
        </w:rPr>
      </w:pPr>
      <w:r>
        <w:rPr>
          <w:rFonts w:ascii="inherit" w:eastAsia="Times New Roman" w:hAnsi="inherit"/>
          <w:color w:val="252525"/>
          <w:sz w:val="32"/>
          <w:szCs w:val="32"/>
          <w:lang w:eastAsia="en-GB" w:bidi="hi-IN"/>
        </w:rPr>
        <w:t>1. No save-update cascade</w:t>
      </w:r>
    </w:p>
    <w:p w:rsidR="004F5092" w:rsidRDefault="004F5092" w:rsidP="004F5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Helvetica" w:eastAsia="Times New Roman" w:hAnsi="Helvetica" w:cs="Helvetica"/>
          <w:color w:val="3C3C3C"/>
          <w:sz w:val="21"/>
          <w:szCs w:val="21"/>
          <w:lang w:eastAsia="en-GB" w:bidi="hi-IN"/>
        </w:rPr>
      </w:pPr>
      <w:r>
        <w:rPr>
          <w:rFonts w:ascii="Helvetica" w:eastAsia="Times New Roman" w:hAnsi="Helvetica" w:cs="Helvetica"/>
          <w:color w:val="3C3C3C"/>
          <w:sz w:val="21"/>
          <w:szCs w:val="21"/>
          <w:lang w:eastAsia="en-GB" w:bidi="hi-IN"/>
        </w:rPr>
        <w:t xml:space="preserve">In </w:t>
      </w:r>
      <w:hyperlink r:id="rId25" w:tgtFrame="_blank" w:history="1">
        <w:r>
          <w:rPr>
            <w:rStyle w:val="Hyperlink"/>
            <w:rFonts w:ascii="Helvetica" w:hAnsi="Helvetica" w:cs="Helvetica"/>
            <w:color w:val="0F3B68"/>
            <w:sz w:val="21"/>
            <w:szCs w:val="21"/>
            <w:lang w:eastAsia="en-GB" w:bidi="hi-IN"/>
          </w:rPr>
          <w:t>previous section</w:t>
        </w:r>
      </w:hyperlink>
      <w:r>
        <w:rPr>
          <w:rFonts w:ascii="Helvetica" w:eastAsia="Times New Roman" w:hAnsi="Helvetica" w:cs="Helvetica"/>
          <w:color w:val="3C3C3C"/>
          <w:sz w:val="21"/>
          <w:szCs w:val="21"/>
          <w:lang w:eastAsia="en-GB" w:bidi="hi-IN"/>
        </w:rPr>
        <w:t>, if you want to save the ‘Stock’ and its referenced ‘StockDailyRecord’ into database, you need to save both individually.</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Stock stock</w:t>
      </w:r>
      <w:r>
        <w:rPr>
          <w:rFonts w:ascii="Courier New" w:eastAsia="Times New Roman" w:hAnsi="Courier New" w:cs="Courier New"/>
          <w:color w:val="339933"/>
          <w:sz w:val="19"/>
          <w:szCs w:val="19"/>
          <w:lang w:eastAsia="en-GB" w:bidi="hi-IN"/>
        </w:rPr>
        <w:t>=</w:t>
      </w:r>
      <w:r>
        <w:rPr>
          <w:rFonts w:ascii="Courier New" w:eastAsia="Times New Roman" w:hAnsi="Courier New" w:cs="Courier New"/>
          <w:b/>
          <w:bCs/>
          <w:color w:val="000000"/>
          <w:sz w:val="19"/>
          <w:szCs w:val="19"/>
          <w:lang w:eastAsia="en-GB" w:bidi="hi-IN"/>
        </w:rPr>
        <w:t>new</w:t>
      </w:r>
      <w:r>
        <w:rPr>
          <w:rFonts w:ascii="Courier New" w:eastAsia="Times New Roman" w:hAnsi="Courier New" w:cs="Courier New"/>
          <w:color w:val="333333"/>
          <w:sz w:val="19"/>
          <w:szCs w:val="19"/>
          <w:lang w:eastAsia="en-GB" w:bidi="hi-IN"/>
        </w:rPr>
        <w:t>Stock</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9933"/>
          <w:sz w:val="19"/>
          <w:szCs w:val="19"/>
          <w:lang w:eastAsia="en-GB" w:bidi="hi-IN"/>
        </w:rPr>
        <w: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StockDailyRecordstockDailyRecords</w:t>
      </w:r>
      <w:r>
        <w:rPr>
          <w:rFonts w:ascii="Courier New" w:eastAsia="Times New Roman" w:hAnsi="Courier New" w:cs="Courier New"/>
          <w:color w:val="339933"/>
          <w:sz w:val="19"/>
          <w:szCs w:val="19"/>
          <w:lang w:eastAsia="en-GB" w:bidi="hi-IN"/>
        </w:rPr>
        <w:t>=</w:t>
      </w:r>
      <w:r>
        <w:rPr>
          <w:rFonts w:ascii="Courier New" w:eastAsia="Times New Roman" w:hAnsi="Courier New" w:cs="Courier New"/>
          <w:b/>
          <w:bCs/>
          <w:color w:val="000000"/>
          <w:sz w:val="19"/>
          <w:szCs w:val="19"/>
          <w:lang w:eastAsia="en-GB" w:bidi="hi-IN"/>
        </w:rPr>
        <w:t>new</w:t>
      </w:r>
      <w:r>
        <w:rPr>
          <w:rFonts w:ascii="Courier New" w:eastAsia="Times New Roman" w:hAnsi="Courier New" w:cs="Courier New"/>
          <w:color w:val="333333"/>
          <w:sz w:val="19"/>
          <w:szCs w:val="19"/>
          <w:lang w:eastAsia="en-GB" w:bidi="hi-IN"/>
        </w:rPr>
        <w:t>StockDailyRecord</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9933"/>
          <w:sz w:val="19"/>
          <w:szCs w:val="19"/>
          <w:lang w:eastAsia="en-GB" w:bidi="hi-IN"/>
        </w:rPr>
        <w: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i/>
          <w:iCs/>
          <w:color w:val="666666"/>
          <w:sz w:val="19"/>
          <w:szCs w:val="19"/>
          <w:lang w:eastAsia="en-GB" w:bidi="hi-IN"/>
        </w:rPr>
        <w:t>//set the stock and stockDailyRecords  data</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 </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stockDailyRecords.</w:t>
      </w:r>
      <w:r>
        <w:rPr>
          <w:rFonts w:ascii="Courier New" w:eastAsia="Times New Roman" w:hAnsi="Courier New" w:cs="Courier New"/>
          <w:color w:val="006633"/>
          <w:sz w:val="19"/>
          <w:szCs w:val="19"/>
          <w:lang w:eastAsia="en-GB" w:bidi="hi-IN"/>
        </w:rPr>
        <w:t>setStock</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3333"/>
          <w:sz w:val="19"/>
          <w:szCs w:val="19"/>
          <w:lang w:eastAsia="en-GB" w:bidi="hi-IN"/>
        </w:rPr>
        <w:t>stock</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9933"/>
          <w:sz w:val="19"/>
          <w:szCs w:val="19"/>
          <w:lang w:eastAsia="en-GB" w:bidi="hi-IN"/>
        </w:rPr>
        <w: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stock.</w:t>
      </w:r>
      <w:r>
        <w:rPr>
          <w:rFonts w:ascii="Courier New" w:eastAsia="Times New Roman" w:hAnsi="Courier New" w:cs="Courier New"/>
          <w:color w:val="006633"/>
          <w:sz w:val="19"/>
          <w:szCs w:val="19"/>
          <w:lang w:eastAsia="en-GB" w:bidi="hi-IN"/>
        </w:rPr>
        <w:t>getStockDailyRecords</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3333"/>
          <w:sz w:val="19"/>
          <w:szCs w:val="19"/>
          <w:lang w:eastAsia="en-GB" w:bidi="hi-IN"/>
        </w:rPr>
        <w:t>.</w:t>
      </w:r>
      <w:r>
        <w:rPr>
          <w:rFonts w:ascii="Courier New" w:eastAsia="Times New Roman" w:hAnsi="Courier New" w:cs="Courier New"/>
          <w:color w:val="006633"/>
          <w:sz w:val="19"/>
          <w:szCs w:val="19"/>
          <w:lang w:eastAsia="en-GB" w:bidi="hi-IN"/>
        </w:rPr>
        <w:t>add</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3333"/>
          <w:sz w:val="19"/>
          <w:szCs w:val="19"/>
          <w:lang w:eastAsia="en-GB" w:bidi="hi-IN"/>
        </w:rPr>
        <w:t>stockDailyRecords</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9933"/>
          <w:sz w:val="19"/>
          <w:szCs w:val="19"/>
          <w:lang w:eastAsia="en-GB" w:bidi="hi-IN"/>
        </w:rPr>
        <w: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 </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session.</w:t>
      </w:r>
      <w:r>
        <w:rPr>
          <w:rFonts w:ascii="Courier New" w:eastAsia="Times New Roman" w:hAnsi="Courier New" w:cs="Courier New"/>
          <w:color w:val="006633"/>
          <w:sz w:val="19"/>
          <w:szCs w:val="19"/>
          <w:lang w:eastAsia="en-GB" w:bidi="hi-IN"/>
        </w:rPr>
        <w:t>save</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3333"/>
          <w:sz w:val="19"/>
          <w:szCs w:val="19"/>
          <w:lang w:eastAsia="en-GB" w:bidi="hi-IN"/>
        </w:rPr>
        <w:t>stock</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9933"/>
          <w:sz w:val="19"/>
          <w:szCs w:val="19"/>
          <w:lang w:eastAsia="en-GB" w:bidi="hi-IN"/>
        </w:rPr>
        <w: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session.</w:t>
      </w:r>
      <w:r>
        <w:rPr>
          <w:rFonts w:ascii="Courier New" w:eastAsia="Times New Roman" w:hAnsi="Courier New" w:cs="Courier New"/>
          <w:color w:val="006633"/>
          <w:sz w:val="19"/>
          <w:szCs w:val="19"/>
          <w:lang w:eastAsia="en-GB" w:bidi="hi-IN"/>
        </w:rPr>
        <w:t>save</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3333"/>
          <w:sz w:val="19"/>
          <w:szCs w:val="19"/>
          <w:lang w:eastAsia="en-GB" w:bidi="hi-IN"/>
        </w:rPr>
        <w:t>stockDailyRecords</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9933"/>
          <w:sz w:val="19"/>
          <w:szCs w:val="19"/>
          <w:lang w:eastAsia="en-GB" w:bidi="hi-IN"/>
        </w:rPr>
        <w:t>;</w:t>
      </w:r>
    </w:p>
    <w:p w:rsidR="004F5092" w:rsidRDefault="004F5092" w:rsidP="004F5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Helvetica" w:eastAsia="Times New Roman" w:hAnsi="Helvetica" w:cs="Helvetica"/>
          <w:color w:val="3C3C3C"/>
          <w:sz w:val="21"/>
          <w:szCs w:val="21"/>
          <w:lang w:eastAsia="en-GB" w:bidi="hi-IN"/>
        </w:rPr>
      </w:pPr>
      <w:r>
        <w:rPr>
          <w:rFonts w:ascii="Helvetica" w:eastAsia="Times New Roman" w:hAnsi="Helvetica" w:cs="Helvetica"/>
          <w:i/>
          <w:iCs/>
          <w:color w:val="3C3C3C"/>
          <w:sz w:val="21"/>
          <w:szCs w:val="21"/>
          <w:lang w:eastAsia="en-GB" w:bidi="hi-IN"/>
        </w:rPr>
        <w:t>Output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 xml:space="preserve">Hibernate: </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insert into mkyong.stock</w:t>
      </w:r>
      <w:r>
        <w:rPr>
          <w:rFonts w:ascii="Courier New" w:eastAsia="Times New Roman" w:hAnsi="Courier New" w:cs="Courier New"/>
          <w:b/>
          <w:bCs/>
          <w:color w:val="7A0874"/>
          <w:sz w:val="19"/>
          <w:szCs w:val="19"/>
          <w:lang w:eastAsia="en-GB" w:bidi="hi-IN"/>
        </w:rPr>
        <w:t>(</w:t>
      </w:r>
      <w:r>
        <w:rPr>
          <w:rFonts w:ascii="Courier New" w:eastAsia="Times New Roman" w:hAnsi="Courier New" w:cs="Courier New"/>
          <w:color w:val="333333"/>
          <w:sz w:val="19"/>
          <w:szCs w:val="19"/>
          <w:lang w:eastAsia="en-GB" w:bidi="hi-IN"/>
        </w:rPr>
        <w:t>STOCK_CODE, STOCK_NAME</w:t>
      </w:r>
      <w:r>
        <w:rPr>
          <w:rFonts w:ascii="Courier New" w:eastAsia="Times New Roman" w:hAnsi="Courier New" w:cs="Courier New"/>
          <w:b/>
          <w:bCs/>
          <w:color w:val="7A0874"/>
          <w:sz w:val="19"/>
          <w:szCs w:val="19"/>
          <w:lang w:eastAsia="en-GB" w:bidi="hi-IN"/>
        </w:rPr>
        <w: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values</w:t>
      </w:r>
      <w:r>
        <w:rPr>
          <w:rFonts w:ascii="Courier New" w:eastAsia="Times New Roman" w:hAnsi="Courier New" w:cs="Courier New"/>
          <w:b/>
          <w:bCs/>
          <w:color w:val="7A0874"/>
          <w:sz w:val="19"/>
          <w:szCs w:val="19"/>
          <w:lang w:eastAsia="en-GB" w:bidi="hi-IN"/>
        </w:rPr>
        <w:t>(</w:t>
      </w:r>
      <w:r>
        <w:rPr>
          <w:rFonts w:ascii="Courier New" w:eastAsia="Times New Roman" w:hAnsi="Courier New" w:cs="Courier New"/>
          <w:color w:val="333333"/>
          <w:sz w:val="19"/>
          <w:szCs w:val="19"/>
          <w:lang w:eastAsia="en-GB" w:bidi="hi-IN"/>
        </w:rPr>
        <w:t>?, ?</w:t>
      </w:r>
      <w:r>
        <w:rPr>
          <w:rFonts w:ascii="Courier New" w:eastAsia="Times New Roman" w:hAnsi="Courier New" w:cs="Courier New"/>
          <w:b/>
          <w:bCs/>
          <w:color w:val="7A0874"/>
          <w:sz w:val="19"/>
          <w:szCs w:val="19"/>
          <w:lang w:eastAsia="en-GB" w:bidi="hi-IN"/>
        </w:rPr>
        <w: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 </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 xml:space="preserve">Hibernate: </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lastRenderedPageBreak/>
        <w:t>insert into mkyong.stock_daily_record</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b/>
          <w:bCs/>
          <w:color w:val="7A0874"/>
          <w:sz w:val="19"/>
          <w:szCs w:val="19"/>
          <w:lang w:eastAsia="en-GB" w:bidi="hi-IN"/>
        </w:rPr>
        <w:t>(</w:t>
      </w:r>
      <w:r>
        <w:rPr>
          <w:rFonts w:ascii="Courier New" w:eastAsia="Times New Roman" w:hAnsi="Courier New" w:cs="Courier New"/>
          <w:color w:val="333333"/>
          <w:sz w:val="19"/>
          <w:szCs w:val="19"/>
          <w:lang w:eastAsia="en-GB" w:bidi="hi-IN"/>
        </w:rPr>
        <w:t>STOCK_ID, PRICE_OPEN, PRICE_CLOSE, PRICE_CHANGE, VOLUME, DATE</w:t>
      </w:r>
      <w:r>
        <w:rPr>
          <w:rFonts w:ascii="Courier New" w:eastAsia="Times New Roman" w:hAnsi="Courier New" w:cs="Courier New"/>
          <w:b/>
          <w:bCs/>
          <w:color w:val="7A0874"/>
          <w:sz w:val="19"/>
          <w:szCs w:val="19"/>
          <w:lang w:eastAsia="en-GB" w:bidi="hi-IN"/>
        </w:rPr>
        <w: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values</w:t>
      </w:r>
      <w:r>
        <w:rPr>
          <w:rFonts w:ascii="Courier New" w:eastAsia="Times New Roman" w:hAnsi="Courier New" w:cs="Courier New"/>
          <w:b/>
          <w:bCs/>
          <w:color w:val="7A0874"/>
          <w:sz w:val="19"/>
          <w:szCs w:val="19"/>
          <w:lang w:eastAsia="en-GB" w:bidi="hi-IN"/>
        </w:rPr>
        <w:t>(</w:t>
      </w:r>
      <w:r>
        <w:rPr>
          <w:rFonts w:ascii="Courier New" w:eastAsia="Times New Roman" w:hAnsi="Courier New" w:cs="Courier New"/>
          <w:color w:val="333333"/>
          <w:sz w:val="19"/>
          <w:szCs w:val="19"/>
          <w:lang w:eastAsia="en-GB" w:bidi="hi-IN"/>
        </w:rPr>
        <w:t>?, ?, ?, ?, ?, ?</w:t>
      </w:r>
      <w:r>
        <w:rPr>
          <w:rFonts w:ascii="Courier New" w:eastAsia="Times New Roman" w:hAnsi="Courier New" w:cs="Courier New"/>
          <w:b/>
          <w:bCs/>
          <w:color w:val="7A0874"/>
          <w:sz w:val="19"/>
          <w:szCs w:val="19"/>
          <w:lang w:eastAsia="en-GB" w:bidi="hi-IN"/>
        </w:rPr>
        <w:t>)</w:t>
      </w:r>
    </w:p>
    <w:p w:rsidR="004F5092" w:rsidRDefault="004F5092" w:rsidP="004F5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150" w:line="288" w:lineRule="atLeast"/>
        <w:outlineLvl w:val="4"/>
        <w:rPr>
          <w:rFonts w:ascii="inherit" w:eastAsia="Times New Roman" w:hAnsi="inherit" w:cs="Times New Roman"/>
          <w:color w:val="252525"/>
          <w:sz w:val="32"/>
          <w:szCs w:val="32"/>
          <w:lang w:eastAsia="en-GB" w:bidi="hi-IN"/>
        </w:rPr>
      </w:pPr>
      <w:r>
        <w:rPr>
          <w:rFonts w:ascii="inherit" w:eastAsia="Times New Roman" w:hAnsi="inherit"/>
          <w:color w:val="252525"/>
          <w:sz w:val="32"/>
          <w:szCs w:val="32"/>
          <w:lang w:eastAsia="en-GB" w:bidi="hi-IN"/>
        </w:rPr>
        <w:t>2. With save-update cascade</w:t>
      </w:r>
    </w:p>
    <w:p w:rsidR="004F5092" w:rsidRDefault="004F5092" w:rsidP="004F5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Helvetica" w:eastAsia="Times New Roman" w:hAnsi="Helvetica" w:cs="Helvetica"/>
          <w:color w:val="3C3C3C"/>
          <w:sz w:val="21"/>
          <w:szCs w:val="21"/>
          <w:lang w:eastAsia="en-GB" w:bidi="hi-IN"/>
        </w:rPr>
      </w:pPr>
      <w:r>
        <w:rPr>
          <w:rFonts w:ascii="Helvetica" w:eastAsia="Times New Roman" w:hAnsi="Helvetica" w:cs="Helvetica"/>
          <w:color w:val="3C3C3C"/>
          <w:sz w:val="21"/>
          <w:szCs w:val="21"/>
          <w:lang w:eastAsia="en-GB" w:bidi="hi-IN"/>
        </w:rPr>
        <w:t xml:space="preserve">The </w:t>
      </w:r>
      <w:r>
        <w:rPr>
          <w:rFonts w:ascii="Helvetica" w:eastAsia="Times New Roman" w:hAnsi="Helvetica" w:cs="Helvetica"/>
          <w:b/>
          <w:bCs/>
          <w:color w:val="3C3C3C"/>
          <w:sz w:val="21"/>
          <w:szCs w:val="21"/>
          <w:lang w:eastAsia="en-GB" w:bidi="hi-IN"/>
        </w:rPr>
        <w:t>cascade=”save-update”</w:t>
      </w:r>
      <w:r>
        <w:rPr>
          <w:rFonts w:ascii="Helvetica" w:eastAsia="Times New Roman" w:hAnsi="Helvetica" w:cs="Helvetica"/>
          <w:color w:val="3C3C3C"/>
          <w:sz w:val="21"/>
          <w:szCs w:val="21"/>
          <w:lang w:eastAsia="en-GB" w:bidi="hi-IN"/>
        </w:rPr>
        <w:t xml:space="preserve"> is declared in ‘stockDailyRecords’ to enable the save-update cascade effect.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i/>
          <w:iCs/>
          <w:color w:val="808080"/>
          <w:sz w:val="19"/>
          <w:szCs w:val="19"/>
          <w:lang w:eastAsia="en-GB" w:bidi="hi-IN"/>
        </w:rPr>
        <w:t>&lt;!-- Stock.hbm.xml --&gt;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b/>
          <w:bCs/>
          <w:color w:val="000000"/>
          <w:sz w:val="19"/>
          <w:szCs w:val="19"/>
          <w:lang w:eastAsia="en-GB" w:bidi="hi-IN"/>
        </w:rPr>
        <w:t>&lt;set</w:t>
      </w:r>
      <w:r>
        <w:rPr>
          <w:rFonts w:ascii="Courier New" w:eastAsia="Times New Roman" w:hAnsi="Courier New" w:cs="Courier New"/>
          <w:color w:val="000066"/>
          <w:sz w:val="19"/>
          <w:szCs w:val="19"/>
          <w:lang w:eastAsia="en-GB" w:bidi="hi-IN"/>
        </w:rPr>
        <w:t>name</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FF0000"/>
          <w:sz w:val="19"/>
          <w:szCs w:val="19"/>
          <w:lang w:eastAsia="en-GB" w:bidi="hi-IN"/>
        </w:rPr>
        <w:t>"stockDailyRecords"</w:t>
      </w:r>
      <w:r>
        <w:rPr>
          <w:rFonts w:ascii="Courier New" w:eastAsia="Times New Roman" w:hAnsi="Courier New" w:cs="Courier New"/>
          <w:color w:val="000066"/>
          <w:sz w:val="19"/>
          <w:szCs w:val="19"/>
          <w:lang w:eastAsia="en-GB" w:bidi="hi-IN"/>
        </w:rPr>
        <w:t>cascade</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FF0000"/>
          <w:sz w:val="19"/>
          <w:szCs w:val="19"/>
          <w:lang w:eastAsia="en-GB" w:bidi="hi-IN"/>
        </w:rPr>
        <w:t>"save-update"</w:t>
      </w:r>
      <w:r>
        <w:rPr>
          <w:rFonts w:ascii="Courier New" w:eastAsia="Times New Roman" w:hAnsi="Courier New" w:cs="Courier New"/>
          <w:color w:val="000066"/>
          <w:sz w:val="19"/>
          <w:szCs w:val="19"/>
          <w:lang w:eastAsia="en-GB" w:bidi="hi-IN"/>
        </w:rPr>
        <w:t>table</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FF0000"/>
          <w:sz w:val="19"/>
          <w:szCs w:val="19"/>
          <w:lang w:eastAsia="en-GB" w:bidi="hi-IN"/>
        </w:rPr>
        <w:t>"stock_daily_record"</w:t>
      </w:r>
      <w:r>
        <w:rPr>
          <w:rFonts w:ascii="Courier New" w:eastAsia="Times New Roman" w:hAnsi="Courier New" w:cs="Courier New"/>
          <w:color w:val="009900"/>
          <w:sz w:val="19"/>
          <w:szCs w:val="19"/>
          <w:lang w:eastAsia="en-GB" w:bidi="hi-IN"/>
        </w:rPr>
        <w:t>...</w:t>
      </w:r>
      <w:r>
        <w:rPr>
          <w:rFonts w:ascii="Courier New" w:eastAsia="Times New Roman" w:hAnsi="Courier New" w:cs="Courier New"/>
          <w:b/>
          <w:bCs/>
          <w:color w:val="000000"/>
          <w:sz w:val="19"/>
          <w:szCs w:val="19"/>
          <w:lang w:eastAsia="en-GB" w:bidi="hi-IN"/>
        </w:rPr>
        <w:t>&gt;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b/>
          <w:bCs/>
          <w:color w:val="000000"/>
          <w:sz w:val="19"/>
          <w:szCs w:val="19"/>
          <w:lang w:eastAsia="en-GB" w:bidi="hi-IN"/>
        </w:rPr>
        <w:t>&lt;key&gt;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b/>
          <w:bCs/>
          <w:color w:val="000000"/>
          <w:sz w:val="19"/>
          <w:szCs w:val="19"/>
          <w:lang w:eastAsia="en-GB" w:bidi="hi-IN"/>
        </w:rPr>
        <w:t>&lt;column</w:t>
      </w:r>
      <w:r>
        <w:rPr>
          <w:rFonts w:ascii="Courier New" w:eastAsia="Times New Roman" w:hAnsi="Courier New" w:cs="Courier New"/>
          <w:color w:val="000066"/>
          <w:sz w:val="19"/>
          <w:szCs w:val="19"/>
          <w:lang w:eastAsia="en-GB" w:bidi="hi-IN"/>
        </w:rPr>
        <w:t>name</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FF0000"/>
          <w:sz w:val="19"/>
          <w:szCs w:val="19"/>
          <w:lang w:eastAsia="en-GB" w:bidi="hi-IN"/>
        </w:rPr>
        <w:t>"STOCK_ID"</w:t>
      </w:r>
      <w:r>
        <w:rPr>
          <w:rFonts w:ascii="Courier New" w:eastAsia="Times New Roman" w:hAnsi="Courier New" w:cs="Courier New"/>
          <w:color w:val="000066"/>
          <w:sz w:val="19"/>
          <w:szCs w:val="19"/>
          <w:lang w:eastAsia="en-GB" w:bidi="hi-IN"/>
        </w:rPr>
        <w:t>not-null</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FF0000"/>
          <w:sz w:val="19"/>
          <w:szCs w:val="19"/>
          <w:lang w:eastAsia="en-GB" w:bidi="hi-IN"/>
        </w:rPr>
        <w:t>"true"</w:t>
      </w:r>
      <w:r>
        <w:rPr>
          <w:rFonts w:ascii="Courier New" w:eastAsia="Times New Roman" w:hAnsi="Courier New" w:cs="Courier New"/>
          <w:b/>
          <w:bCs/>
          <w:color w:val="000000"/>
          <w:sz w:val="19"/>
          <w:szCs w:val="19"/>
          <w:lang w:eastAsia="en-GB" w:bidi="hi-IN"/>
        </w:rPr>
        <w:t>/&gt;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b/>
          <w:bCs/>
          <w:color w:val="000000"/>
          <w:sz w:val="19"/>
          <w:szCs w:val="19"/>
          <w:lang w:eastAsia="en-GB" w:bidi="hi-IN"/>
        </w:rPr>
        <w:t>&lt;/key&gt;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b/>
          <w:bCs/>
          <w:color w:val="000000"/>
          <w:sz w:val="19"/>
          <w:szCs w:val="19"/>
          <w:lang w:eastAsia="en-GB" w:bidi="hi-IN"/>
        </w:rPr>
        <w:t>&lt;one-to-many</w:t>
      </w:r>
      <w:r>
        <w:rPr>
          <w:rFonts w:ascii="Courier New" w:eastAsia="Times New Roman" w:hAnsi="Courier New" w:cs="Courier New"/>
          <w:color w:val="000066"/>
          <w:sz w:val="19"/>
          <w:szCs w:val="19"/>
          <w:lang w:eastAsia="en-GB" w:bidi="hi-IN"/>
        </w:rPr>
        <w:t>class</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FF0000"/>
          <w:sz w:val="19"/>
          <w:szCs w:val="19"/>
          <w:lang w:eastAsia="en-GB" w:bidi="hi-IN"/>
        </w:rPr>
        <w:t>"com.mkyong.common.StockDailyRecord"</w:t>
      </w:r>
      <w:r>
        <w:rPr>
          <w:rFonts w:ascii="Courier New" w:eastAsia="Times New Roman" w:hAnsi="Courier New" w:cs="Courier New"/>
          <w:b/>
          <w:bCs/>
          <w:color w:val="000000"/>
          <w:sz w:val="19"/>
          <w:szCs w:val="19"/>
          <w:lang w:eastAsia="en-GB" w:bidi="hi-IN"/>
        </w:rPr>
        <w:t>/&gt;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b/>
          <w:bCs/>
          <w:color w:val="000000"/>
          <w:sz w:val="19"/>
          <w:szCs w:val="19"/>
          <w:lang w:eastAsia="en-GB" w:bidi="hi-IN"/>
        </w:rPr>
        <w:t>&lt;/set&gt;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Stock stock</w:t>
      </w:r>
      <w:r>
        <w:rPr>
          <w:rFonts w:ascii="Courier New" w:eastAsia="Times New Roman" w:hAnsi="Courier New" w:cs="Courier New"/>
          <w:color w:val="339933"/>
          <w:sz w:val="19"/>
          <w:szCs w:val="19"/>
          <w:lang w:eastAsia="en-GB" w:bidi="hi-IN"/>
        </w:rPr>
        <w:t>=</w:t>
      </w:r>
      <w:r>
        <w:rPr>
          <w:rFonts w:ascii="Courier New" w:eastAsia="Times New Roman" w:hAnsi="Courier New" w:cs="Courier New"/>
          <w:b/>
          <w:bCs/>
          <w:color w:val="000000"/>
          <w:sz w:val="19"/>
          <w:szCs w:val="19"/>
          <w:lang w:eastAsia="en-GB" w:bidi="hi-IN"/>
        </w:rPr>
        <w:t>new</w:t>
      </w:r>
      <w:r>
        <w:rPr>
          <w:rFonts w:ascii="Courier New" w:eastAsia="Times New Roman" w:hAnsi="Courier New" w:cs="Courier New"/>
          <w:color w:val="333333"/>
          <w:sz w:val="19"/>
          <w:szCs w:val="19"/>
          <w:lang w:eastAsia="en-GB" w:bidi="hi-IN"/>
        </w:rPr>
        <w:t>Stock</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9933"/>
          <w:sz w:val="19"/>
          <w:szCs w:val="19"/>
          <w:lang w:eastAsia="en-GB" w:bidi="hi-IN"/>
        </w:rPr>
        <w: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StockDailyRecordstockDailyRecords</w:t>
      </w:r>
      <w:r>
        <w:rPr>
          <w:rFonts w:ascii="Courier New" w:eastAsia="Times New Roman" w:hAnsi="Courier New" w:cs="Courier New"/>
          <w:color w:val="339933"/>
          <w:sz w:val="19"/>
          <w:szCs w:val="19"/>
          <w:lang w:eastAsia="en-GB" w:bidi="hi-IN"/>
        </w:rPr>
        <w:t>=</w:t>
      </w:r>
      <w:r>
        <w:rPr>
          <w:rFonts w:ascii="Courier New" w:eastAsia="Times New Roman" w:hAnsi="Courier New" w:cs="Courier New"/>
          <w:b/>
          <w:bCs/>
          <w:color w:val="000000"/>
          <w:sz w:val="19"/>
          <w:szCs w:val="19"/>
          <w:lang w:eastAsia="en-GB" w:bidi="hi-IN"/>
        </w:rPr>
        <w:t>new</w:t>
      </w:r>
      <w:r>
        <w:rPr>
          <w:rFonts w:ascii="Courier New" w:eastAsia="Times New Roman" w:hAnsi="Courier New" w:cs="Courier New"/>
          <w:color w:val="333333"/>
          <w:sz w:val="19"/>
          <w:szCs w:val="19"/>
          <w:lang w:eastAsia="en-GB" w:bidi="hi-IN"/>
        </w:rPr>
        <w:t>StockDailyRecord</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9933"/>
          <w:sz w:val="19"/>
          <w:szCs w:val="19"/>
          <w:lang w:eastAsia="en-GB" w:bidi="hi-IN"/>
        </w:rPr>
        <w: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i/>
          <w:iCs/>
          <w:color w:val="666666"/>
          <w:sz w:val="19"/>
          <w:szCs w:val="19"/>
          <w:lang w:eastAsia="en-GB" w:bidi="hi-IN"/>
        </w:rPr>
        <w:t>//set the stock and stockDailyRecords  data</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 </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stockDailyRecords.</w:t>
      </w:r>
      <w:r>
        <w:rPr>
          <w:rFonts w:ascii="Courier New" w:eastAsia="Times New Roman" w:hAnsi="Courier New" w:cs="Courier New"/>
          <w:color w:val="006633"/>
          <w:sz w:val="19"/>
          <w:szCs w:val="19"/>
          <w:lang w:eastAsia="en-GB" w:bidi="hi-IN"/>
        </w:rPr>
        <w:t>setStock</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3333"/>
          <w:sz w:val="19"/>
          <w:szCs w:val="19"/>
          <w:lang w:eastAsia="en-GB" w:bidi="hi-IN"/>
        </w:rPr>
        <w:t>stock</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9933"/>
          <w:sz w:val="19"/>
          <w:szCs w:val="19"/>
          <w:lang w:eastAsia="en-GB" w:bidi="hi-IN"/>
        </w:rPr>
        <w: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stock.</w:t>
      </w:r>
      <w:r>
        <w:rPr>
          <w:rFonts w:ascii="Courier New" w:eastAsia="Times New Roman" w:hAnsi="Courier New" w:cs="Courier New"/>
          <w:color w:val="006633"/>
          <w:sz w:val="19"/>
          <w:szCs w:val="19"/>
          <w:lang w:eastAsia="en-GB" w:bidi="hi-IN"/>
        </w:rPr>
        <w:t>getStockDailyRecords</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3333"/>
          <w:sz w:val="19"/>
          <w:szCs w:val="19"/>
          <w:lang w:eastAsia="en-GB" w:bidi="hi-IN"/>
        </w:rPr>
        <w:t>.</w:t>
      </w:r>
      <w:r>
        <w:rPr>
          <w:rFonts w:ascii="Courier New" w:eastAsia="Times New Roman" w:hAnsi="Courier New" w:cs="Courier New"/>
          <w:color w:val="006633"/>
          <w:sz w:val="19"/>
          <w:szCs w:val="19"/>
          <w:lang w:eastAsia="en-GB" w:bidi="hi-IN"/>
        </w:rPr>
        <w:t>add</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3333"/>
          <w:sz w:val="19"/>
          <w:szCs w:val="19"/>
          <w:lang w:eastAsia="en-GB" w:bidi="hi-IN"/>
        </w:rPr>
        <w:t>stockDailyRecords</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9933"/>
          <w:sz w:val="19"/>
          <w:szCs w:val="19"/>
          <w:lang w:eastAsia="en-GB" w:bidi="hi-IN"/>
        </w:rPr>
        <w: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 </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session.</w:t>
      </w:r>
      <w:r>
        <w:rPr>
          <w:rFonts w:ascii="Courier New" w:eastAsia="Times New Roman" w:hAnsi="Courier New" w:cs="Courier New"/>
          <w:color w:val="006633"/>
          <w:sz w:val="19"/>
          <w:szCs w:val="19"/>
          <w:lang w:eastAsia="en-GB" w:bidi="hi-IN"/>
        </w:rPr>
        <w:t>save</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3333"/>
          <w:sz w:val="19"/>
          <w:szCs w:val="19"/>
          <w:lang w:eastAsia="en-GB" w:bidi="hi-IN"/>
        </w:rPr>
        <w:t>stock</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9933"/>
          <w:sz w:val="19"/>
          <w:szCs w:val="19"/>
          <w:lang w:eastAsia="en-GB" w:bidi="hi-IN"/>
        </w:rPr>
        <w:t>;</w:t>
      </w:r>
    </w:p>
    <w:p w:rsidR="004F5092" w:rsidRDefault="004F5092" w:rsidP="004F5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Helvetica" w:eastAsia="Times New Roman" w:hAnsi="Helvetica" w:cs="Helvetica"/>
          <w:color w:val="3C3C3C"/>
          <w:sz w:val="21"/>
          <w:szCs w:val="21"/>
          <w:lang w:eastAsia="en-GB" w:bidi="hi-IN"/>
        </w:rPr>
      </w:pPr>
      <w:r>
        <w:rPr>
          <w:rFonts w:ascii="Helvetica" w:eastAsia="Times New Roman" w:hAnsi="Helvetica" w:cs="Helvetica"/>
          <w:i/>
          <w:iCs/>
          <w:color w:val="3C3C3C"/>
          <w:sz w:val="21"/>
          <w:szCs w:val="21"/>
          <w:lang w:eastAsia="en-GB" w:bidi="hi-IN"/>
        </w:rPr>
        <w:t>Output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 xml:space="preserve">Hibernate: </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insert into mkyong.stock</w:t>
      </w:r>
      <w:r>
        <w:rPr>
          <w:rFonts w:ascii="Courier New" w:eastAsia="Times New Roman" w:hAnsi="Courier New" w:cs="Courier New"/>
          <w:b/>
          <w:bCs/>
          <w:color w:val="7A0874"/>
          <w:sz w:val="19"/>
          <w:szCs w:val="19"/>
          <w:lang w:eastAsia="en-GB" w:bidi="hi-IN"/>
        </w:rPr>
        <w:t>(</w:t>
      </w:r>
      <w:r>
        <w:rPr>
          <w:rFonts w:ascii="Courier New" w:eastAsia="Times New Roman" w:hAnsi="Courier New" w:cs="Courier New"/>
          <w:color w:val="333333"/>
          <w:sz w:val="19"/>
          <w:szCs w:val="19"/>
          <w:lang w:eastAsia="en-GB" w:bidi="hi-IN"/>
        </w:rPr>
        <w:t>STOCK_CODE, STOCK_NAME</w:t>
      </w:r>
      <w:r>
        <w:rPr>
          <w:rFonts w:ascii="Courier New" w:eastAsia="Times New Roman" w:hAnsi="Courier New" w:cs="Courier New"/>
          <w:b/>
          <w:bCs/>
          <w:color w:val="7A0874"/>
          <w:sz w:val="19"/>
          <w:szCs w:val="19"/>
          <w:lang w:eastAsia="en-GB" w:bidi="hi-IN"/>
        </w:rPr>
        <w: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values</w:t>
      </w:r>
      <w:r>
        <w:rPr>
          <w:rFonts w:ascii="Courier New" w:eastAsia="Times New Roman" w:hAnsi="Courier New" w:cs="Courier New"/>
          <w:b/>
          <w:bCs/>
          <w:color w:val="7A0874"/>
          <w:sz w:val="19"/>
          <w:szCs w:val="19"/>
          <w:lang w:eastAsia="en-GB" w:bidi="hi-IN"/>
        </w:rPr>
        <w:t>(</w:t>
      </w:r>
      <w:r>
        <w:rPr>
          <w:rFonts w:ascii="Courier New" w:eastAsia="Times New Roman" w:hAnsi="Courier New" w:cs="Courier New"/>
          <w:color w:val="333333"/>
          <w:sz w:val="19"/>
          <w:szCs w:val="19"/>
          <w:lang w:eastAsia="en-GB" w:bidi="hi-IN"/>
        </w:rPr>
        <w:t>?, ?</w:t>
      </w:r>
      <w:r>
        <w:rPr>
          <w:rFonts w:ascii="Courier New" w:eastAsia="Times New Roman" w:hAnsi="Courier New" w:cs="Courier New"/>
          <w:b/>
          <w:bCs/>
          <w:color w:val="7A0874"/>
          <w:sz w:val="19"/>
          <w:szCs w:val="19"/>
          <w:lang w:eastAsia="en-GB" w:bidi="hi-IN"/>
        </w:rPr>
        <w: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 </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 xml:space="preserve">Hibernate: </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insert into mkyong.stock_daily_record</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b/>
          <w:bCs/>
          <w:color w:val="7A0874"/>
          <w:sz w:val="19"/>
          <w:szCs w:val="19"/>
          <w:lang w:eastAsia="en-GB" w:bidi="hi-IN"/>
        </w:rPr>
        <w:t>(</w:t>
      </w:r>
      <w:r>
        <w:rPr>
          <w:rFonts w:ascii="Courier New" w:eastAsia="Times New Roman" w:hAnsi="Courier New" w:cs="Courier New"/>
          <w:color w:val="333333"/>
          <w:sz w:val="19"/>
          <w:szCs w:val="19"/>
          <w:lang w:eastAsia="en-GB" w:bidi="hi-IN"/>
        </w:rPr>
        <w:t>STOCK_ID, PRICE_OPEN, PRICE_CLOSE, PRICE_CHANGE, VOLUME, DATE</w:t>
      </w:r>
      <w:r>
        <w:rPr>
          <w:rFonts w:ascii="Courier New" w:eastAsia="Times New Roman" w:hAnsi="Courier New" w:cs="Courier New"/>
          <w:b/>
          <w:bCs/>
          <w:color w:val="7A0874"/>
          <w:sz w:val="19"/>
          <w:szCs w:val="19"/>
          <w:lang w:eastAsia="en-GB" w:bidi="hi-IN"/>
        </w:rPr>
        <w: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values</w:t>
      </w:r>
      <w:r>
        <w:rPr>
          <w:rFonts w:ascii="Courier New" w:eastAsia="Times New Roman" w:hAnsi="Courier New" w:cs="Courier New"/>
          <w:b/>
          <w:bCs/>
          <w:color w:val="7A0874"/>
          <w:sz w:val="19"/>
          <w:szCs w:val="19"/>
          <w:lang w:eastAsia="en-GB" w:bidi="hi-IN"/>
        </w:rPr>
        <w:t>(</w:t>
      </w:r>
      <w:r>
        <w:rPr>
          <w:rFonts w:ascii="Courier New" w:eastAsia="Times New Roman" w:hAnsi="Courier New" w:cs="Courier New"/>
          <w:color w:val="333333"/>
          <w:sz w:val="19"/>
          <w:szCs w:val="19"/>
          <w:lang w:eastAsia="en-GB" w:bidi="hi-IN"/>
        </w:rPr>
        <w:t>?, ?, ?, ?, ?, ?</w:t>
      </w:r>
      <w:r>
        <w:rPr>
          <w:rFonts w:ascii="Courier New" w:eastAsia="Times New Roman" w:hAnsi="Courier New" w:cs="Courier New"/>
          <w:b/>
          <w:bCs/>
          <w:color w:val="7A0874"/>
          <w:sz w:val="19"/>
          <w:szCs w:val="19"/>
          <w:lang w:eastAsia="en-GB" w:bidi="hi-IN"/>
        </w:rPr>
        <w:t>)</w:t>
      </w:r>
    </w:p>
    <w:p w:rsidR="004F5092" w:rsidRDefault="004F5092" w:rsidP="004F5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Helvetica" w:eastAsia="Times New Roman" w:hAnsi="Helvetica" w:cs="Helvetica"/>
          <w:color w:val="3C3C3C"/>
          <w:sz w:val="21"/>
          <w:szCs w:val="21"/>
          <w:lang w:eastAsia="en-GB" w:bidi="hi-IN"/>
        </w:rPr>
      </w:pPr>
      <w:r>
        <w:rPr>
          <w:rFonts w:ascii="Helvetica" w:eastAsia="Times New Roman" w:hAnsi="Helvetica" w:cs="Helvetica"/>
          <w:color w:val="3C3C3C"/>
          <w:sz w:val="21"/>
          <w:szCs w:val="21"/>
          <w:lang w:eastAsia="en-GB" w:bidi="hi-IN"/>
        </w:rPr>
        <w:t xml:space="preserve">The code </w:t>
      </w:r>
      <w:r>
        <w:rPr>
          <w:rFonts w:ascii="Helvetica" w:eastAsia="Times New Roman" w:hAnsi="Helvetica" w:cs="Helvetica"/>
          <w:b/>
          <w:bCs/>
          <w:color w:val="3C3C3C"/>
          <w:sz w:val="21"/>
          <w:szCs w:val="21"/>
          <w:lang w:eastAsia="en-GB" w:bidi="hi-IN"/>
        </w:rPr>
        <w:t>session.save(stockDailyRecords);</w:t>
      </w:r>
      <w:r>
        <w:rPr>
          <w:rFonts w:ascii="Helvetica" w:eastAsia="Times New Roman" w:hAnsi="Helvetica" w:cs="Helvetica"/>
          <w:color w:val="3C3C3C"/>
          <w:sz w:val="21"/>
          <w:szCs w:val="21"/>
          <w:lang w:eastAsia="en-GB" w:bidi="hi-IN"/>
        </w:rPr>
        <w:t xml:space="preserve"> is no longer required, when you save the ‘Stock’, it will “cascade” the save operation to it’s referenced ‘stockDailyRecords’ and save both into database automatically.</w:t>
      </w:r>
    </w:p>
    <w:p w:rsidR="004F5092" w:rsidRDefault="004F5092" w:rsidP="004F5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150" w:line="288" w:lineRule="atLeast"/>
        <w:outlineLvl w:val="3"/>
        <w:rPr>
          <w:rFonts w:ascii="inherit" w:eastAsia="Times New Roman" w:hAnsi="inherit" w:cs="Times New Roman"/>
          <w:color w:val="252525"/>
          <w:sz w:val="32"/>
          <w:szCs w:val="32"/>
          <w:lang w:eastAsia="en-GB" w:bidi="hi-IN"/>
        </w:rPr>
      </w:pPr>
      <w:r>
        <w:rPr>
          <w:rFonts w:ascii="inherit" w:eastAsia="Times New Roman" w:hAnsi="inherit"/>
          <w:color w:val="252525"/>
          <w:sz w:val="32"/>
          <w:szCs w:val="32"/>
          <w:lang w:eastAsia="en-GB" w:bidi="hi-IN"/>
        </w:rPr>
        <w:t>Cascade delete example</w:t>
      </w:r>
    </w:p>
    <w:p w:rsidR="004F5092" w:rsidRDefault="004F5092" w:rsidP="004F5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Helvetica" w:eastAsia="Times New Roman" w:hAnsi="Helvetica" w:cs="Helvetica"/>
          <w:color w:val="3C3C3C"/>
          <w:sz w:val="21"/>
          <w:szCs w:val="21"/>
          <w:lang w:eastAsia="en-GB" w:bidi="hi-IN"/>
        </w:rPr>
      </w:pPr>
      <w:r>
        <w:rPr>
          <w:rFonts w:ascii="Helvetica" w:eastAsia="Times New Roman" w:hAnsi="Helvetica" w:cs="Helvetica"/>
          <w:color w:val="3C3C3C"/>
          <w:sz w:val="21"/>
          <w:szCs w:val="21"/>
          <w:lang w:eastAsia="en-GB" w:bidi="hi-IN"/>
        </w:rPr>
        <w:t>In this example, if a ‘Stock’ is deleted, all its referenced ‘stockDailyRecords’ should be deleted from database as well.</w:t>
      </w:r>
    </w:p>
    <w:p w:rsidR="004F5092" w:rsidRDefault="004F5092" w:rsidP="004F5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150" w:line="288" w:lineRule="atLeast"/>
        <w:outlineLvl w:val="4"/>
        <w:rPr>
          <w:rFonts w:ascii="inherit" w:eastAsia="Times New Roman" w:hAnsi="inherit" w:cs="Times New Roman"/>
          <w:color w:val="252525"/>
          <w:sz w:val="32"/>
          <w:szCs w:val="32"/>
          <w:lang w:eastAsia="en-GB" w:bidi="hi-IN"/>
        </w:rPr>
      </w:pPr>
      <w:r>
        <w:rPr>
          <w:rFonts w:ascii="inherit" w:eastAsia="Times New Roman" w:hAnsi="inherit"/>
          <w:color w:val="252525"/>
          <w:sz w:val="32"/>
          <w:szCs w:val="32"/>
          <w:lang w:eastAsia="en-GB" w:bidi="hi-IN"/>
        </w:rPr>
        <w:t>1. No delete cascade</w:t>
      </w:r>
    </w:p>
    <w:p w:rsidR="004F5092" w:rsidRDefault="004F5092" w:rsidP="004F5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Helvetica" w:eastAsia="Times New Roman" w:hAnsi="Helvetica" w:cs="Helvetica"/>
          <w:color w:val="3C3C3C"/>
          <w:sz w:val="21"/>
          <w:szCs w:val="21"/>
          <w:lang w:eastAsia="en-GB" w:bidi="hi-IN"/>
        </w:rPr>
      </w:pPr>
      <w:r>
        <w:rPr>
          <w:rFonts w:ascii="Helvetica" w:eastAsia="Times New Roman" w:hAnsi="Helvetica" w:cs="Helvetica"/>
          <w:color w:val="3C3C3C"/>
          <w:sz w:val="21"/>
          <w:szCs w:val="21"/>
          <w:lang w:eastAsia="en-GB" w:bidi="hi-IN"/>
        </w:rPr>
        <w:lastRenderedPageBreak/>
        <w:t>You need to loop all the ‘stockDailyRecords’ and delete it one by one.</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 xml:space="preserve">Query q </w:t>
      </w:r>
      <w:r>
        <w:rPr>
          <w:rFonts w:ascii="Courier New" w:eastAsia="Times New Roman" w:hAnsi="Courier New" w:cs="Courier New"/>
          <w:color w:val="339933"/>
          <w:sz w:val="19"/>
          <w:szCs w:val="19"/>
          <w:lang w:eastAsia="en-GB" w:bidi="hi-IN"/>
        </w:rPr>
        <w:t>=</w:t>
      </w:r>
      <w:r>
        <w:rPr>
          <w:rFonts w:ascii="Courier New" w:eastAsia="Times New Roman" w:hAnsi="Courier New" w:cs="Courier New"/>
          <w:color w:val="333333"/>
          <w:sz w:val="19"/>
          <w:szCs w:val="19"/>
          <w:lang w:eastAsia="en-GB" w:bidi="hi-IN"/>
        </w:rPr>
        <w:t>session.</w:t>
      </w:r>
      <w:r>
        <w:rPr>
          <w:rFonts w:ascii="Courier New" w:eastAsia="Times New Roman" w:hAnsi="Courier New" w:cs="Courier New"/>
          <w:color w:val="006633"/>
          <w:sz w:val="19"/>
          <w:szCs w:val="19"/>
          <w:lang w:eastAsia="en-GB" w:bidi="hi-IN"/>
        </w:rPr>
        <w:t>createQuery</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0000FF"/>
          <w:sz w:val="19"/>
          <w:szCs w:val="19"/>
          <w:lang w:eastAsia="en-GB" w:bidi="hi-IN"/>
        </w:rPr>
        <w:t>"from Stock where stockCode = :stockCode "</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9933"/>
          <w:sz w:val="19"/>
          <w:szCs w:val="19"/>
          <w:lang w:eastAsia="en-GB" w:bidi="hi-IN"/>
        </w:rPr>
        <w: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q.</w:t>
      </w:r>
      <w:r>
        <w:rPr>
          <w:rFonts w:ascii="Courier New" w:eastAsia="Times New Roman" w:hAnsi="Courier New" w:cs="Courier New"/>
          <w:color w:val="006633"/>
          <w:sz w:val="19"/>
          <w:szCs w:val="19"/>
          <w:lang w:eastAsia="en-GB" w:bidi="hi-IN"/>
        </w:rPr>
        <w:t>setParameter</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0000FF"/>
          <w:sz w:val="19"/>
          <w:szCs w:val="19"/>
          <w:lang w:eastAsia="en-GB" w:bidi="hi-IN"/>
        </w:rPr>
        <w:t>"stockCode"</w:t>
      </w:r>
      <w:r>
        <w:rPr>
          <w:rFonts w:ascii="Courier New" w:eastAsia="Times New Roman" w:hAnsi="Courier New" w:cs="Courier New"/>
          <w:color w:val="333333"/>
          <w:sz w:val="19"/>
          <w:szCs w:val="19"/>
          <w:lang w:eastAsia="en-GB" w:bidi="hi-IN"/>
        </w:rPr>
        <w:t xml:space="preserve">, </w:t>
      </w:r>
      <w:r>
        <w:rPr>
          <w:rFonts w:ascii="Courier New" w:eastAsia="Times New Roman" w:hAnsi="Courier New" w:cs="Courier New"/>
          <w:color w:val="0000FF"/>
          <w:sz w:val="19"/>
          <w:szCs w:val="19"/>
          <w:lang w:eastAsia="en-GB" w:bidi="hi-IN"/>
        </w:rPr>
        <w:t>"4715"</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9933"/>
          <w:sz w:val="19"/>
          <w:szCs w:val="19"/>
          <w:lang w:eastAsia="en-GB" w:bidi="hi-IN"/>
        </w:rPr>
        <w: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Stock stock</w:t>
      </w:r>
      <w:r>
        <w:rPr>
          <w:rFonts w:ascii="Courier New" w:eastAsia="Times New Roman" w:hAnsi="Courier New" w:cs="Courier New"/>
          <w:color w:val="339933"/>
          <w:sz w:val="19"/>
          <w:szCs w:val="19"/>
          <w:lang w:eastAsia="en-GB" w:bidi="hi-IN"/>
        </w:rPr>
        <w:t>=</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3333"/>
          <w:sz w:val="19"/>
          <w:szCs w:val="19"/>
          <w:lang w:eastAsia="en-GB" w:bidi="hi-IN"/>
        </w:rPr>
        <w:t>Stock</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3333"/>
          <w:sz w:val="19"/>
          <w:szCs w:val="19"/>
          <w:lang w:eastAsia="en-GB" w:bidi="hi-IN"/>
        </w:rPr>
        <w:t>q.</w:t>
      </w:r>
      <w:r>
        <w:rPr>
          <w:rFonts w:ascii="Courier New" w:eastAsia="Times New Roman" w:hAnsi="Courier New" w:cs="Courier New"/>
          <w:color w:val="006633"/>
          <w:sz w:val="19"/>
          <w:szCs w:val="19"/>
          <w:lang w:eastAsia="en-GB" w:bidi="hi-IN"/>
        </w:rPr>
        <w:t>list</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3333"/>
          <w:sz w:val="19"/>
          <w:szCs w:val="19"/>
          <w:lang w:eastAsia="en-GB" w:bidi="hi-IN"/>
        </w:rPr>
        <w:t>.</w:t>
      </w:r>
      <w:r>
        <w:rPr>
          <w:rFonts w:ascii="Courier New" w:eastAsia="Times New Roman" w:hAnsi="Courier New" w:cs="Courier New"/>
          <w:color w:val="006633"/>
          <w:sz w:val="19"/>
          <w:szCs w:val="19"/>
          <w:lang w:eastAsia="en-GB" w:bidi="hi-IN"/>
        </w:rPr>
        <w:t>get</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CC66CC"/>
          <w:sz w:val="19"/>
          <w:szCs w:val="19"/>
          <w:lang w:eastAsia="en-GB" w:bidi="hi-IN"/>
        </w:rPr>
        <w:t>0</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9933"/>
          <w:sz w:val="19"/>
          <w:szCs w:val="19"/>
          <w:lang w:eastAsia="en-GB" w:bidi="hi-IN"/>
        </w:rPr>
        <w: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 </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b/>
          <w:bCs/>
          <w:color w:val="000000"/>
          <w:sz w:val="19"/>
          <w:szCs w:val="19"/>
          <w:lang w:eastAsia="en-GB" w:bidi="hi-IN"/>
        </w:rPr>
        <w:t>for</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3333"/>
          <w:sz w:val="19"/>
          <w:szCs w:val="19"/>
          <w:lang w:eastAsia="en-GB" w:bidi="hi-IN"/>
        </w:rPr>
        <w:t>StockDailyRecordsdr</w:t>
      </w:r>
      <w:r>
        <w:rPr>
          <w:rFonts w:ascii="Courier New" w:eastAsia="Times New Roman" w:hAnsi="Courier New" w:cs="Courier New"/>
          <w:color w:val="339933"/>
          <w:sz w:val="19"/>
          <w:szCs w:val="19"/>
          <w:lang w:eastAsia="en-GB" w:bidi="hi-IN"/>
        </w:rPr>
        <w:t>:</w:t>
      </w:r>
      <w:r>
        <w:rPr>
          <w:rFonts w:ascii="Courier New" w:eastAsia="Times New Roman" w:hAnsi="Courier New" w:cs="Courier New"/>
          <w:color w:val="333333"/>
          <w:sz w:val="19"/>
          <w:szCs w:val="19"/>
          <w:lang w:eastAsia="en-GB" w:bidi="hi-IN"/>
        </w:rPr>
        <w:t>stock.</w:t>
      </w:r>
      <w:r>
        <w:rPr>
          <w:rFonts w:ascii="Courier New" w:eastAsia="Times New Roman" w:hAnsi="Courier New" w:cs="Courier New"/>
          <w:color w:val="006633"/>
          <w:sz w:val="19"/>
          <w:szCs w:val="19"/>
          <w:lang w:eastAsia="en-GB" w:bidi="hi-IN"/>
        </w:rPr>
        <w:t>getStockDailyRecords</w:t>
      </w:r>
      <w:r>
        <w:rPr>
          <w:rFonts w:ascii="Courier New" w:eastAsia="Times New Roman" w:hAnsi="Courier New" w:cs="Courier New"/>
          <w:color w:val="009900"/>
          <w:sz w:val="19"/>
          <w:szCs w:val="19"/>
          <w:lang w:eastAsia="en-GB" w:bidi="hi-IN"/>
        </w:rPr>
        <w: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session.</w:t>
      </w:r>
      <w:r>
        <w:rPr>
          <w:rFonts w:ascii="Courier New" w:eastAsia="Times New Roman" w:hAnsi="Courier New" w:cs="Courier New"/>
          <w:color w:val="006633"/>
          <w:sz w:val="19"/>
          <w:szCs w:val="19"/>
          <w:lang w:eastAsia="en-GB" w:bidi="hi-IN"/>
        </w:rPr>
        <w:t>delete</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3333"/>
          <w:sz w:val="19"/>
          <w:szCs w:val="19"/>
          <w:lang w:eastAsia="en-GB" w:bidi="hi-IN"/>
        </w:rPr>
        <w:t>sdr</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9933"/>
          <w:sz w:val="19"/>
          <w:szCs w:val="19"/>
          <w:lang w:eastAsia="en-GB" w:bidi="hi-IN"/>
        </w:rPr>
        <w: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009900"/>
          <w:sz w:val="19"/>
          <w:szCs w:val="19"/>
          <w:lang w:eastAsia="en-GB" w:bidi="hi-IN"/>
        </w:rPr>
        <w: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session.</w:t>
      </w:r>
      <w:r>
        <w:rPr>
          <w:rFonts w:ascii="Courier New" w:eastAsia="Times New Roman" w:hAnsi="Courier New" w:cs="Courier New"/>
          <w:color w:val="006633"/>
          <w:sz w:val="19"/>
          <w:szCs w:val="19"/>
          <w:lang w:eastAsia="en-GB" w:bidi="hi-IN"/>
        </w:rPr>
        <w:t>delete</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3333"/>
          <w:sz w:val="19"/>
          <w:szCs w:val="19"/>
          <w:lang w:eastAsia="en-GB" w:bidi="hi-IN"/>
        </w:rPr>
        <w:t>stock</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9933"/>
          <w:sz w:val="19"/>
          <w:szCs w:val="19"/>
          <w:lang w:eastAsia="en-GB" w:bidi="hi-IN"/>
        </w:rPr>
        <w:t>;</w:t>
      </w:r>
    </w:p>
    <w:p w:rsidR="004F5092" w:rsidRDefault="004F5092" w:rsidP="004F5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Helvetica" w:eastAsia="Times New Roman" w:hAnsi="Helvetica" w:cs="Helvetica"/>
          <w:color w:val="3C3C3C"/>
          <w:sz w:val="21"/>
          <w:szCs w:val="21"/>
          <w:lang w:eastAsia="en-GB" w:bidi="hi-IN"/>
        </w:rPr>
      </w:pPr>
      <w:r>
        <w:rPr>
          <w:rFonts w:ascii="Helvetica" w:eastAsia="Times New Roman" w:hAnsi="Helvetica" w:cs="Helvetica"/>
          <w:i/>
          <w:iCs/>
          <w:color w:val="3C3C3C"/>
          <w:sz w:val="21"/>
          <w:szCs w:val="21"/>
          <w:lang w:eastAsia="en-GB" w:bidi="hi-IN"/>
        </w:rPr>
        <w:t>Output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 xml:space="preserve">Hibernate: </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delete from mkyong.stock_daily_record</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where</w:t>
      </w:r>
      <w:r>
        <w:rPr>
          <w:rFonts w:ascii="Courier New" w:eastAsia="Times New Roman" w:hAnsi="Courier New" w:cs="Courier New"/>
          <w:color w:val="007800"/>
          <w:sz w:val="19"/>
          <w:szCs w:val="19"/>
          <w:lang w:eastAsia="en-GB" w:bidi="hi-IN"/>
        </w:rPr>
        <w:t>DAILY_RECORD_ID</w:t>
      </w:r>
      <w:r>
        <w:rPr>
          <w:rFonts w:ascii="Courier New" w:eastAsia="Times New Roman" w:hAnsi="Courier New" w:cs="Courier New"/>
          <w:color w:val="333333"/>
          <w:sz w:val="19"/>
          <w:szCs w:val="19"/>
          <w:lang w:eastAsia="en-GB" w:bidi="hi-IN"/>
        </w:rPr>
        <w: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 </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 xml:space="preserve">Hibernate: </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delete from mkyong.stock</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where</w:t>
      </w:r>
      <w:r>
        <w:rPr>
          <w:rFonts w:ascii="Courier New" w:eastAsia="Times New Roman" w:hAnsi="Courier New" w:cs="Courier New"/>
          <w:color w:val="007800"/>
          <w:sz w:val="19"/>
          <w:szCs w:val="19"/>
          <w:lang w:eastAsia="en-GB" w:bidi="hi-IN"/>
        </w:rPr>
        <w:t>STOCK_ID</w:t>
      </w:r>
      <w:r>
        <w:rPr>
          <w:rFonts w:ascii="Courier New" w:eastAsia="Times New Roman" w:hAnsi="Courier New" w:cs="Courier New"/>
          <w:color w:val="333333"/>
          <w:sz w:val="19"/>
          <w:szCs w:val="19"/>
          <w:lang w:eastAsia="en-GB" w:bidi="hi-IN"/>
        </w:rPr>
        <w:t>=?</w:t>
      </w:r>
    </w:p>
    <w:p w:rsidR="004F5092" w:rsidRDefault="004F5092" w:rsidP="004F5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150" w:line="288" w:lineRule="atLeast"/>
        <w:outlineLvl w:val="4"/>
        <w:rPr>
          <w:rFonts w:ascii="inherit" w:eastAsia="Times New Roman" w:hAnsi="inherit" w:cs="Times New Roman"/>
          <w:color w:val="252525"/>
          <w:sz w:val="32"/>
          <w:szCs w:val="32"/>
          <w:lang w:eastAsia="en-GB" w:bidi="hi-IN"/>
        </w:rPr>
      </w:pPr>
      <w:r>
        <w:rPr>
          <w:rFonts w:ascii="inherit" w:eastAsia="Times New Roman" w:hAnsi="inherit"/>
          <w:color w:val="252525"/>
          <w:sz w:val="32"/>
          <w:szCs w:val="32"/>
          <w:lang w:eastAsia="en-GB" w:bidi="hi-IN"/>
        </w:rPr>
        <w:t>2. With delete cascade</w:t>
      </w:r>
    </w:p>
    <w:p w:rsidR="004F5092" w:rsidRDefault="004F5092" w:rsidP="004F5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Helvetica" w:eastAsia="Times New Roman" w:hAnsi="Helvetica" w:cs="Helvetica"/>
          <w:color w:val="3C3C3C"/>
          <w:sz w:val="21"/>
          <w:szCs w:val="21"/>
          <w:lang w:eastAsia="en-GB" w:bidi="hi-IN"/>
        </w:rPr>
      </w:pPr>
      <w:r>
        <w:rPr>
          <w:rFonts w:ascii="Helvetica" w:eastAsia="Times New Roman" w:hAnsi="Helvetica" w:cs="Helvetica"/>
          <w:color w:val="3C3C3C"/>
          <w:sz w:val="21"/>
          <w:szCs w:val="21"/>
          <w:lang w:eastAsia="en-GB" w:bidi="hi-IN"/>
        </w:rPr>
        <w:t xml:space="preserve">The </w:t>
      </w:r>
      <w:r>
        <w:rPr>
          <w:rFonts w:ascii="Helvetica" w:eastAsia="Times New Roman" w:hAnsi="Helvetica" w:cs="Helvetica"/>
          <w:b/>
          <w:bCs/>
          <w:color w:val="3C3C3C"/>
          <w:sz w:val="21"/>
          <w:szCs w:val="21"/>
          <w:lang w:eastAsia="en-GB" w:bidi="hi-IN"/>
        </w:rPr>
        <w:t>cascade=”delete”</w:t>
      </w:r>
      <w:r>
        <w:rPr>
          <w:rFonts w:ascii="Helvetica" w:eastAsia="Times New Roman" w:hAnsi="Helvetica" w:cs="Helvetica"/>
          <w:color w:val="3C3C3C"/>
          <w:sz w:val="21"/>
          <w:szCs w:val="21"/>
          <w:lang w:eastAsia="en-GB" w:bidi="hi-IN"/>
        </w:rPr>
        <w:t xml:space="preserve"> is declared in ‘stockDailyRecords’ to enable the delete cascade effect. When you delete the ‘Stock’, all its reference ‘stockDailyRecords’ will be deleted automatically.</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i/>
          <w:iCs/>
          <w:color w:val="808080"/>
          <w:sz w:val="19"/>
          <w:szCs w:val="19"/>
          <w:lang w:eastAsia="en-GB" w:bidi="hi-IN"/>
        </w:rPr>
        <w:t>&lt;!-- Stock.hbm.xml --&gt;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b/>
          <w:bCs/>
          <w:color w:val="000000"/>
          <w:sz w:val="19"/>
          <w:szCs w:val="19"/>
          <w:lang w:eastAsia="en-GB" w:bidi="hi-IN"/>
        </w:rPr>
        <w:t>&lt;set</w:t>
      </w:r>
      <w:r>
        <w:rPr>
          <w:rFonts w:ascii="Courier New" w:eastAsia="Times New Roman" w:hAnsi="Courier New" w:cs="Courier New"/>
          <w:color w:val="000066"/>
          <w:sz w:val="19"/>
          <w:szCs w:val="19"/>
          <w:lang w:eastAsia="en-GB" w:bidi="hi-IN"/>
        </w:rPr>
        <w:t>name</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FF0000"/>
          <w:sz w:val="19"/>
          <w:szCs w:val="19"/>
          <w:lang w:eastAsia="en-GB" w:bidi="hi-IN"/>
        </w:rPr>
        <w:t>"stockDailyRecords"</w:t>
      </w:r>
      <w:r>
        <w:rPr>
          <w:rFonts w:ascii="Courier New" w:eastAsia="Times New Roman" w:hAnsi="Courier New" w:cs="Courier New"/>
          <w:color w:val="000066"/>
          <w:sz w:val="19"/>
          <w:szCs w:val="19"/>
          <w:lang w:eastAsia="en-GB" w:bidi="hi-IN"/>
        </w:rPr>
        <w:t>cascade</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FF0000"/>
          <w:sz w:val="19"/>
          <w:szCs w:val="19"/>
          <w:lang w:eastAsia="en-GB" w:bidi="hi-IN"/>
        </w:rPr>
        <w:t>"delete"</w:t>
      </w:r>
      <w:r>
        <w:rPr>
          <w:rFonts w:ascii="Courier New" w:eastAsia="Times New Roman" w:hAnsi="Courier New" w:cs="Courier New"/>
          <w:color w:val="000066"/>
          <w:sz w:val="19"/>
          <w:szCs w:val="19"/>
          <w:lang w:eastAsia="en-GB" w:bidi="hi-IN"/>
        </w:rPr>
        <w:t>table</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FF0000"/>
          <w:sz w:val="19"/>
          <w:szCs w:val="19"/>
          <w:lang w:eastAsia="en-GB" w:bidi="hi-IN"/>
        </w:rPr>
        <w:t>"stock_daily_record"</w:t>
      </w:r>
      <w:r>
        <w:rPr>
          <w:rFonts w:ascii="Courier New" w:eastAsia="Times New Roman" w:hAnsi="Courier New" w:cs="Courier New"/>
          <w:color w:val="009900"/>
          <w:sz w:val="19"/>
          <w:szCs w:val="19"/>
          <w:lang w:eastAsia="en-GB" w:bidi="hi-IN"/>
        </w:rPr>
        <w:t xml:space="preserve"> ...</w:t>
      </w:r>
      <w:r>
        <w:rPr>
          <w:rFonts w:ascii="Courier New" w:eastAsia="Times New Roman" w:hAnsi="Courier New" w:cs="Courier New"/>
          <w:b/>
          <w:bCs/>
          <w:color w:val="000000"/>
          <w:sz w:val="19"/>
          <w:szCs w:val="19"/>
          <w:lang w:eastAsia="en-GB" w:bidi="hi-IN"/>
        </w:rPr>
        <w:t>&gt;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b/>
          <w:bCs/>
          <w:color w:val="000000"/>
          <w:sz w:val="19"/>
          <w:szCs w:val="19"/>
          <w:lang w:eastAsia="en-GB" w:bidi="hi-IN"/>
        </w:rPr>
        <w:t>&lt;key&gt;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b/>
          <w:bCs/>
          <w:color w:val="000000"/>
          <w:sz w:val="19"/>
          <w:szCs w:val="19"/>
          <w:lang w:eastAsia="en-GB" w:bidi="hi-IN"/>
        </w:rPr>
        <w:t>&lt;column</w:t>
      </w:r>
      <w:r>
        <w:rPr>
          <w:rFonts w:ascii="Courier New" w:eastAsia="Times New Roman" w:hAnsi="Courier New" w:cs="Courier New"/>
          <w:color w:val="000066"/>
          <w:sz w:val="19"/>
          <w:szCs w:val="19"/>
          <w:lang w:eastAsia="en-GB" w:bidi="hi-IN"/>
        </w:rPr>
        <w:t>name</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FF0000"/>
          <w:sz w:val="19"/>
          <w:szCs w:val="19"/>
          <w:lang w:eastAsia="en-GB" w:bidi="hi-IN"/>
        </w:rPr>
        <w:t>"STOCK_ID"</w:t>
      </w:r>
      <w:r>
        <w:rPr>
          <w:rFonts w:ascii="Courier New" w:eastAsia="Times New Roman" w:hAnsi="Courier New" w:cs="Courier New"/>
          <w:color w:val="000066"/>
          <w:sz w:val="19"/>
          <w:szCs w:val="19"/>
          <w:lang w:eastAsia="en-GB" w:bidi="hi-IN"/>
        </w:rPr>
        <w:t>not-null</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FF0000"/>
          <w:sz w:val="19"/>
          <w:szCs w:val="19"/>
          <w:lang w:eastAsia="en-GB" w:bidi="hi-IN"/>
        </w:rPr>
        <w:t>"true"</w:t>
      </w:r>
      <w:r>
        <w:rPr>
          <w:rFonts w:ascii="Courier New" w:eastAsia="Times New Roman" w:hAnsi="Courier New" w:cs="Courier New"/>
          <w:b/>
          <w:bCs/>
          <w:color w:val="000000"/>
          <w:sz w:val="19"/>
          <w:szCs w:val="19"/>
          <w:lang w:eastAsia="en-GB" w:bidi="hi-IN"/>
        </w:rPr>
        <w:t>/&gt;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b/>
          <w:bCs/>
          <w:color w:val="000000"/>
          <w:sz w:val="19"/>
          <w:szCs w:val="19"/>
          <w:lang w:eastAsia="en-GB" w:bidi="hi-IN"/>
        </w:rPr>
        <w:t>&lt;/key&gt;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b/>
          <w:bCs/>
          <w:color w:val="000000"/>
          <w:sz w:val="19"/>
          <w:szCs w:val="19"/>
          <w:lang w:eastAsia="en-GB" w:bidi="hi-IN"/>
        </w:rPr>
        <w:t>&lt;one-to-many</w:t>
      </w:r>
      <w:r>
        <w:rPr>
          <w:rFonts w:ascii="Courier New" w:eastAsia="Times New Roman" w:hAnsi="Courier New" w:cs="Courier New"/>
          <w:color w:val="000066"/>
          <w:sz w:val="19"/>
          <w:szCs w:val="19"/>
          <w:lang w:eastAsia="en-GB" w:bidi="hi-IN"/>
        </w:rPr>
        <w:t>class</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FF0000"/>
          <w:sz w:val="19"/>
          <w:szCs w:val="19"/>
          <w:lang w:eastAsia="en-GB" w:bidi="hi-IN"/>
        </w:rPr>
        <w:t>"com.mkyong.common.StockDailyRecord"</w:t>
      </w:r>
      <w:r>
        <w:rPr>
          <w:rFonts w:ascii="Courier New" w:eastAsia="Times New Roman" w:hAnsi="Courier New" w:cs="Courier New"/>
          <w:b/>
          <w:bCs/>
          <w:color w:val="000000"/>
          <w:sz w:val="19"/>
          <w:szCs w:val="19"/>
          <w:lang w:eastAsia="en-GB" w:bidi="hi-IN"/>
        </w:rPr>
        <w:t>/&gt;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b/>
          <w:bCs/>
          <w:color w:val="000000"/>
          <w:sz w:val="19"/>
          <w:szCs w:val="19"/>
          <w:lang w:eastAsia="en-GB" w:bidi="hi-IN"/>
        </w:rPr>
        <w:t>&lt;/set&gt;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 xml:space="preserve">Query q </w:t>
      </w:r>
      <w:r>
        <w:rPr>
          <w:rFonts w:ascii="Courier New" w:eastAsia="Times New Roman" w:hAnsi="Courier New" w:cs="Courier New"/>
          <w:color w:val="339933"/>
          <w:sz w:val="19"/>
          <w:szCs w:val="19"/>
          <w:lang w:eastAsia="en-GB" w:bidi="hi-IN"/>
        </w:rPr>
        <w:t>=</w:t>
      </w:r>
      <w:r>
        <w:rPr>
          <w:rFonts w:ascii="Courier New" w:eastAsia="Times New Roman" w:hAnsi="Courier New" w:cs="Courier New"/>
          <w:color w:val="333333"/>
          <w:sz w:val="19"/>
          <w:szCs w:val="19"/>
          <w:lang w:eastAsia="en-GB" w:bidi="hi-IN"/>
        </w:rPr>
        <w:t>session.</w:t>
      </w:r>
      <w:r>
        <w:rPr>
          <w:rFonts w:ascii="Courier New" w:eastAsia="Times New Roman" w:hAnsi="Courier New" w:cs="Courier New"/>
          <w:color w:val="006633"/>
          <w:sz w:val="19"/>
          <w:szCs w:val="19"/>
          <w:lang w:eastAsia="en-GB" w:bidi="hi-IN"/>
        </w:rPr>
        <w:t>createQuery</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0000FF"/>
          <w:sz w:val="19"/>
          <w:szCs w:val="19"/>
          <w:lang w:eastAsia="en-GB" w:bidi="hi-IN"/>
        </w:rPr>
        <w:t>"from Stock where stockCode = :stockCode "</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9933"/>
          <w:sz w:val="19"/>
          <w:szCs w:val="19"/>
          <w:lang w:eastAsia="en-GB" w:bidi="hi-IN"/>
        </w:rPr>
        <w: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q.</w:t>
      </w:r>
      <w:r>
        <w:rPr>
          <w:rFonts w:ascii="Courier New" w:eastAsia="Times New Roman" w:hAnsi="Courier New" w:cs="Courier New"/>
          <w:color w:val="006633"/>
          <w:sz w:val="19"/>
          <w:szCs w:val="19"/>
          <w:lang w:eastAsia="en-GB" w:bidi="hi-IN"/>
        </w:rPr>
        <w:t>setParameter</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0000FF"/>
          <w:sz w:val="19"/>
          <w:szCs w:val="19"/>
          <w:lang w:eastAsia="en-GB" w:bidi="hi-IN"/>
        </w:rPr>
        <w:t>"stockCode"</w:t>
      </w:r>
      <w:r>
        <w:rPr>
          <w:rFonts w:ascii="Courier New" w:eastAsia="Times New Roman" w:hAnsi="Courier New" w:cs="Courier New"/>
          <w:color w:val="333333"/>
          <w:sz w:val="19"/>
          <w:szCs w:val="19"/>
          <w:lang w:eastAsia="en-GB" w:bidi="hi-IN"/>
        </w:rPr>
        <w:t xml:space="preserve">, </w:t>
      </w:r>
      <w:r>
        <w:rPr>
          <w:rFonts w:ascii="Courier New" w:eastAsia="Times New Roman" w:hAnsi="Courier New" w:cs="Courier New"/>
          <w:color w:val="0000FF"/>
          <w:sz w:val="19"/>
          <w:szCs w:val="19"/>
          <w:lang w:eastAsia="en-GB" w:bidi="hi-IN"/>
        </w:rPr>
        <w:t>"4715"</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9933"/>
          <w:sz w:val="19"/>
          <w:szCs w:val="19"/>
          <w:lang w:eastAsia="en-GB" w:bidi="hi-IN"/>
        </w:rPr>
        <w: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Stock stock</w:t>
      </w:r>
      <w:r>
        <w:rPr>
          <w:rFonts w:ascii="Courier New" w:eastAsia="Times New Roman" w:hAnsi="Courier New" w:cs="Courier New"/>
          <w:color w:val="339933"/>
          <w:sz w:val="19"/>
          <w:szCs w:val="19"/>
          <w:lang w:eastAsia="en-GB" w:bidi="hi-IN"/>
        </w:rPr>
        <w:t>=</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3333"/>
          <w:sz w:val="19"/>
          <w:szCs w:val="19"/>
          <w:lang w:eastAsia="en-GB" w:bidi="hi-IN"/>
        </w:rPr>
        <w:t>Stock</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3333"/>
          <w:sz w:val="19"/>
          <w:szCs w:val="19"/>
          <w:lang w:eastAsia="en-GB" w:bidi="hi-IN"/>
        </w:rPr>
        <w:t>q.</w:t>
      </w:r>
      <w:r>
        <w:rPr>
          <w:rFonts w:ascii="Courier New" w:eastAsia="Times New Roman" w:hAnsi="Courier New" w:cs="Courier New"/>
          <w:color w:val="006633"/>
          <w:sz w:val="19"/>
          <w:szCs w:val="19"/>
          <w:lang w:eastAsia="en-GB" w:bidi="hi-IN"/>
        </w:rPr>
        <w:t>list</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3333"/>
          <w:sz w:val="19"/>
          <w:szCs w:val="19"/>
          <w:lang w:eastAsia="en-GB" w:bidi="hi-IN"/>
        </w:rPr>
        <w:t>.</w:t>
      </w:r>
      <w:r>
        <w:rPr>
          <w:rFonts w:ascii="Courier New" w:eastAsia="Times New Roman" w:hAnsi="Courier New" w:cs="Courier New"/>
          <w:color w:val="006633"/>
          <w:sz w:val="19"/>
          <w:szCs w:val="19"/>
          <w:lang w:eastAsia="en-GB" w:bidi="hi-IN"/>
        </w:rPr>
        <w:t>get</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CC66CC"/>
          <w:sz w:val="19"/>
          <w:szCs w:val="19"/>
          <w:lang w:eastAsia="en-GB" w:bidi="hi-IN"/>
        </w:rPr>
        <w:t>0</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9933"/>
          <w:sz w:val="19"/>
          <w:szCs w:val="19"/>
          <w:lang w:eastAsia="en-GB" w:bidi="hi-IN"/>
        </w:rPr>
        <w: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session.</w:t>
      </w:r>
      <w:r>
        <w:rPr>
          <w:rFonts w:ascii="Courier New" w:eastAsia="Times New Roman" w:hAnsi="Courier New" w:cs="Courier New"/>
          <w:color w:val="006633"/>
          <w:sz w:val="19"/>
          <w:szCs w:val="19"/>
          <w:lang w:eastAsia="en-GB" w:bidi="hi-IN"/>
        </w:rPr>
        <w:t>delete</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3333"/>
          <w:sz w:val="19"/>
          <w:szCs w:val="19"/>
          <w:lang w:eastAsia="en-GB" w:bidi="hi-IN"/>
        </w:rPr>
        <w:t>stock</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9933"/>
          <w:sz w:val="19"/>
          <w:szCs w:val="19"/>
          <w:lang w:eastAsia="en-GB" w:bidi="hi-IN"/>
        </w:rPr>
        <w:t>;</w:t>
      </w:r>
    </w:p>
    <w:p w:rsidR="004F5092" w:rsidRDefault="004F5092" w:rsidP="004F5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Helvetica" w:eastAsia="Times New Roman" w:hAnsi="Helvetica" w:cs="Helvetica"/>
          <w:color w:val="3C3C3C"/>
          <w:sz w:val="21"/>
          <w:szCs w:val="21"/>
          <w:lang w:eastAsia="en-GB" w:bidi="hi-IN"/>
        </w:rPr>
      </w:pPr>
      <w:r>
        <w:rPr>
          <w:rFonts w:ascii="Helvetica" w:eastAsia="Times New Roman" w:hAnsi="Helvetica" w:cs="Helvetica"/>
          <w:i/>
          <w:iCs/>
          <w:color w:val="3C3C3C"/>
          <w:sz w:val="21"/>
          <w:szCs w:val="21"/>
          <w:lang w:eastAsia="en-GB" w:bidi="hi-IN"/>
        </w:rPr>
        <w:t>Output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 xml:space="preserve">Hibernate: </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delete from mkyong.stock_daily_record</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where</w:t>
      </w:r>
      <w:r>
        <w:rPr>
          <w:rFonts w:ascii="Courier New" w:eastAsia="Times New Roman" w:hAnsi="Courier New" w:cs="Courier New"/>
          <w:color w:val="007800"/>
          <w:sz w:val="19"/>
          <w:szCs w:val="19"/>
          <w:lang w:eastAsia="en-GB" w:bidi="hi-IN"/>
        </w:rPr>
        <w:t>DAILY_RECORD_ID</w:t>
      </w:r>
      <w:r>
        <w:rPr>
          <w:rFonts w:ascii="Courier New" w:eastAsia="Times New Roman" w:hAnsi="Courier New" w:cs="Courier New"/>
          <w:color w:val="333333"/>
          <w:sz w:val="19"/>
          <w:szCs w:val="19"/>
          <w:lang w:eastAsia="en-GB" w:bidi="hi-IN"/>
        </w:rPr>
        <w: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 </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 xml:space="preserve">Hibernate: </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delete from mkyong.stock</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where</w:t>
      </w:r>
      <w:r>
        <w:rPr>
          <w:rFonts w:ascii="Courier New" w:eastAsia="Times New Roman" w:hAnsi="Courier New" w:cs="Courier New"/>
          <w:color w:val="007800"/>
          <w:sz w:val="19"/>
          <w:szCs w:val="19"/>
          <w:lang w:eastAsia="en-GB" w:bidi="hi-IN"/>
        </w:rPr>
        <w:t>STOCK_ID</w:t>
      </w:r>
      <w:r>
        <w:rPr>
          <w:rFonts w:ascii="Courier New" w:eastAsia="Times New Roman" w:hAnsi="Courier New" w:cs="Courier New"/>
          <w:color w:val="333333"/>
          <w:sz w:val="19"/>
          <w:szCs w:val="19"/>
          <w:lang w:eastAsia="en-GB" w:bidi="hi-IN"/>
        </w:rPr>
        <w:t>=?</w:t>
      </w:r>
    </w:p>
    <w:p w:rsidR="004F5092" w:rsidRDefault="004F5092" w:rsidP="004F5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150" w:line="288" w:lineRule="atLeast"/>
        <w:outlineLvl w:val="3"/>
        <w:rPr>
          <w:rFonts w:ascii="inherit" w:eastAsia="Times New Roman" w:hAnsi="inherit" w:cs="Times New Roman"/>
          <w:color w:val="252525"/>
          <w:sz w:val="32"/>
          <w:szCs w:val="32"/>
          <w:lang w:eastAsia="en-GB" w:bidi="hi-IN"/>
        </w:rPr>
      </w:pPr>
      <w:r>
        <w:rPr>
          <w:rFonts w:ascii="inherit" w:eastAsia="Times New Roman" w:hAnsi="inherit"/>
          <w:color w:val="252525"/>
          <w:sz w:val="32"/>
          <w:szCs w:val="32"/>
          <w:lang w:eastAsia="en-GB" w:bidi="hi-IN"/>
        </w:rPr>
        <w:lastRenderedPageBreak/>
        <w:t>Cascade delete-orphan example</w:t>
      </w:r>
    </w:p>
    <w:p w:rsidR="004F5092" w:rsidRDefault="004F5092" w:rsidP="004F5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Helvetica" w:eastAsia="Times New Roman" w:hAnsi="Helvetica" w:cs="Helvetica"/>
          <w:color w:val="3C3C3C"/>
          <w:sz w:val="21"/>
          <w:szCs w:val="21"/>
          <w:lang w:eastAsia="en-GB" w:bidi="hi-IN"/>
        </w:rPr>
      </w:pPr>
      <w:r>
        <w:rPr>
          <w:rFonts w:ascii="Helvetica" w:eastAsia="Times New Roman" w:hAnsi="Helvetica" w:cs="Helvetica"/>
          <w:color w:val="3C3C3C"/>
          <w:sz w:val="21"/>
          <w:szCs w:val="21"/>
          <w:lang w:eastAsia="en-GB" w:bidi="hi-IN"/>
        </w:rPr>
        <w:t xml:space="preserve">In above cascade delete option, if you delete a Stock , all its referenced ‘stockDailyRecords’ will be deleted from database as well. How about if you just want to delete two referenced ‘stockDailyRecords’ records? This is called orphan delete, see example… </w:t>
      </w:r>
    </w:p>
    <w:p w:rsidR="004F5092" w:rsidRDefault="004F5092" w:rsidP="004F5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150" w:line="288" w:lineRule="atLeast"/>
        <w:outlineLvl w:val="4"/>
        <w:rPr>
          <w:rFonts w:ascii="inherit" w:eastAsia="Times New Roman" w:hAnsi="inherit" w:cs="Times New Roman"/>
          <w:color w:val="252525"/>
          <w:sz w:val="32"/>
          <w:szCs w:val="32"/>
          <w:lang w:eastAsia="en-GB" w:bidi="hi-IN"/>
        </w:rPr>
      </w:pPr>
      <w:r>
        <w:rPr>
          <w:rFonts w:ascii="inherit" w:eastAsia="Times New Roman" w:hAnsi="inherit"/>
          <w:color w:val="252525"/>
          <w:sz w:val="32"/>
          <w:szCs w:val="32"/>
          <w:lang w:eastAsia="en-GB" w:bidi="hi-IN"/>
        </w:rPr>
        <w:t>1. No delete-orphan cascade</w:t>
      </w:r>
    </w:p>
    <w:p w:rsidR="004F5092" w:rsidRDefault="004F5092" w:rsidP="004F5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Helvetica" w:eastAsia="Times New Roman" w:hAnsi="Helvetica" w:cs="Helvetica"/>
          <w:color w:val="3C3C3C"/>
          <w:sz w:val="21"/>
          <w:szCs w:val="21"/>
          <w:lang w:eastAsia="en-GB" w:bidi="hi-IN"/>
        </w:rPr>
      </w:pPr>
      <w:r>
        <w:rPr>
          <w:rFonts w:ascii="Helvetica" w:eastAsia="Times New Roman" w:hAnsi="Helvetica" w:cs="Helvetica"/>
          <w:color w:val="3C3C3C"/>
          <w:sz w:val="21"/>
          <w:szCs w:val="21"/>
          <w:lang w:eastAsia="en-GB" w:bidi="hi-IN"/>
        </w:rPr>
        <w:t>You need to delete the ‘stockDailyRecords’ one by one.</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 xml:space="preserve">StockDailyRecord sdr1 </w:t>
      </w:r>
      <w:r>
        <w:rPr>
          <w:rFonts w:ascii="Courier New" w:eastAsia="Times New Roman" w:hAnsi="Courier New" w:cs="Courier New"/>
          <w:color w:val="339933"/>
          <w:sz w:val="19"/>
          <w:szCs w:val="19"/>
          <w:lang w:eastAsia="en-GB" w:bidi="hi-IN"/>
        </w:rPr>
        <w:t>=</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3333"/>
          <w:sz w:val="19"/>
          <w:szCs w:val="19"/>
          <w:lang w:eastAsia="en-GB" w:bidi="hi-IN"/>
        </w:rPr>
        <w:t>StockDailyRecord</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3333"/>
          <w:sz w:val="19"/>
          <w:szCs w:val="19"/>
          <w:lang w:eastAsia="en-GB" w:bidi="hi-IN"/>
        </w:rPr>
        <w:t>session.</w:t>
      </w:r>
      <w:r>
        <w:rPr>
          <w:rFonts w:ascii="Courier New" w:eastAsia="Times New Roman" w:hAnsi="Courier New" w:cs="Courier New"/>
          <w:color w:val="006633"/>
          <w:sz w:val="19"/>
          <w:szCs w:val="19"/>
          <w:lang w:eastAsia="en-GB" w:bidi="hi-IN"/>
        </w:rPr>
        <w:t>get</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3333"/>
          <w:sz w:val="19"/>
          <w:szCs w:val="19"/>
          <w:lang w:eastAsia="en-GB" w:bidi="hi-IN"/>
        </w:rPr>
        <w:t>StockDailyRecord.</w:t>
      </w:r>
      <w:r>
        <w:rPr>
          <w:rFonts w:ascii="Courier New" w:eastAsia="Times New Roman" w:hAnsi="Courier New" w:cs="Courier New"/>
          <w:b/>
          <w:bCs/>
          <w:color w:val="000000"/>
          <w:sz w:val="19"/>
          <w:szCs w:val="19"/>
          <w:lang w:eastAsia="en-GB" w:bidi="hi-IN"/>
        </w:rPr>
        <w:t>class</w:t>
      </w:r>
      <w:r>
        <w:rPr>
          <w:rFonts w:ascii="Courier New" w:eastAsia="Times New Roman" w:hAnsi="Courier New" w:cs="Courier New"/>
          <w:color w:val="333333"/>
          <w:sz w:val="19"/>
          <w:szCs w:val="19"/>
          <w:lang w:eastAsia="en-GB" w:bidi="hi-IN"/>
        </w:rPr>
        <w:t xml:space="preserve">, </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b/>
          <w:bCs/>
          <w:color w:val="000000"/>
          <w:sz w:val="19"/>
          <w:szCs w:val="19"/>
          <w:lang w:eastAsia="en-GB" w:bidi="hi-IN"/>
        </w:rPr>
        <w:t>new</w:t>
      </w:r>
      <w:r>
        <w:rPr>
          <w:rFonts w:ascii="Courier New" w:eastAsia="Times New Roman" w:hAnsi="Courier New" w:cs="Courier New"/>
          <w:color w:val="003399"/>
          <w:sz w:val="19"/>
          <w:szCs w:val="19"/>
          <w:lang w:eastAsia="en-GB" w:bidi="hi-IN"/>
        </w:rPr>
        <w:t>Integer</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CC66CC"/>
          <w:sz w:val="19"/>
          <w:szCs w:val="19"/>
          <w:lang w:eastAsia="en-GB" w:bidi="hi-IN"/>
        </w:rPr>
        <w:t>56</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9933"/>
          <w:sz w:val="19"/>
          <w:szCs w:val="19"/>
          <w:lang w:eastAsia="en-GB" w:bidi="hi-IN"/>
        </w:rPr>
        <w: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 xml:space="preserve">StockDailyRecord sdr2 </w:t>
      </w:r>
      <w:r>
        <w:rPr>
          <w:rFonts w:ascii="Courier New" w:eastAsia="Times New Roman" w:hAnsi="Courier New" w:cs="Courier New"/>
          <w:color w:val="339933"/>
          <w:sz w:val="19"/>
          <w:szCs w:val="19"/>
          <w:lang w:eastAsia="en-GB" w:bidi="hi-IN"/>
        </w:rPr>
        <w:t>=</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3333"/>
          <w:sz w:val="19"/>
          <w:szCs w:val="19"/>
          <w:lang w:eastAsia="en-GB" w:bidi="hi-IN"/>
        </w:rPr>
        <w:t>StockDailyRecord</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3333"/>
          <w:sz w:val="19"/>
          <w:szCs w:val="19"/>
          <w:lang w:eastAsia="en-GB" w:bidi="hi-IN"/>
        </w:rPr>
        <w:t>session.</w:t>
      </w:r>
      <w:r>
        <w:rPr>
          <w:rFonts w:ascii="Courier New" w:eastAsia="Times New Roman" w:hAnsi="Courier New" w:cs="Courier New"/>
          <w:color w:val="006633"/>
          <w:sz w:val="19"/>
          <w:szCs w:val="19"/>
          <w:lang w:eastAsia="en-GB" w:bidi="hi-IN"/>
        </w:rPr>
        <w:t>get</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3333"/>
          <w:sz w:val="19"/>
          <w:szCs w:val="19"/>
          <w:lang w:eastAsia="en-GB" w:bidi="hi-IN"/>
        </w:rPr>
        <w:t>StockDailyRecord.</w:t>
      </w:r>
      <w:r>
        <w:rPr>
          <w:rFonts w:ascii="Courier New" w:eastAsia="Times New Roman" w:hAnsi="Courier New" w:cs="Courier New"/>
          <w:b/>
          <w:bCs/>
          <w:color w:val="000000"/>
          <w:sz w:val="19"/>
          <w:szCs w:val="19"/>
          <w:lang w:eastAsia="en-GB" w:bidi="hi-IN"/>
        </w:rPr>
        <w:t>class</w:t>
      </w:r>
      <w:r>
        <w:rPr>
          <w:rFonts w:ascii="Courier New" w:eastAsia="Times New Roman" w:hAnsi="Courier New" w:cs="Courier New"/>
          <w:color w:val="333333"/>
          <w:sz w:val="19"/>
          <w:szCs w:val="19"/>
          <w:lang w:eastAsia="en-GB" w:bidi="hi-IN"/>
        </w:rPr>
        <w:t xml:space="preserve">, </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b/>
          <w:bCs/>
          <w:color w:val="000000"/>
          <w:sz w:val="19"/>
          <w:szCs w:val="19"/>
          <w:lang w:eastAsia="en-GB" w:bidi="hi-IN"/>
        </w:rPr>
        <w:t>new</w:t>
      </w:r>
      <w:r>
        <w:rPr>
          <w:rFonts w:ascii="Courier New" w:eastAsia="Times New Roman" w:hAnsi="Courier New" w:cs="Courier New"/>
          <w:color w:val="003399"/>
          <w:sz w:val="19"/>
          <w:szCs w:val="19"/>
          <w:lang w:eastAsia="en-GB" w:bidi="hi-IN"/>
        </w:rPr>
        <w:t>Integer</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CC66CC"/>
          <w:sz w:val="19"/>
          <w:szCs w:val="19"/>
          <w:lang w:eastAsia="en-GB" w:bidi="hi-IN"/>
        </w:rPr>
        <w:t>57</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9933"/>
          <w:sz w:val="19"/>
          <w:szCs w:val="19"/>
          <w:lang w:eastAsia="en-GB" w:bidi="hi-IN"/>
        </w:rPr>
        <w: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 </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session.</w:t>
      </w:r>
      <w:r>
        <w:rPr>
          <w:rFonts w:ascii="Courier New" w:eastAsia="Times New Roman" w:hAnsi="Courier New" w:cs="Courier New"/>
          <w:color w:val="006633"/>
          <w:sz w:val="19"/>
          <w:szCs w:val="19"/>
          <w:lang w:eastAsia="en-GB" w:bidi="hi-IN"/>
        </w:rPr>
        <w:t>delete</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3333"/>
          <w:sz w:val="19"/>
          <w:szCs w:val="19"/>
          <w:lang w:eastAsia="en-GB" w:bidi="hi-IN"/>
        </w:rPr>
        <w:t>sdr1</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9933"/>
          <w:sz w:val="19"/>
          <w:szCs w:val="19"/>
          <w:lang w:eastAsia="en-GB" w:bidi="hi-IN"/>
        </w:rPr>
        <w: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session.</w:t>
      </w:r>
      <w:r>
        <w:rPr>
          <w:rFonts w:ascii="Courier New" w:eastAsia="Times New Roman" w:hAnsi="Courier New" w:cs="Courier New"/>
          <w:color w:val="006633"/>
          <w:sz w:val="19"/>
          <w:szCs w:val="19"/>
          <w:lang w:eastAsia="en-GB" w:bidi="hi-IN"/>
        </w:rPr>
        <w:t>delete</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3333"/>
          <w:sz w:val="19"/>
          <w:szCs w:val="19"/>
          <w:lang w:eastAsia="en-GB" w:bidi="hi-IN"/>
        </w:rPr>
        <w:t>sdr2</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9933"/>
          <w:sz w:val="19"/>
          <w:szCs w:val="19"/>
          <w:lang w:eastAsia="en-GB" w:bidi="hi-IN"/>
        </w:rPr>
        <w:t>;</w:t>
      </w:r>
    </w:p>
    <w:p w:rsidR="004F5092" w:rsidRDefault="004F5092" w:rsidP="004F5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Helvetica" w:eastAsia="Times New Roman" w:hAnsi="Helvetica" w:cs="Helvetica"/>
          <w:color w:val="3C3C3C"/>
          <w:sz w:val="21"/>
          <w:szCs w:val="21"/>
          <w:lang w:eastAsia="en-GB" w:bidi="hi-IN"/>
        </w:rPr>
      </w:pPr>
      <w:r>
        <w:rPr>
          <w:rFonts w:ascii="Helvetica" w:eastAsia="Times New Roman" w:hAnsi="Helvetica" w:cs="Helvetica"/>
          <w:i/>
          <w:iCs/>
          <w:color w:val="3C3C3C"/>
          <w:sz w:val="21"/>
          <w:szCs w:val="21"/>
          <w:lang w:eastAsia="en-GB" w:bidi="hi-IN"/>
        </w:rPr>
        <w:t>Output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 xml:space="preserve">Hibernate: </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delete from mkyong.stock_daily_record</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where</w:t>
      </w:r>
      <w:r>
        <w:rPr>
          <w:rFonts w:ascii="Courier New" w:eastAsia="Times New Roman" w:hAnsi="Courier New" w:cs="Courier New"/>
          <w:color w:val="007800"/>
          <w:sz w:val="19"/>
          <w:szCs w:val="19"/>
          <w:lang w:eastAsia="en-GB" w:bidi="hi-IN"/>
        </w:rPr>
        <w:t>DAILY_RECORD_ID</w:t>
      </w:r>
      <w:r>
        <w:rPr>
          <w:rFonts w:ascii="Courier New" w:eastAsia="Times New Roman" w:hAnsi="Courier New" w:cs="Courier New"/>
          <w:color w:val="333333"/>
          <w:sz w:val="19"/>
          <w:szCs w:val="19"/>
          <w:lang w:eastAsia="en-GB" w:bidi="hi-IN"/>
        </w:rPr>
        <w: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 xml:space="preserve">Hibernate: </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delete from mkyong.stock_daily_record</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where</w:t>
      </w:r>
      <w:r>
        <w:rPr>
          <w:rFonts w:ascii="Courier New" w:eastAsia="Times New Roman" w:hAnsi="Courier New" w:cs="Courier New"/>
          <w:color w:val="007800"/>
          <w:sz w:val="19"/>
          <w:szCs w:val="19"/>
          <w:lang w:eastAsia="en-GB" w:bidi="hi-IN"/>
        </w:rPr>
        <w:t>DAILY_RECORD_ID</w:t>
      </w:r>
      <w:r>
        <w:rPr>
          <w:rFonts w:ascii="Courier New" w:eastAsia="Times New Roman" w:hAnsi="Courier New" w:cs="Courier New"/>
          <w:color w:val="333333"/>
          <w:sz w:val="19"/>
          <w:szCs w:val="19"/>
          <w:lang w:eastAsia="en-GB" w:bidi="hi-IN"/>
        </w:rPr>
        <w:t>=?</w:t>
      </w:r>
    </w:p>
    <w:p w:rsidR="004F5092" w:rsidRDefault="004F5092" w:rsidP="004F5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150" w:line="288" w:lineRule="atLeast"/>
        <w:outlineLvl w:val="4"/>
        <w:rPr>
          <w:rFonts w:ascii="inherit" w:eastAsia="Times New Roman" w:hAnsi="inherit" w:cs="Times New Roman"/>
          <w:color w:val="252525"/>
          <w:sz w:val="32"/>
          <w:szCs w:val="32"/>
          <w:lang w:eastAsia="en-GB" w:bidi="hi-IN"/>
        </w:rPr>
      </w:pPr>
      <w:r>
        <w:rPr>
          <w:rFonts w:ascii="inherit" w:eastAsia="Times New Roman" w:hAnsi="inherit"/>
          <w:color w:val="252525"/>
          <w:sz w:val="32"/>
          <w:szCs w:val="32"/>
          <w:lang w:eastAsia="en-GB" w:bidi="hi-IN"/>
        </w:rPr>
        <w:t>2. With delete-orphan cascade</w:t>
      </w:r>
    </w:p>
    <w:p w:rsidR="004F5092" w:rsidRDefault="004F5092" w:rsidP="004F5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Helvetica" w:eastAsia="Times New Roman" w:hAnsi="Helvetica" w:cs="Helvetica"/>
          <w:color w:val="3C3C3C"/>
          <w:sz w:val="21"/>
          <w:szCs w:val="21"/>
          <w:lang w:eastAsia="en-GB" w:bidi="hi-IN"/>
        </w:rPr>
      </w:pPr>
      <w:r>
        <w:rPr>
          <w:rFonts w:ascii="Helvetica" w:eastAsia="Times New Roman" w:hAnsi="Helvetica" w:cs="Helvetica"/>
          <w:color w:val="3C3C3C"/>
          <w:sz w:val="21"/>
          <w:szCs w:val="21"/>
          <w:lang w:eastAsia="en-GB" w:bidi="hi-IN"/>
        </w:rPr>
        <w:t xml:space="preserve">The </w:t>
      </w:r>
      <w:r>
        <w:rPr>
          <w:rFonts w:ascii="Helvetica" w:eastAsia="Times New Roman" w:hAnsi="Helvetica" w:cs="Helvetica"/>
          <w:b/>
          <w:bCs/>
          <w:color w:val="3C3C3C"/>
          <w:sz w:val="21"/>
          <w:szCs w:val="21"/>
          <w:lang w:eastAsia="en-GB" w:bidi="hi-IN"/>
        </w:rPr>
        <w:t>cascade=”delete-orphan”</w:t>
      </w:r>
      <w:r>
        <w:rPr>
          <w:rFonts w:ascii="Helvetica" w:eastAsia="Times New Roman" w:hAnsi="Helvetica" w:cs="Helvetica"/>
          <w:color w:val="3C3C3C"/>
          <w:sz w:val="21"/>
          <w:szCs w:val="21"/>
          <w:lang w:eastAsia="en-GB" w:bidi="hi-IN"/>
        </w:rPr>
        <w:t xml:space="preserve"> is declared in ‘stockDailyRecords’ to enable the delete orphan cascade effect. When you save or update the Stock, it will remove those ‘stockDailyRecords’ which already mark as removed.</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i/>
          <w:iCs/>
          <w:color w:val="808080"/>
          <w:sz w:val="19"/>
          <w:szCs w:val="19"/>
          <w:lang w:eastAsia="en-GB" w:bidi="hi-IN"/>
        </w:rPr>
        <w:t>&lt;!-- Stock.hbm.xml --&gt;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b/>
          <w:bCs/>
          <w:color w:val="000000"/>
          <w:sz w:val="19"/>
          <w:szCs w:val="19"/>
          <w:lang w:eastAsia="en-GB" w:bidi="hi-IN"/>
        </w:rPr>
        <w:t>&lt;set</w:t>
      </w:r>
      <w:r>
        <w:rPr>
          <w:rFonts w:ascii="Courier New" w:eastAsia="Times New Roman" w:hAnsi="Courier New" w:cs="Courier New"/>
          <w:color w:val="000066"/>
          <w:sz w:val="19"/>
          <w:szCs w:val="19"/>
          <w:lang w:eastAsia="en-GB" w:bidi="hi-IN"/>
        </w:rPr>
        <w:t>name</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FF0000"/>
          <w:sz w:val="19"/>
          <w:szCs w:val="19"/>
          <w:lang w:eastAsia="en-GB" w:bidi="hi-IN"/>
        </w:rPr>
        <w:t>"stockDailyRecords"</w:t>
      </w:r>
      <w:r>
        <w:rPr>
          <w:rFonts w:ascii="Courier New" w:eastAsia="Times New Roman" w:hAnsi="Courier New" w:cs="Courier New"/>
          <w:color w:val="000066"/>
          <w:sz w:val="19"/>
          <w:szCs w:val="19"/>
          <w:lang w:eastAsia="en-GB" w:bidi="hi-IN"/>
        </w:rPr>
        <w:t>cascade</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FF0000"/>
          <w:sz w:val="19"/>
          <w:szCs w:val="19"/>
          <w:lang w:eastAsia="en-GB" w:bidi="hi-IN"/>
        </w:rPr>
        <w:t>"delete-orphan"</w:t>
      </w:r>
      <w:r>
        <w:rPr>
          <w:rFonts w:ascii="Courier New" w:eastAsia="Times New Roman" w:hAnsi="Courier New" w:cs="Courier New"/>
          <w:color w:val="000066"/>
          <w:sz w:val="19"/>
          <w:szCs w:val="19"/>
          <w:lang w:eastAsia="en-GB" w:bidi="hi-IN"/>
        </w:rPr>
        <w:t>table</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FF0000"/>
          <w:sz w:val="19"/>
          <w:szCs w:val="19"/>
          <w:lang w:eastAsia="en-GB" w:bidi="hi-IN"/>
        </w:rPr>
        <w:t>"stock_daily_record"</w:t>
      </w:r>
      <w:r>
        <w:rPr>
          <w:rFonts w:ascii="Courier New" w:eastAsia="Times New Roman" w:hAnsi="Courier New" w:cs="Courier New"/>
          <w:b/>
          <w:bCs/>
          <w:color w:val="000000"/>
          <w:sz w:val="19"/>
          <w:szCs w:val="19"/>
          <w:lang w:eastAsia="en-GB" w:bidi="hi-IN"/>
        </w:rPr>
        <w:t>&gt;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b/>
          <w:bCs/>
          <w:color w:val="000000"/>
          <w:sz w:val="19"/>
          <w:szCs w:val="19"/>
          <w:lang w:eastAsia="en-GB" w:bidi="hi-IN"/>
        </w:rPr>
        <w:t>&lt;key&gt;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b/>
          <w:bCs/>
          <w:color w:val="000000"/>
          <w:sz w:val="19"/>
          <w:szCs w:val="19"/>
          <w:lang w:eastAsia="en-GB" w:bidi="hi-IN"/>
        </w:rPr>
        <w:t>&lt;column</w:t>
      </w:r>
      <w:r>
        <w:rPr>
          <w:rFonts w:ascii="Courier New" w:eastAsia="Times New Roman" w:hAnsi="Courier New" w:cs="Courier New"/>
          <w:color w:val="000066"/>
          <w:sz w:val="19"/>
          <w:szCs w:val="19"/>
          <w:lang w:eastAsia="en-GB" w:bidi="hi-IN"/>
        </w:rPr>
        <w:t>name</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FF0000"/>
          <w:sz w:val="19"/>
          <w:szCs w:val="19"/>
          <w:lang w:eastAsia="en-GB" w:bidi="hi-IN"/>
        </w:rPr>
        <w:t>"STOCK_ID"</w:t>
      </w:r>
      <w:r>
        <w:rPr>
          <w:rFonts w:ascii="Courier New" w:eastAsia="Times New Roman" w:hAnsi="Courier New" w:cs="Courier New"/>
          <w:color w:val="000066"/>
          <w:sz w:val="19"/>
          <w:szCs w:val="19"/>
          <w:lang w:eastAsia="en-GB" w:bidi="hi-IN"/>
        </w:rPr>
        <w:t>not-null</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FF0000"/>
          <w:sz w:val="19"/>
          <w:szCs w:val="19"/>
          <w:lang w:eastAsia="en-GB" w:bidi="hi-IN"/>
        </w:rPr>
        <w:t>"true"</w:t>
      </w:r>
      <w:r>
        <w:rPr>
          <w:rFonts w:ascii="Courier New" w:eastAsia="Times New Roman" w:hAnsi="Courier New" w:cs="Courier New"/>
          <w:b/>
          <w:bCs/>
          <w:color w:val="000000"/>
          <w:sz w:val="19"/>
          <w:szCs w:val="19"/>
          <w:lang w:eastAsia="en-GB" w:bidi="hi-IN"/>
        </w:rPr>
        <w:t>/&gt;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b/>
          <w:bCs/>
          <w:color w:val="000000"/>
          <w:sz w:val="19"/>
          <w:szCs w:val="19"/>
          <w:lang w:eastAsia="en-GB" w:bidi="hi-IN"/>
        </w:rPr>
        <w:t>&lt;/key&gt;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b/>
          <w:bCs/>
          <w:color w:val="000000"/>
          <w:sz w:val="19"/>
          <w:szCs w:val="19"/>
          <w:lang w:eastAsia="en-GB" w:bidi="hi-IN"/>
        </w:rPr>
        <w:t>&lt;one-to-many</w:t>
      </w:r>
      <w:r>
        <w:rPr>
          <w:rFonts w:ascii="Courier New" w:eastAsia="Times New Roman" w:hAnsi="Courier New" w:cs="Courier New"/>
          <w:color w:val="000066"/>
          <w:sz w:val="19"/>
          <w:szCs w:val="19"/>
          <w:lang w:eastAsia="en-GB" w:bidi="hi-IN"/>
        </w:rPr>
        <w:t>class</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FF0000"/>
          <w:sz w:val="19"/>
          <w:szCs w:val="19"/>
          <w:lang w:eastAsia="en-GB" w:bidi="hi-IN"/>
        </w:rPr>
        <w:t>"com.mkyong.common.StockDailyRecord"</w:t>
      </w:r>
      <w:r>
        <w:rPr>
          <w:rFonts w:ascii="Courier New" w:eastAsia="Times New Roman" w:hAnsi="Courier New" w:cs="Courier New"/>
          <w:b/>
          <w:bCs/>
          <w:color w:val="000000"/>
          <w:sz w:val="19"/>
          <w:szCs w:val="19"/>
          <w:lang w:eastAsia="en-GB" w:bidi="hi-IN"/>
        </w:rPr>
        <w:t>/&gt;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b/>
          <w:bCs/>
          <w:color w:val="000000"/>
          <w:sz w:val="19"/>
          <w:szCs w:val="19"/>
          <w:lang w:eastAsia="en-GB" w:bidi="hi-IN"/>
        </w:rPr>
        <w:t>&lt;/set&gt;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 xml:space="preserve">StockDailyRecord sdr1 </w:t>
      </w:r>
      <w:r>
        <w:rPr>
          <w:rFonts w:ascii="Courier New" w:eastAsia="Times New Roman" w:hAnsi="Courier New" w:cs="Courier New"/>
          <w:color w:val="339933"/>
          <w:sz w:val="19"/>
          <w:szCs w:val="19"/>
          <w:lang w:eastAsia="en-GB" w:bidi="hi-IN"/>
        </w:rPr>
        <w:t>=</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3333"/>
          <w:sz w:val="19"/>
          <w:szCs w:val="19"/>
          <w:lang w:eastAsia="en-GB" w:bidi="hi-IN"/>
        </w:rPr>
        <w:t>StockDailyRecord</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3333"/>
          <w:sz w:val="19"/>
          <w:szCs w:val="19"/>
          <w:lang w:eastAsia="en-GB" w:bidi="hi-IN"/>
        </w:rPr>
        <w:t>session.</w:t>
      </w:r>
      <w:r>
        <w:rPr>
          <w:rFonts w:ascii="Courier New" w:eastAsia="Times New Roman" w:hAnsi="Courier New" w:cs="Courier New"/>
          <w:color w:val="006633"/>
          <w:sz w:val="19"/>
          <w:szCs w:val="19"/>
          <w:lang w:eastAsia="en-GB" w:bidi="hi-IN"/>
        </w:rPr>
        <w:t>get</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3333"/>
          <w:sz w:val="19"/>
          <w:szCs w:val="19"/>
          <w:lang w:eastAsia="en-GB" w:bidi="hi-IN"/>
        </w:rPr>
        <w:t>StockDailyRecord.</w:t>
      </w:r>
      <w:r>
        <w:rPr>
          <w:rFonts w:ascii="Courier New" w:eastAsia="Times New Roman" w:hAnsi="Courier New" w:cs="Courier New"/>
          <w:b/>
          <w:bCs/>
          <w:color w:val="000000"/>
          <w:sz w:val="19"/>
          <w:szCs w:val="19"/>
          <w:lang w:eastAsia="en-GB" w:bidi="hi-IN"/>
        </w:rPr>
        <w:t>class</w:t>
      </w:r>
      <w:r>
        <w:rPr>
          <w:rFonts w:ascii="Courier New" w:eastAsia="Times New Roman" w:hAnsi="Courier New" w:cs="Courier New"/>
          <w:color w:val="333333"/>
          <w:sz w:val="19"/>
          <w:szCs w:val="19"/>
          <w:lang w:eastAsia="en-GB" w:bidi="hi-IN"/>
        </w:rPr>
        <w:t xml:space="preserve">, </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b/>
          <w:bCs/>
          <w:color w:val="000000"/>
          <w:sz w:val="19"/>
          <w:szCs w:val="19"/>
          <w:lang w:eastAsia="en-GB" w:bidi="hi-IN"/>
        </w:rPr>
        <w:t>new</w:t>
      </w:r>
      <w:r>
        <w:rPr>
          <w:rFonts w:ascii="Courier New" w:eastAsia="Times New Roman" w:hAnsi="Courier New" w:cs="Courier New"/>
          <w:color w:val="003399"/>
          <w:sz w:val="19"/>
          <w:szCs w:val="19"/>
          <w:lang w:eastAsia="en-GB" w:bidi="hi-IN"/>
        </w:rPr>
        <w:t>Integer</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CC66CC"/>
          <w:sz w:val="19"/>
          <w:szCs w:val="19"/>
          <w:lang w:eastAsia="en-GB" w:bidi="hi-IN"/>
        </w:rPr>
        <w:t>56</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9933"/>
          <w:sz w:val="19"/>
          <w:szCs w:val="19"/>
          <w:lang w:eastAsia="en-GB" w:bidi="hi-IN"/>
        </w:rPr>
        <w: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 xml:space="preserve">StockDailyRecord sdr2 </w:t>
      </w:r>
      <w:r>
        <w:rPr>
          <w:rFonts w:ascii="Courier New" w:eastAsia="Times New Roman" w:hAnsi="Courier New" w:cs="Courier New"/>
          <w:color w:val="339933"/>
          <w:sz w:val="19"/>
          <w:szCs w:val="19"/>
          <w:lang w:eastAsia="en-GB" w:bidi="hi-IN"/>
        </w:rPr>
        <w:t>=</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3333"/>
          <w:sz w:val="19"/>
          <w:szCs w:val="19"/>
          <w:lang w:eastAsia="en-GB" w:bidi="hi-IN"/>
        </w:rPr>
        <w:t>StockDailyRecord</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3333"/>
          <w:sz w:val="19"/>
          <w:szCs w:val="19"/>
          <w:lang w:eastAsia="en-GB" w:bidi="hi-IN"/>
        </w:rPr>
        <w:t>session.</w:t>
      </w:r>
      <w:r>
        <w:rPr>
          <w:rFonts w:ascii="Courier New" w:eastAsia="Times New Roman" w:hAnsi="Courier New" w:cs="Courier New"/>
          <w:color w:val="006633"/>
          <w:sz w:val="19"/>
          <w:szCs w:val="19"/>
          <w:lang w:eastAsia="en-GB" w:bidi="hi-IN"/>
        </w:rPr>
        <w:t>get</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3333"/>
          <w:sz w:val="19"/>
          <w:szCs w:val="19"/>
          <w:lang w:eastAsia="en-GB" w:bidi="hi-IN"/>
        </w:rPr>
        <w:t>StockDailyRecord.</w:t>
      </w:r>
      <w:r>
        <w:rPr>
          <w:rFonts w:ascii="Courier New" w:eastAsia="Times New Roman" w:hAnsi="Courier New" w:cs="Courier New"/>
          <w:b/>
          <w:bCs/>
          <w:color w:val="000000"/>
          <w:sz w:val="19"/>
          <w:szCs w:val="19"/>
          <w:lang w:eastAsia="en-GB" w:bidi="hi-IN"/>
        </w:rPr>
        <w:t>class</w:t>
      </w:r>
      <w:r>
        <w:rPr>
          <w:rFonts w:ascii="Courier New" w:eastAsia="Times New Roman" w:hAnsi="Courier New" w:cs="Courier New"/>
          <w:color w:val="333333"/>
          <w:sz w:val="19"/>
          <w:szCs w:val="19"/>
          <w:lang w:eastAsia="en-GB" w:bidi="hi-IN"/>
        </w:rPr>
        <w:t xml:space="preserve">, </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b/>
          <w:bCs/>
          <w:color w:val="000000"/>
          <w:sz w:val="19"/>
          <w:szCs w:val="19"/>
          <w:lang w:eastAsia="en-GB" w:bidi="hi-IN"/>
        </w:rPr>
        <w:t>new</w:t>
      </w:r>
      <w:r>
        <w:rPr>
          <w:rFonts w:ascii="Courier New" w:eastAsia="Times New Roman" w:hAnsi="Courier New" w:cs="Courier New"/>
          <w:color w:val="003399"/>
          <w:sz w:val="19"/>
          <w:szCs w:val="19"/>
          <w:lang w:eastAsia="en-GB" w:bidi="hi-IN"/>
        </w:rPr>
        <w:t>Integer</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CC66CC"/>
          <w:sz w:val="19"/>
          <w:szCs w:val="19"/>
          <w:lang w:eastAsia="en-GB" w:bidi="hi-IN"/>
        </w:rPr>
        <w:t>57</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9933"/>
          <w:sz w:val="19"/>
          <w:szCs w:val="19"/>
          <w:lang w:eastAsia="en-GB" w:bidi="hi-IN"/>
        </w:rPr>
        <w: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 </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Stock stock</w:t>
      </w:r>
      <w:r>
        <w:rPr>
          <w:rFonts w:ascii="Courier New" w:eastAsia="Times New Roman" w:hAnsi="Courier New" w:cs="Courier New"/>
          <w:color w:val="339933"/>
          <w:sz w:val="19"/>
          <w:szCs w:val="19"/>
          <w:lang w:eastAsia="en-GB" w:bidi="hi-IN"/>
        </w:rPr>
        <w:t>=</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3333"/>
          <w:sz w:val="19"/>
          <w:szCs w:val="19"/>
          <w:lang w:eastAsia="en-GB" w:bidi="hi-IN"/>
        </w:rPr>
        <w:t>Stock</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3333"/>
          <w:sz w:val="19"/>
          <w:szCs w:val="19"/>
          <w:lang w:eastAsia="en-GB" w:bidi="hi-IN"/>
        </w:rPr>
        <w:t>session.</w:t>
      </w:r>
      <w:r>
        <w:rPr>
          <w:rFonts w:ascii="Courier New" w:eastAsia="Times New Roman" w:hAnsi="Courier New" w:cs="Courier New"/>
          <w:color w:val="006633"/>
          <w:sz w:val="19"/>
          <w:szCs w:val="19"/>
          <w:lang w:eastAsia="en-GB" w:bidi="hi-IN"/>
        </w:rPr>
        <w:t>get</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3333"/>
          <w:sz w:val="19"/>
          <w:szCs w:val="19"/>
          <w:lang w:eastAsia="en-GB" w:bidi="hi-IN"/>
        </w:rPr>
        <w:t>Stock.</w:t>
      </w:r>
      <w:r>
        <w:rPr>
          <w:rFonts w:ascii="Courier New" w:eastAsia="Times New Roman" w:hAnsi="Courier New" w:cs="Courier New"/>
          <w:b/>
          <w:bCs/>
          <w:color w:val="000000"/>
          <w:sz w:val="19"/>
          <w:szCs w:val="19"/>
          <w:lang w:eastAsia="en-GB" w:bidi="hi-IN"/>
        </w:rPr>
        <w:t>class</w:t>
      </w:r>
      <w:r>
        <w:rPr>
          <w:rFonts w:ascii="Courier New" w:eastAsia="Times New Roman" w:hAnsi="Courier New" w:cs="Courier New"/>
          <w:color w:val="333333"/>
          <w:sz w:val="19"/>
          <w:szCs w:val="19"/>
          <w:lang w:eastAsia="en-GB" w:bidi="hi-IN"/>
        </w:rPr>
        <w:t xml:space="preserve">, </w:t>
      </w:r>
      <w:r>
        <w:rPr>
          <w:rFonts w:ascii="Courier New" w:eastAsia="Times New Roman" w:hAnsi="Courier New" w:cs="Courier New"/>
          <w:b/>
          <w:bCs/>
          <w:color w:val="000000"/>
          <w:sz w:val="19"/>
          <w:szCs w:val="19"/>
          <w:lang w:eastAsia="en-GB" w:bidi="hi-IN"/>
        </w:rPr>
        <w:t>new</w:t>
      </w:r>
      <w:r>
        <w:rPr>
          <w:rFonts w:ascii="Courier New" w:eastAsia="Times New Roman" w:hAnsi="Courier New" w:cs="Courier New"/>
          <w:color w:val="003399"/>
          <w:sz w:val="19"/>
          <w:szCs w:val="19"/>
          <w:lang w:eastAsia="en-GB" w:bidi="hi-IN"/>
        </w:rPr>
        <w:t>Integer</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CC66CC"/>
          <w:sz w:val="19"/>
          <w:szCs w:val="19"/>
          <w:lang w:eastAsia="en-GB" w:bidi="hi-IN"/>
        </w:rPr>
        <w:t>2</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9933"/>
          <w:sz w:val="19"/>
          <w:szCs w:val="19"/>
          <w:lang w:eastAsia="en-GB" w:bidi="hi-IN"/>
        </w:rPr>
        <w: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stock.</w:t>
      </w:r>
      <w:r>
        <w:rPr>
          <w:rFonts w:ascii="Courier New" w:eastAsia="Times New Roman" w:hAnsi="Courier New" w:cs="Courier New"/>
          <w:color w:val="006633"/>
          <w:sz w:val="19"/>
          <w:szCs w:val="19"/>
          <w:lang w:eastAsia="en-GB" w:bidi="hi-IN"/>
        </w:rPr>
        <w:t>getStockDailyRecords</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3333"/>
          <w:sz w:val="19"/>
          <w:szCs w:val="19"/>
          <w:lang w:eastAsia="en-GB" w:bidi="hi-IN"/>
        </w:rPr>
        <w:t>.</w:t>
      </w:r>
      <w:r>
        <w:rPr>
          <w:rFonts w:ascii="Courier New" w:eastAsia="Times New Roman" w:hAnsi="Courier New" w:cs="Courier New"/>
          <w:color w:val="006633"/>
          <w:sz w:val="19"/>
          <w:szCs w:val="19"/>
          <w:lang w:eastAsia="en-GB" w:bidi="hi-IN"/>
        </w:rPr>
        <w:t>remove</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3333"/>
          <w:sz w:val="19"/>
          <w:szCs w:val="19"/>
          <w:lang w:eastAsia="en-GB" w:bidi="hi-IN"/>
        </w:rPr>
        <w:t>sdr1</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9933"/>
          <w:sz w:val="19"/>
          <w:szCs w:val="19"/>
          <w:lang w:eastAsia="en-GB" w:bidi="hi-IN"/>
        </w:rPr>
        <w: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lastRenderedPageBreak/>
        <w:t>stock.</w:t>
      </w:r>
      <w:r>
        <w:rPr>
          <w:rFonts w:ascii="Courier New" w:eastAsia="Times New Roman" w:hAnsi="Courier New" w:cs="Courier New"/>
          <w:color w:val="006633"/>
          <w:sz w:val="19"/>
          <w:szCs w:val="19"/>
          <w:lang w:eastAsia="en-GB" w:bidi="hi-IN"/>
        </w:rPr>
        <w:t>getStockDailyRecords</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3333"/>
          <w:sz w:val="19"/>
          <w:szCs w:val="19"/>
          <w:lang w:eastAsia="en-GB" w:bidi="hi-IN"/>
        </w:rPr>
        <w:t>.</w:t>
      </w:r>
      <w:r>
        <w:rPr>
          <w:rFonts w:ascii="Courier New" w:eastAsia="Times New Roman" w:hAnsi="Courier New" w:cs="Courier New"/>
          <w:color w:val="006633"/>
          <w:sz w:val="19"/>
          <w:szCs w:val="19"/>
          <w:lang w:eastAsia="en-GB" w:bidi="hi-IN"/>
        </w:rPr>
        <w:t>remove</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3333"/>
          <w:sz w:val="19"/>
          <w:szCs w:val="19"/>
          <w:lang w:eastAsia="en-GB" w:bidi="hi-IN"/>
        </w:rPr>
        <w:t>sdr2</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9933"/>
          <w:sz w:val="19"/>
          <w:szCs w:val="19"/>
          <w:lang w:eastAsia="en-GB" w:bidi="hi-IN"/>
        </w:rPr>
        <w: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 </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session.</w:t>
      </w:r>
      <w:r>
        <w:rPr>
          <w:rFonts w:ascii="Courier New" w:eastAsia="Times New Roman" w:hAnsi="Courier New" w:cs="Courier New"/>
          <w:color w:val="006633"/>
          <w:sz w:val="19"/>
          <w:szCs w:val="19"/>
          <w:lang w:eastAsia="en-GB" w:bidi="hi-IN"/>
        </w:rPr>
        <w:t>saveOrUpdate</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3333"/>
          <w:sz w:val="19"/>
          <w:szCs w:val="19"/>
          <w:lang w:eastAsia="en-GB" w:bidi="hi-IN"/>
        </w:rPr>
        <w:t>stock</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9933"/>
          <w:sz w:val="19"/>
          <w:szCs w:val="19"/>
          <w:lang w:eastAsia="en-GB" w:bidi="hi-IN"/>
        </w:rPr>
        <w:t>;</w:t>
      </w:r>
    </w:p>
    <w:p w:rsidR="004F5092" w:rsidRDefault="004F5092" w:rsidP="004F5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Helvetica" w:eastAsia="Times New Roman" w:hAnsi="Helvetica" w:cs="Helvetica"/>
          <w:color w:val="3C3C3C"/>
          <w:sz w:val="21"/>
          <w:szCs w:val="21"/>
          <w:lang w:eastAsia="en-GB" w:bidi="hi-IN"/>
        </w:rPr>
      </w:pPr>
      <w:r>
        <w:rPr>
          <w:rFonts w:ascii="Helvetica" w:eastAsia="Times New Roman" w:hAnsi="Helvetica" w:cs="Helvetica"/>
          <w:i/>
          <w:iCs/>
          <w:color w:val="3C3C3C"/>
          <w:sz w:val="21"/>
          <w:szCs w:val="21"/>
          <w:lang w:eastAsia="en-GB" w:bidi="hi-IN"/>
        </w:rPr>
        <w:t>Output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 xml:space="preserve">Hibernate: </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delete from mkyong.stock_daily_record</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where</w:t>
      </w:r>
      <w:r>
        <w:rPr>
          <w:rFonts w:ascii="Courier New" w:eastAsia="Times New Roman" w:hAnsi="Courier New" w:cs="Courier New"/>
          <w:color w:val="007800"/>
          <w:sz w:val="19"/>
          <w:szCs w:val="19"/>
          <w:lang w:eastAsia="en-GB" w:bidi="hi-IN"/>
        </w:rPr>
        <w:t>DAILY_RECORD_ID</w:t>
      </w:r>
      <w:r>
        <w:rPr>
          <w:rFonts w:ascii="Courier New" w:eastAsia="Times New Roman" w:hAnsi="Courier New" w:cs="Courier New"/>
          <w:color w:val="333333"/>
          <w:sz w:val="19"/>
          <w:szCs w:val="19"/>
          <w:lang w:eastAsia="en-GB" w:bidi="hi-IN"/>
        </w:rPr>
        <w: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 xml:space="preserve">Hibernate: </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delete from mkyong.stock_daily_record</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where</w:t>
      </w:r>
      <w:r>
        <w:rPr>
          <w:rFonts w:ascii="Courier New" w:eastAsia="Times New Roman" w:hAnsi="Courier New" w:cs="Courier New"/>
          <w:color w:val="007800"/>
          <w:sz w:val="19"/>
          <w:szCs w:val="19"/>
          <w:lang w:eastAsia="en-GB" w:bidi="hi-IN"/>
        </w:rPr>
        <w:t>DAILY_RECORD_ID</w:t>
      </w:r>
      <w:r>
        <w:rPr>
          <w:rFonts w:ascii="Courier New" w:eastAsia="Times New Roman" w:hAnsi="Courier New" w:cs="Courier New"/>
          <w:color w:val="333333"/>
          <w:sz w:val="19"/>
          <w:szCs w:val="19"/>
          <w:lang w:eastAsia="en-GB" w:bidi="hi-IN"/>
        </w:rPr>
        <w:t>=?</w:t>
      </w:r>
    </w:p>
    <w:p w:rsidR="004F5092" w:rsidRDefault="004F5092" w:rsidP="004F5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eastAsia="Times New Roman" w:hAnsi="Helvetica" w:cs="Helvetica"/>
          <w:color w:val="3C3C3C"/>
          <w:sz w:val="24"/>
          <w:szCs w:val="24"/>
          <w:lang w:eastAsia="en-GB" w:bidi="hi-IN"/>
        </w:rPr>
      </w:pPr>
      <w:r>
        <w:rPr>
          <w:rFonts w:ascii="Helvetica" w:eastAsia="Times New Roman" w:hAnsi="Helvetica" w:cs="Helvetica"/>
          <w:color w:val="3C3C3C"/>
          <w:szCs w:val="24"/>
          <w:lang w:eastAsia="en-GB" w:bidi="hi-IN"/>
        </w:rPr>
        <w:t>In short, delete-orphan allow parent table to delete few records (delete orphan) in its child table.</w:t>
      </w:r>
    </w:p>
    <w:p w:rsidR="004F5092" w:rsidRDefault="004F5092" w:rsidP="004F5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150" w:line="288" w:lineRule="atLeast"/>
        <w:outlineLvl w:val="3"/>
        <w:rPr>
          <w:rFonts w:ascii="inherit" w:eastAsia="Times New Roman" w:hAnsi="inherit" w:cs="Times New Roman"/>
          <w:color w:val="252525"/>
          <w:sz w:val="32"/>
          <w:szCs w:val="32"/>
          <w:lang w:eastAsia="en-GB" w:bidi="hi-IN"/>
        </w:rPr>
      </w:pPr>
      <w:r>
        <w:rPr>
          <w:rFonts w:ascii="inherit" w:eastAsia="Times New Roman" w:hAnsi="inherit"/>
          <w:color w:val="252525"/>
          <w:sz w:val="32"/>
          <w:szCs w:val="32"/>
          <w:lang w:eastAsia="en-GB" w:bidi="hi-IN"/>
        </w:rPr>
        <w:t>How to enable cascade ?</w:t>
      </w:r>
    </w:p>
    <w:p w:rsidR="004F5092" w:rsidRDefault="004F5092" w:rsidP="004F5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Helvetica" w:eastAsia="Times New Roman" w:hAnsi="Helvetica" w:cs="Helvetica"/>
          <w:color w:val="3C3C3C"/>
          <w:sz w:val="21"/>
          <w:szCs w:val="21"/>
          <w:lang w:eastAsia="en-GB" w:bidi="hi-IN"/>
        </w:rPr>
      </w:pPr>
      <w:r>
        <w:rPr>
          <w:rFonts w:ascii="Helvetica" w:eastAsia="Times New Roman" w:hAnsi="Helvetica" w:cs="Helvetica"/>
          <w:color w:val="3C3C3C"/>
          <w:sz w:val="21"/>
          <w:szCs w:val="21"/>
          <w:lang w:eastAsia="en-GB" w:bidi="hi-IN"/>
        </w:rPr>
        <w:t>The cascade is supported in both XML mapping file and annotation.</w:t>
      </w:r>
    </w:p>
    <w:p w:rsidR="004F5092" w:rsidRDefault="004F5092" w:rsidP="004F5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150" w:line="288" w:lineRule="atLeast"/>
        <w:outlineLvl w:val="4"/>
        <w:rPr>
          <w:rFonts w:ascii="inherit" w:eastAsia="Times New Roman" w:hAnsi="inherit" w:cs="Times New Roman"/>
          <w:color w:val="252525"/>
          <w:sz w:val="32"/>
          <w:szCs w:val="32"/>
          <w:lang w:eastAsia="en-GB" w:bidi="hi-IN"/>
        </w:rPr>
      </w:pPr>
      <w:r>
        <w:rPr>
          <w:rFonts w:ascii="inherit" w:eastAsia="Times New Roman" w:hAnsi="inherit"/>
          <w:color w:val="252525"/>
          <w:sz w:val="32"/>
          <w:szCs w:val="32"/>
          <w:lang w:eastAsia="en-GB" w:bidi="hi-IN"/>
        </w:rPr>
        <w:t>1. XML mapping file</w:t>
      </w:r>
    </w:p>
    <w:p w:rsidR="004F5092" w:rsidRDefault="004F5092" w:rsidP="004F5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Helvetica" w:eastAsia="Times New Roman" w:hAnsi="Helvetica" w:cs="Helvetica"/>
          <w:color w:val="3C3C3C"/>
          <w:sz w:val="21"/>
          <w:szCs w:val="21"/>
          <w:lang w:eastAsia="en-GB" w:bidi="hi-IN"/>
        </w:rPr>
      </w:pPr>
      <w:r>
        <w:rPr>
          <w:rFonts w:ascii="Helvetica" w:eastAsia="Times New Roman" w:hAnsi="Helvetica" w:cs="Helvetica"/>
          <w:color w:val="3C3C3C"/>
          <w:sz w:val="21"/>
          <w:szCs w:val="21"/>
          <w:lang w:eastAsia="en-GB" w:bidi="hi-IN"/>
        </w:rPr>
        <w:t xml:space="preserve">In XML mapping file, declared the </w:t>
      </w:r>
      <w:r>
        <w:rPr>
          <w:rFonts w:ascii="Helvetica" w:eastAsia="Times New Roman" w:hAnsi="Helvetica" w:cs="Helvetica"/>
          <w:b/>
          <w:bCs/>
          <w:color w:val="3C3C3C"/>
          <w:sz w:val="21"/>
          <w:szCs w:val="21"/>
          <w:lang w:eastAsia="en-GB" w:bidi="hi-IN"/>
        </w:rPr>
        <w:t>cascade</w:t>
      </w:r>
      <w:r>
        <w:rPr>
          <w:rFonts w:ascii="Helvetica" w:eastAsia="Times New Roman" w:hAnsi="Helvetica" w:cs="Helvetica"/>
          <w:color w:val="3C3C3C"/>
          <w:sz w:val="21"/>
          <w:szCs w:val="21"/>
          <w:lang w:eastAsia="en-GB" w:bidi="hi-IN"/>
        </w:rPr>
        <w:t xml:space="preserve"> keyword in your relationship variable.</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i/>
          <w:iCs/>
          <w:color w:val="808080"/>
          <w:sz w:val="19"/>
          <w:szCs w:val="19"/>
          <w:lang w:eastAsia="en-GB" w:bidi="hi-IN"/>
        </w:rPr>
        <w:t>&lt;!-- Stock.hbm.xml --&gt;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b/>
          <w:bCs/>
          <w:color w:val="000000"/>
          <w:sz w:val="19"/>
          <w:szCs w:val="19"/>
          <w:lang w:eastAsia="en-GB" w:bidi="hi-IN"/>
        </w:rPr>
        <w:t>&lt;set</w:t>
      </w:r>
      <w:r>
        <w:rPr>
          <w:rFonts w:ascii="Courier New" w:eastAsia="Times New Roman" w:hAnsi="Courier New" w:cs="Courier New"/>
          <w:color w:val="000066"/>
          <w:sz w:val="19"/>
          <w:szCs w:val="19"/>
          <w:lang w:eastAsia="en-GB" w:bidi="hi-IN"/>
        </w:rPr>
        <w:t>name</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FF0000"/>
          <w:sz w:val="19"/>
          <w:szCs w:val="19"/>
          <w:lang w:eastAsia="en-GB" w:bidi="hi-IN"/>
        </w:rPr>
        <w:t>"stockDailyRecords"</w:t>
      </w:r>
      <w:r>
        <w:rPr>
          <w:rFonts w:ascii="Courier New" w:eastAsia="Times New Roman" w:hAnsi="Courier New" w:cs="Courier New"/>
          <w:color w:val="000066"/>
          <w:sz w:val="19"/>
          <w:szCs w:val="19"/>
          <w:lang w:eastAsia="en-GB" w:bidi="hi-IN"/>
        </w:rPr>
        <w:t>cascade</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FF0000"/>
          <w:sz w:val="19"/>
          <w:szCs w:val="19"/>
          <w:lang w:eastAsia="en-GB" w:bidi="hi-IN"/>
        </w:rPr>
        <w:t>"save-update, delete"</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000066"/>
          <w:sz w:val="19"/>
          <w:szCs w:val="19"/>
          <w:lang w:eastAsia="en-GB" w:bidi="hi-IN"/>
        </w:rPr>
        <w:t>table</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FF0000"/>
          <w:sz w:val="19"/>
          <w:szCs w:val="19"/>
          <w:lang w:eastAsia="en-GB" w:bidi="hi-IN"/>
        </w:rPr>
        <w:t>"stock_daily_record"</w:t>
      </w:r>
      <w:r>
        <w:rPr>
          <w:rFonts w:ascii="Courier New" w:eastAsia="Times New Roman" w:hAnsi="Courier New" w:cs="Courier New"/>
          <w:color w:val="009900"/>
          <w:sz w:val="19"/>
          <w:szCs w:val="19"/>
          <w:lang w:eastAsia="en-GB" w:bidi="hi-IN"/>
        </w:rPr>
        <w:t xml:space="preserve"> ...</w:t>
      </w:r>
      <w:r>
        <w:rPr>
          <w:rFonts w:ascii="Courier New" w:eastAsia="Times New Roman" w:hAnsi="Courier New" w:cs="Courier New"/>
          <w:b/>
          <w:bCs/>
          <w:color w:val="000000"/>
          <w:sz w:val="19"/>
          <w:szCs w:val="19"/>
          <w:lang w:eastAsia="en-GB" w:bidi="hi-IN"/>
        </w:rPr>
        <w:t>&gt;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b/>
          <w:bCs/>
          <w:color w:val="000000"/>
          <w:sz w:val="19"/>
          <w:szCs w:val="19"/>
          <w:lang w:eastAsia="en-GB" w:bidi="hi-IN"/>
        </w:rPr>
        <w:t>&lt;key&gt;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b/>
          <w:bCs/>
          <w:color w:val="000000"/>
          <w:sz w:val="19"/>
          <w:szCs w:val="19"/>
          <w:lang w:eastAsia="en-GB" w:bidi="hi-IN"/>
        </w:rPr>
        <w:t>&lt;column</w:t>
      </w:r>
      <w:r>
        <w:rPr>
          <w:rFonts w:ascii="Courier New" w:eastAsia="Times New Roman" w:hAnsi="Courier New" w:cs="Courier New"/>
          <w:color w:val="000066"/>
          <w:sz w:val="19"/>
          <w:szCs w:val="19"/>
          <w:lang w:eastAsia="en-GB" w:bidi="hi-IN"/>
        </w:rPr>
        <w:t>name</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FF0000"/>
          <w:sz w:val="19"/>
          <w:szCs w:val="19"/>
          <w:lang w:eastAsia="en-GB" w:bidi="hi-IN"/>
        </w:rPr>
        <w:t>"STOCK_ID"</w:t>
      </w:r>
      <w:r>
        <w:rPr>
          <w:rFonts w:ascii="Courier New" w:eastAsia="Times New Roman" w:hAnsi="Courier New" w:cs="Courier New"/>
          <w:color w:val="000066"/>
          <w:sz w:val="19"/>
          <w:szCs w:val="19"/>
          <w:lang w:eastAsia="en-GB" w:bidi="hi-IN"/>
        </w:rPr>
        <w:t>not-null</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FF0000"/>
          <w:sz w:val="19"/>
          <w:szCs w:val="19"/>
          <w:lang w:eastAsia="en-GB" w:bidi="hi-IN"/>
        </w:rPr>
        <w:t>"true"</w:t>
      </w:r>
      <w:r>
        <w:rPr>
          <w:rFonts w:ascii="Courier New" w:eastAsia="Times New Roman" w:hAnsi="Courier New" w:cs="Courier New"/>
          <w:b/>
          <w:bCs/>
          <w:color w:val="000000"/>
          <w:sz w:val="19"/>
          <w:szCs w:val="19"/>
          <w:lang w:eastAsia="en-GB" w:bidi="hi-IN"/>
        </w:rPr>
        <w:t>/&gt;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b/>
          <w:bCs/>
          <w:color w:val="000000"/>
          <w:sz w:val="19"/>
          <w:szCs w:val="19"/>
          <w:lang w:eastAsia="en-GB" w:bidi="hi-IN"/>
        </w:rPr>
        <w:t>&lt;/key&gt;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b/>
          <w:bCs/>
          <w:color w:val="000000"/>
          <w:sz w:val="19"/>
          <w:szCs w:val="19"/>
          <w:lang w:eastAsia="en-GB" w:bidi="hi-IN"/>
        </w:rPr>
        <w:t>&lt;one-to-many</w:t>
      </w:r>
      <w:r>
        <w:rPr>
          <w:rFonts w:ascii="Courier New" w:eastAsia="Times New Roman" w:hAnsi="Courier New" w:cs="Courier New"/>
          <w:color w:val="000066"/>
          <w:sz w:val="19"/>
          <w:szCs w:val="19"/>
          <w:lang w:eastAsia="en-GB" w:bidi="hi-IN"/>
        </w:rPr>
        <w:t>class</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FF0000"/>
          <w:sz w:val="19"/>
          <w:szCs w:val="19"/>
          <w:lang w:eastAsia="en-GB" w:bidi="hi-IN"/>
        </w:rPr>
        <w:t>"com.mkyong.common.StockDailyRecord"</w:t>
      </w:r>
      <w:r>
        <w:rPr>
          <w:rFonts w:ascii="Courier New" w:eastAsia="Times New Roman" w:hAnsi="Courier New" w:cs="Courier New"/>
          <w:b/>
          <w:bCs/>
          <w:color w:val="000000"/>
          <w:sz w:val="19"/>
          <w:szCs w:val="19"/>
          <w:lang w:eastAsia="en-GB" w:bidi="hi-IN"/>
        </w:rPr>
        <w:t>/&gt;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b/>
          <w:bCs/>
          <w:color w:val="000000"/>
          <w:sz w:val="19"/>
          <w:szCs w:val="19"/>
          <w:lang w:eastAsia="en-GB" w:bidi="hi-IN"/>
        </w:rPr>
        <w:t>&lt;/set&gt;</w:t>
      </w:r>
    </w:p>
    <w:p w:rsidR="004F5092" w:rsidRDefault="004F5092" w:rsidP="004F5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150" w:line="288" w:lineRule="atLeast"/>
        <w:outlineLvl w:val="4"/>
        <w:rPr>
          <w:rFonts w:ascii="inherit" w:eastAsia="Times New Roman" w:hAnsi="inherit" w:cs="Times New Roman"/>
          <w:color w:val="252525"/>
          <w:sz w:val="32"/>
          <w:szCs w:val="32"/>
          <w:lang w:eastAsia="en-GB" w:bidi="hi-IN"/>
        </w:rPr>
      </w:pPr>
      <w:r>
        <w:rPr>
          <w:rFonts w:ascii="inherit" w:eastAsia="Times New Roman" w:hAnsi="inherit"/>
          <w:color w:val="252525"/>
          <w:sz w:val="32"/>
          <w:szCs w:val="32"/>
          <w:lang w:eastAsia="en-GB" w:bidi="hi-IN"/>
        </w:rPr>
        <w:t>2. Annotation</w:t>
      </w:r>
    </w:p>
    <w:p w:rsidR="004F5092" w:rsidRDefault="004F5092" w:rsidP="004F5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Helvetica" w:eastAsia="Times New Roman" w:hAnsi="Helvetica" w:cs="Helvetica"/>
          <w:color w:val="3C3C3C"/>
          <w:sz w:val="21"/>
          <w:szCs w:val="21"/>
          <w:lang w:eastAsia="en-GB" w:bidi="hi-IN"/>
        </w:rPr>
      </w:pPr>
      <w:r>
        <w:rPr>
          <w:rFonts w:ascii="Helvetica" w:eastAsia="Times New Roman" w:hAnsi="Helvetica" w:cs="Helvetica"/>
          <w:color w:val="3C3C3C"/>
          <w:sz w:val="21"/>
          <w:szCs w:val="21"/>
          <w:lang w:eastAsia="en-GB" w:bidi="hi-IN"/>
        </w:rPr>
        <w:t xml:space="preserve">In annotation, declared the </w:t>
      </w:r>
      <w:r>
        <w:rPr>
          <w:rFonts w:ascii="Helvetica" w:eastAsia="Times New Roman" w:hAnsi="Helvetica" w:cs="Helvetica"/>
          <w:b/>
          <w:bCs/>
          <w:color w:val="3C3C3C"/>
          <w:sz w:val="21"/>
          <w:szCs w:val="21"/>
          <w:lang w:eastAsia="en-GB" w:bidi="hi-IN"/>
        </w:rPr>
        <w:t>CascadeType.SAVE_UPDATE</w:t>
      </w:r>
      <w:r>
        <w:rPr>
          <w:rFonts w:ascii="Helvetica" w:eastAsia="Times New Roman" w:hAnsi="Helvetica" w:cs="Helvetica"/>
          <w:color w:val="3C3C3C"/>
          <w:sz w:val="21"/>
          <w:szCs w:val="21"/>
          <w:lang w:eastAsia="en-GB" w:bidi="hi-IN"/>
        </w:rPr>
        <w:t xml:space="preserve"> (save, update) and </w:t>
      </w:r>
      <w:r>
        <w:rPr>
          <w:rFonts w:ascii="Helvetica" w:eastAsia="Times New Roman" w:hAnsi="Helvetica" w:cs="Helvetica"/>
          <w:b/>
          <w:bCs/>
          <w:color w:val="3C3C3C"/>
          <w:sz w:val="21"/>
          <w:szCs w:val="21"/>
          <w:lang w:eastAsia="en-GB" w:bidi="hi-IN"/>
        </w:rPr>
        <w:t>CascadeType.REMOVE</w:t>
      </w:r>
      <w:r>
        <w:rPr>
          <w:rFonts w:ascii="Helvetica" w:eastAsia="Times New Roman" w:hAnsi="Helvetica" w:cs="Helvetica"/>
          <w:color w:val="3C3C3C"/>
          <w:sz w:val="21"/>
          <w:szCs w:val="21"/>
          <w:lang w:eastAsia="en-GB" w:bidi="hi-IN"/>
        </w:rPr>
        <w:t xml:space="preserve"> (delete) in @Cascade annotation.</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i/>
          <w:iCs/>
          <w:color w:val="666666"/>
          <w:sz w:val="19"/>
          <w:szCs w:val="19"/>
          <w:lang w:eastAsia="en-GB" w:bidi="hi-IN"/>
        </w:rPr>
        <w:t>//Stock.java</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@OneToMany</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3333"/>
          <w:sz w:val="19"/>
          <w:szCs w:val="19"/>
          <w:lang w:eastAsia="en-GB" w:bidi="hi-IN"/>
        </w:rPr>
        <w:t>mappedBy</w:t>
      </w:r>
      <w:r>
        <w:rPr>
          <w:rFonts w:ascii="Courier New" w:eastAsia="Times New Roman" w:hAnsi="Courier New" w:cs="Courier New"/>
          <w:color w:val="339933"/>
          <w:sz w:val="19"/>
          <w:szCs w:val="19"/>
          <w:lang w:eastAsia="en-GB" w:bidi="hi-IN"/>
        </w:rPr>
        <w:t>=</w:t>
      </w:r>
      <w:r>
        <w:rPr>
          <w:rFonts w:ascii="Courier New" w:eastAsia="Times New Roman" w:hAnsi="Courier New" w:cs="Courier New"/>
          <w:color w:val="0000FF"/>
          <w:sz w:val="19"/>
          <w:szCs w:val="19"/>
          <w:lang w:eastAsia="en-GB" w:bidi="hi-IN"/>
        </w:rPr>
        <w:t>"stock"</w:t>
      </w:r>
      <w:r>
        <w:rPr>
          <w:rFonts w:ascii="Courier New" w:eastAsia="Times New Roman" w:hAnsi="Courier New" w:cs="Courier New"/>
          <w:color w:val="009900"/>
          <w:sz w:val="19"/>
          <w:szCs w:val="19"/>
          <w:lang w:eastAsia="en-GB" w:bidi="hi-IN"/>
        </w:rPr>
        <w: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val="it-IT" w:eastAsia="en-GB" w:bidi="hi-IN"/>
        </w:rPr>
      </w:pPr>
      <w:r>
        <w:rPr>
          <w:rFonts w:ascii="Courier New" w:eastAsia="Times New Roman" w:hAnsi="Courier New" w:cs="Courier New"/>
          <w:color w:val="333333"/>
          <w:sz w:val="19"/>
          <w:szCs w:val="19"/>
          <w:lang w:val="it-IT" w:eastAsia="en-GB" w:bidi="hi-IN"/>
        </w:rPr>
        <w:t>@Cascade</w:t>
      </w:r>
      <w:r>
        <w:rPr>
          <w:rFonts w:ascii="Courier New" w:eastAsia="Times New Roman" w:hAnsi="Courier New" w:cs="Courier New"/>
          <w:color w:val="009900"/>
          <w:sz w:val="19"/>
          <w:szCs w:val="19"/>
          <w:lang w:val="it-IT" w:eastAsia="en-GB" w:bidi="hi-IN"/>
        </w:rPr>
        <w:t>({</w:t>
      </w:r>
      <w:r>
        <w:rPr>
          <w:rFonts w:ascii="Courier New" w:eastAsia="Times New Roman" w:hAnsi="Courier New" w:cs="Courier New"/>
          <w:color w:val="333333"/>
          <w:sz w:val="19"/>
          <w:szCs w:val="19"/>
          <w:lang w:val="it-IT" w:eastAsia="en-GB" w:bidi="hi-IN"/>
        </w:rPr>
        <w:t>CascadeType.</w:t>
      </w:r>
      <w:r>
        <w:rPr>
          <w:rFonts w:ascii="Courier New" w:eastAsia="Times New Roman" w:hAnsi="Courier New" w:cs="Courier New"/>
          <w:color w:val="006633"/>
          <w:sz w:val="19"/>
          <w:szCs w:val="19"/>
          <w:lang w:val="it-IT" w:eastAsia="en-GB" w:bidi="hi-IN"/>
        </w:rPr>
        <w:t>SAVE_UPDATE</w:t>
      </w:r>
      <w:r>
        <w:rPr>
          <w:rFonts w:ascii="Courier New" w:eastAsia="Times New Roman" w:hAnsi="Courier New" w:cs="Courier New"/>
          <w:color w:val="333333"/>
          <w:sz w:val="19"/>
          <w:szCs w:val="19"/>
          <w:lang w:val="it-IT" w:eastAsia="en-GB" w:bidi="hi-IN"/>
        </w:rPr>
        <w:t>, CascadeType.</w:t>
      </w:r>
      <w:r>
        <w:rPr>
          <w:rFonts w:ascii="Courier New" w:eastAsia="Times New Roman" w:hAnsi="Courier New" w:cs="Courier New"/>
          <w:color w:val="006633"/>
          <w:sz w:val="19"/>
          <w:szCs w:val="19"/>
          <w:lang w:val="it-IT" w:eastAsia="en-GB" w:bidi="hi-IN"/>
        </w:rPr>
        <w:t>DELETE</w:t>
      </w:r>
      <w:r>
        <w:rPr>
          <w:rFonts w:ascii="Courier New" w:eastAsia="Times New Roman" w:hAnsi="Courier New" w:cs="Courier New"/>
          <w:color w:val="009900"/>
          <w:sz w:val="19"/>
          <w:szCs w:val="19"/>
          <w:lang w:val="it-IT" w:eastAsia="en-GB" w:bidi="hi-IN"/>
        </w:rPr>
        <w: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val="en-GB" w:eastAsia="en-GB" w:bidi="hi-IN"/>
        </w:rPr>
      </w:pPr>
      <w:r>
        <w:rPr>
          <w:rFonts w:ascii="Courier New" w:eastAsia="Times New Roman" w:hAnsi="Courier New" w:cs="Courier New"/>
          <w:color w:val="333333"/>
          <w:sz w:val="19"/>
          <w:szCs w:val="19"/>
          <w:lang w:val="it-IT" w:eastAsia="en-GB" w:bidi="hi-IN"/>
        </w:rPr>
        <w:tab/>
      </w:r>
      <w:r>
        <w:rPr>
          <w:rFonts w:ascii="Courier New" w:eastAsia="Times New Roman" w:hAnsi="Courier New" w:cs="Courier New"/>
          <w:b/>
          <w:bCs/>
          <w:color w:val="000000"/>
          <w:sz w:val="19"/>
          <w:szCs w:val="19"/>
          <w:lang w:eastAsia="en-GB" w:bidi="hi-IN"/>
        </w:rPr>
        <w:t>public</w:t>
      </w:r>
      <w:r>
        <w:rPr>
          <w:rFonts w:ascii="Courier New" w:eastAsia="Times New Roman" w:hAnsi="Courier New" w:cs="Courier New"/>
          <w:color w:val="333333"/>
          <w:sz w:val="19"/>
          <w:szCs w:val="19"/>
          <w:lang w:eastAsia="en-GB" w:bidi="hi-IN"/>
        </w:rPr>
        <w:t xml:space="preserve"> Set</w:t>
      </w:r>
      <w:r>
        <w:rPr>
          <w:rFonts w:ascii="Courier New" w:eastAsia="Times New Roman" w:hAnsi="Courier New" w:cs="Courier New"/>
          <w:color w:val="339933"/>
          <w:sz w:val="19"/>
          <w:szCs w:val="19"/>
          <w:lang w:eastAsia="en-GB" w:bidi="hi-IN"/>
        </w:rPr>
        <w:t>&lt;</w:t>
      </w:r>
      <w:r>
        <w:rPr>
          <w:rFonts w:ascii="Courier New" w:eastAsia="Times New Roman" w:hAnsi="Courier New" w:cs="Courier New"/>
          <w:color w:val="333333"/>
          <w:sz w:val="19"/>
          <w:szCs w:val="19"/>
          <w:lang w:eastAsia="en-GB" w:bidi="hi-IN"/>
        </w:rPr>
        <w:t>StockDailyRecord</w:t>
      </w:r>
      <w:r>
        <w:rPr>
          <w:rFonts w:ascii="Courier New" w:eastAsia="Times New Roman" w:hAnsi="Courier New" w:cs="Courier New"/>
          <w:color w:val="339933"/>
          <w:sz w:val="19"/>
          <w:szCs w:val="19"/>
          <w:lang w:eastAsia="en-GB" w:bidi="hi-IN"/>
        </w:rPr>
        <w:t>&gt;</w:t>
      </w:r>
      <w:r>
        <w:rPr>
          <w:rFonts w:ascii="Courier New" w:eastAsia="Times New Roman" w:hAnsi="Courier New" w:cs="Courier New"/>
          <w:color w:val="333333"/>
          <w:sz w:val="19"/>
          <w:szCs w:val="19"/>
          <w:lang w:eastAsia="en-GB" w:bidi="hi-IN"/>
        </w:rPr>
        <w:t>getStockDailyRecords</w:t>
      </w:r>
      <w:r>
        <w:rPr>
          <w:rFonts w:ascii="Courier New" w:eastAsia="Times New Roman" w:hAnsi="Courier New" w:cs="Courier New"/>
          <w:color w:val="009900"/>
          <w:sz w:val="19"/>
          <w:szCs w:val="19"/>
          <w:lang w:eastAsia="en-GB" w:bidi="hi-IN"/>
        </w:rPr>
        <w: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ab/>
      </w:r>
      <w:r>
        <w:rPr>
          <w:rFonts w:ascii="Courier New" w:eastAsia="Times New Roman" w:hAnsi="Courier New" w:cs="Courier New"/>
          <w:color w:val="333333"/>
          <w:sz w:val="19"/>
          <w:szCs w:val="19"/>
          <w:lang w:eastAsia="en-GB" w:bidi="hi-IN"/>
        </w:rPr>
        <w:tab/>
      </w:r>
      <w:r>
        <w:rPr>
          <w:rFonts w:ascii="Courier New" w:eastAsia="Times New Roman" w:hAnsi="Courier New" w:cs="Courier New"/>
          <w:b/>
          <w:bCs/>
          <w:color w:val="000000"/>
          <w:sz w:val="19"/>
          <w:szCs w:val="19"/>
          <w:lang w:eastAsia="en-GB" w:bidi="hi-IN"/>
        </w:rPr>
        <w:t>returnthis</w:t>
      </w:r>
      <w:r>
        <w:rPr>
          <w:rFonts w:ascii="Courier New" w:eastAsia="Times New Roman" w:hAnsi="Courier New" w:cs="Courier New"/>
          <w:color w:val="333333"/>
          <w:sz w:val="19"/>
          <w:szCs w:val="19"/>
          <w:lang w:eastAsia="en-GB" w:bidi="hi-IN"/>
        </w:rPr>
        <w:t>.</w:t>
      </w:r>
      <w:r>
        <w:rPr>
          <w:rFonts w:ascii="Courier New" w:eastAsia="Times New Roman" w:hAnsi="Courier New" w:cs="Courier New"/>
          <w:color w:val="006633"/>
          <w:sz w:val="19"/>
          <w:szCs w:val="19"/>
          <w:lang w:eastAsia="en-GB" w:bidi="hi-IN"/>
        </w:rPr>
        <w:t>stockDailyRecords</w:t>
      </w:r>
      <w:r>
        <w:rPr>
          <w:rFonts w:ascii="Courier New" w:eastAsia="Times New Roman" w:hAnsi="Courier New" w:cs="Courier New"/>
          <w:color w:val="339933"/>
          <w:sz w:val="19"/>
          <w:szCs w:val="19"/>
          <w:lang w:eastAsia="en-GB" w:bidi="hi-IN"/>
        </w:rPr>
        <w: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ab/>
      </w:r>
      <w:r>
        <w:rPr>
          <w:rFonts w:ascii="Courier New" w:eastAsia="Times New Roman" w:hAnsi="Courier New" w:cs="Courier New"/>
          <w:color w:val="009900"/>
          <w:sz w:val="19"/>
          <w:szCs w:val="19"/>
          <w:lang w:eastAsia="en-GB" w:bidi="hi-IN"/>
        </w:rPr>
        <w:t>}</w:t>
      </w:r>
    </w:p>
    <w:p w:rsidR="004F5092" w:rsidRDefault="004F5092" w:rsidP="004F5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Helvetica" w:eastAsia="Times New Roman" w:hAnsi="Helvetica" w:cs="Helvetica"/>
          <w:color w:val="3C3C3C"/>
          <w:sz w:val="21"/>
          <w:szCs w:val="21"/>
          <w:lang w:eastAsia="en-GB" w:bidi="hi-IN"/>
        </w:rPr>
      </w:pPr>
      <w:r>
        <w:rPr>
          <w:rFonts w:ascii="Helvetica" w:eastAsia="Times New Roman" w:hAnsi="Helvetica" w:cs="Helvetica"/>
          <w:color w:val="3C3C3C"/>
          <w:sz w:val="21"/>
          <w:szCs w:val="21"/>
          <w:lang w:eastAsia="en-GB" w:bidi="hi-IN"/>
        </w:rPr>
        <w:t xml:space="preserve">Further study – </w:t>
      </w:r>
      <w:hyperlink r:id="rId26" w:tgtFrame="_blank" w:history="1">
        <w:r>
          <w:rPr>
            <w:rStyle w:val="Hyperlink"/>
            <w:rFonts w:ascii="Helvetica" w:hAnsi="Helvetica" w:cs="Helvetica"/>
            <w:color w:val="0F3B68"/>
            <w:sz w:val="21"/>
            <w:szCs w:val="21"/>
            <w:lang w:eastAsia="en-GB" w:bidi="hi-IN"/>
          </w:rPr>
          <w:t>Cascade – JPA &amp; Hibernate annotation common mistake</w:t>
        </w:r>
      </w:hyperlink>
      <w:r>
        <w:rPr>
          <w:rFonts w:ascii="Helvetica" w:eastAsia="Times New Roman" w:hAnsi="Helvetica" w:cs="Helvetica"/>
          <w:color w:val="3C3C3C"/>
          <w:sz w:val="21"/>
          <w:szCs w:val="21"/>
          <w:lang w:eastAsia="en-GB" w:bidi="hi-IN"/>
        </w:rPr>
        <w:t>.</w:t>
      </w:r>
    </w:p>
    <w:p w:rsidR="004F5092" w:rsidRDefault="004F5092" w:rsidP="004F5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150" w:line="288" w:lineRule="atLeast"/>
        <w:outlineLvl w:val="3"/>
        <w:rPr>
          <w:rFonts w:ascii="inherit" w:eastAsia="Times New Roman" w:hAnsi="inherit" w:cs="Times New Roman"/>
          <w:color w:val="252525"/>
          <w:sz w:val="32"/>
          <w:szCs w:val="32"/>
          <w:lang w:eastAsia="en-GB" w:bidi="hi-IN"/>
        </w:rPr>
      </w:pPr>
      <w:r>
        <w:rPr>
          <w:rFonts w:ascii="inherit" w:eastAsia="Times New Roman" w:hAnsi="inherit"/>
          <w:color w:val="252525"/>
          <w:sz w:val="32"/>
          <w:szCs w:val="32"/>
          <w:lang w:eastAsia="en-GB" w:bidi="hi-IN"/>
        </w:rPr>
        <w:lastRenderedPageBreak/>
        <w:t>inversevs cascade</w:t>
      </w:r>
    </w:p>
    <w:p w:rsidR="004F5092" w:rsidRDefault="004F5092" w:rsidP="004F5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Helvetica" w:eastAsia="Times New Roman" w:hAnsi="Helvetica" w:cs="Helvetica"/>
          <w:color w:val="3C3C3C"/>
          <w:sz w:val="21"/>
          <w:szCs w:val="21"/>
          <w:lang w:eastAsia="en-GB" w:bidi="hi-IN"/>
        </w:rPr>
      </w:pPr>
      <w:r>
        <w:rPr>
          <w:rFonts w:ascii="Helvetica" w:eastAsia="Times New Roman" w:hAnsi="Helvetica" w:cs="Helvetica"/>
          <w:color w:val="3C3C3C"/>
          <w:sz w:val="21"/>
          <w:szCs w:val="21"/>
          <w:lang w:eastAsia="en-GB" w:bidi="hi-IN"/>
        </w:rPr>
        <w:t xml:space="preserve">Both are totally different notions, see the </w:t>
      </w:r>
      <w:hyperlink r:id="rId27" w:tgtFrame="_blank" w:history="1">
        <w:r>
          <w:rPr>
            <w:rStyle w:val="Hyperlink"/>
            <w:rFonts w:ascii="Helvetica" w:hAnsi="Helvetica" w:cs="Helvetica"/>
            <w:color w:val="0F3B68"/>
            <w:sz w:val="21"/>
            <w:szCs w:val="21"/>
            <w:lang w:eastAsia="en-GB" w:bidi="hi-IN"/>
          </w:rPr>
          <w:t>differential here</w:t>
        </w:r>
      </w:hyperlink>
      <w:r>
        <w:rPr>
          <w:rFonts w:ascii="Helvetica" w:eastAsia="Times New Roman" w:hAnsi="Helvetica" w:cs="Helvetica"/>
          <w:color w:val="3C3C3C"/>
          <w:sz w:val="21"/>
          <w:szCs w:val="21"/>
          <w:lang w:eastAsia="en-GB" w:bidi="hi-IN"/>
        </w:rPr>
        <w:t>.</w:t>
      </w:r>
    </w:p>
    <w:p w:rsidR="004F5092" w:rsidRDefault="004F5092" w:rsidP="004F5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150" w:line="288" w:lineRule="atLeast"/>
        <w:outlineLvl w:val="3"/>
        <w:rPr>
          <w:rFonts w:ascii="inherit" w:eastAsia="Times New Roman" w:hAnsi="inherit" w:cs="Times New Roman"/>
          <w:color w:val="252525"/>
          <w:sz w:val="32"/>
          <w:szCs w:val="32"/>
          <w:lang w:eastAsia="en-GB" w:bidi="hi-IN"/>
        </w:rPr>
      </w:pPr>
      <w:r>
        <w:rPr>
          <w:rFonts w:ascii="inherit" w:eastAsia="Times New Roman" w:hAnsi="inherit"/>
          <w:color w:val="252525"/>
          <w:sz w:val="32"/>
          <w:szCs w:val="32"/>
          <w:lang w:eastAsia="en-GB" w:bidi="hi-IN"/>
        </w:rPr>
        <w:t>Conclusion</w:t>
      </w:r>
    </w:p>
    <w:p w:rsidR="004F5092" w:rsidRDefault="004F5092" w:rsidP="004F5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Helvetica" w:eastAsia="Times New Roman" w:hAnsi="Helvetica" w:cs="Helvetica"/>
          <w:color w:val="3C3C3C"/>
          <w:sz w:val="21"/>
          <w:szCs w:val="21"/>
          <w:lang w:eastAsia="en-GB" w:bidi="hi-IN"/>
        </w:rPr>
      </w:pPr>
      <w:r>
        <w:rPr>
          <w:rFonts w:ascii="Helvetica" w:eastAsia="Times New Roman" w:hAnsi="Helvetica" w:cs="Helvetica"/>
          <w:color w:val="3C3C3C"/>
          <w:sz w:val="21"/>
          <w:szCs w:val="21"/>
          <w:lang w:eastAsia="en-GB" w:bidi="hi-IN"/>
        </w:rPr>
        <w:t>Cascade is a very convenient feature to manage the state of the other side automatically. However this feature come with a price, if you do not use it wisely (update or delete), it will generate many unnecessary cascade effects (cascade update) to slow down your performance, or delete (cascade delete) some data you didn’t expected.</w:t>
      </w:r>
    </w:p>
    <w:p w:rsidR="004F5092" w:rsidRDefault="004F5092" w:rsidP="004F5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76" w:lineRule="atLeast"/>
        <w:outlineLvl w:val="1"/>
        <w:rPr>
          <w:rFonts w:ascii="inherit" w:eastAsia="Times New Roman" w:hAnsi="inherit" w:cs="Times New Roman"/>
          <w:b/>
          <w:bCs/>
          <w:color w:val="252525"/>
          <w:spacing w:val="-15"/>
          <w:kern w:val="36"/>
          <w:sz w:val="42"/>
          <w:szCs w:val="42"/>
          <w:lang w:eastAsia="en-GB" w:bidi="hi-IN"/>
        </w:rPr>
      </w:pPr>
      <w:r>
        <w:rPr>
          <w:rFonts w:ascii="inherit" w:eastAsia="Times New Roman" w:hAnsi="inherit"/>
          <w:b/>
          <w:bCs/>
          <w:color w:val="252525"/>
          <w:spacing w:val="-15"/>
          <w:kern w:val="36"/>
          <w:sz w:val="42"/>
          <w:szCs w:val="42"/>
          <w:lang w:eastAsia="en-GB" w:bidi="hi-IN"/>
        </w:rPr>
        <w:t xml:space="preserve">inverse = “true” example and explanation </w:t>
      </w:r>
    </w:p>
    <w:p w:rsidR="004F5092" w:rsidRDefault="004F5092" w:rsidP="004F50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eastAsia="Times New Roman" w:hAnsi="Helvetica" w:cs="Helvetica"/>
          <w:color w:val="3C3C3C"/>
          <w:sz w:val="21"/>
          <w:szCs w:val="21"/>
          <w:lang w:eastAsia="en-GB" w:bidi="hi-IN"/>
        </w:rPr>
      </w:pPr>
    </w:p>
    <w:p w:rsidR="004F5092" w:rsidRDefault="004F5092" w:rsidP="004F5092">
      <w:pPr>
        <w:shd w:val="clear" w:color="auto" w:fill="E6E6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eastAsia="Times New Roman" w:hAnsi="Helvetica" w:cs="Helvetica"/>
          <w:color w:val="3C3C3C"/>
          <w:sz w:val="21"/>
          <w:szCs w:val="21"/>
          <w:lang w:eastAsia="en-GB" w:bidi="hi-IN"/>
        </w:rPr>
      </w:pPr>
      <w:r>
        <w:rPr>
          <w:rFonts w:ascii="Helvetica" w:eastAsia="Times New Roman" w:hAnsi="Helvetica" w:cs="Helvetica"/>
          <w:b/>
          <w:bCs/>
          <w:color w:val="3C3C3C"/>
          <w:sz w:val="21"/>
          <w:szCs w:val="21"/>
          <w:lang w:eastAsia="en-GB" w:bidi="hi-IN"/>
        </w:rPr>
        <w:t>Always put inverse=”true” in your collection variable ?</w:t>
      </w:r>
      <w:r>
        <w:rPr>
          <w:rFonts w:ascii="Helvetica" w:eastAsia="Times New Roman" w:hAnsi="Helvetica" w:cs="Helvetica"/>
          <w:color w:val="3C3C3C"/>
          <w:sz w:val="21"/>
          <w:szCs w:val="21"/>
          <w:lang w:eastAsia="en-GB" w:bidi="hi-IN"/>
        </w:rPr>
        <w:br/>
        <w:t xml:space="preserve">There are many Hibernate articles try to explain the “inverse” with many Hibernate “official” jargon, which is very hard to understand (at least to me). In few articles, they even suggested that just forget about what is “inverse”, and always put </w:t>
      </w:r>
      <w:r>
        <w:rPr>
          <w:rFonts w:ascii="Helvetica" w:eastAsia="Times New Roman" w:hAnsi="Helvetica" w:cs="Helvetica"/>
          <w:b/>
          <w:bCs/>
          <w:color w:val="3C3C3C"/>
          <w:sz w:val="21"/>
          <w:szCs w:val="21"/>
          <w:lang w:eastAsia="en-GB" w:bidi="hi-IN"/>
        </w:rPr>
        <w:t>inverse=”true”</w:t>
      </w:r>
      <w:r>
        <w:rPr>
          <w:rFonts w:ascii="Helvetica" w:eastAsia="Times New Roman" w:hAnsi="Helvetica" w:cs="Helvetica"/>
          <w:color w:val="3C3C3C"/>
          <w:sz w:val="21"/>
          <w:szCs w:val="21"/>
          <w:lang w:eastAsia="en-GB" w:bidi="hi-IN"/>
        </w:rPr>
        <w:t xml:space="preserve"> in the collection variable. </w:t>
      </w:r>
    </w:p>
    <w:p w:rsidR="004F5092" w:rsidRDefault="004F5092" w:rsidP="004F5092">
      <w:pPr>
        <w:shd w:val="clear" w:color="auto" w:fill="E6E6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eastAsia="Times New Roman" w:hAnsi="Helvetica" w:cs="Helvetica"/>
          <w:color w:val="3C3C3C"/>
          <w:sz w:val="21"/>
          <w:szCs w:val="21"/>
          <w:lang w:eastAsia="en-GB" w:bidi="hi-IN"/>
        </w:rPr>
      </w:pPr>
      <w:r>
        <w:rPr>
          <w:rFonts w:ascii="Helvetica" w:eastAsia="Times New Roman" w:hAnsi="Helvetica" w:cs="Helvetica"/>
          <w:color w:val="3C3C3C"/>
          <w:sz w:val="21"/>
          <w:szCs w:val="21"/>
          <w:lang w:eastAsia="en-GB" w:bidi="hi-IN"/>
        </w:rPr>
        <w:t xml:space="preserve">This statement is always true – “put inverse=true in collection variable”, but do not blindfold on it, try to understand the reason behind is essential to optimal your Hibernate performance. </w:t>
      </w:r>
    </w:p>
    <w:p w:rsidR="004F5092" w:rsidRDefault="004F5092" w:rsidP="004F5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150" w:line="288" w:lineRule="atLeast"/>
        <w:outlineLvl w:val="3"/>
        <w:rPr>
          <w:rFonts w:ascii="inherit" w:eastAsia="Times New Roman" w:hAnsi="inherit" w:cs="Times New Roman"/>
          <w:color w:val="252525"/>
          <w:sz w:val="32"/>
          <w:szCs w:val="32"/>
          <w:lang w:eastAsia="en-GB" w:bidi="hi-IN"/>
        </w:rPr>
      </w:pPr>
      <w:r>
        <w:rPr>
          <w:rFonts w:ascii="inherit" w:eastAsia="Times New Roman" w:hAnsi="inherit"/>
          <w:color w:val="252525"/>
          <w:sz w:val="32"/>
          <w:szCs w:val="32"/>
          <w:lang w:eastAsia="en-GB" w:bidi="hi-IN"/>
        </w:rPr>
        <w:t>What is “inverse” ?</w:t>
      </w:r>
    </w:p>
    <w:p w:rsidR="004F5092" w:rsidRDefault="004F5092" w:rsidP="004F5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Helvetica" w:eastAsia="Times New Roman" w:hAnsi="Helvetica" w:cs="Helvetica"/>
          <w:color w:val="3C3C3C"/>
          <w:sz w:val="21"/>
          <w:szCs w:val="21"/>
          <w:lang w:eastAsia="en-GB" w:bidi="hi-IN"/>
        </w:rPr>
      </w:pPr>
      <w:r>
        <w:rPr>
          <w:rFonts w:ascii="Helvetica" w:eastAsia="Times New Roman" w:hAnsi="Helvetica" w:cs="Helvetica"/>
          <w:color w:val="3C3C3C"/>
          <w:sz w:val="21"/>
          <w:szCs w:val="21"/>
          <w:lang w:eastAsia="en-GB" w:bidi="hi-IN"/>
        </w:rPr>
        <w:t>This is the most confusing keyword in Hibernate, at least i took quite a long time to understand it. The “</w:t>
      </w:r>
      <w:r>
        <w:rPr>
          <w:rFonts w:ascii="Helvetica" w:eastAsia="Times New Roman" w:hAnsi="Helvetica" w:cs="Helvetica"/>
          <w:b/>
          <w:bCs/>
          <w:color w:val="3C3C3C"/>
          <w:sz w:val="21"/>
          <w:szCs w:val="21"/>
          <w:lang w:eastAsia="en-GB" w:bidi="hi-IN"/>
        </w:rPr>
        <w:t>inverse</w:t>
      </w:r>
      <w:r>
        <w:rPr>
          <w:rFonts w:ascii="Helvetica" w:eastAsia="Times New Roman" w:hAnsi="Helvetica" w:cs="Helvetica"/>
          <w:color w:val="3C3C3C"/>
          <w:sz w:val="21"/>
          <w:szCs w:val="21"/>
          <w:lang w:eastAsia="en-GB" w:bidi="hi-IN"/>
        </w:rPr>
        <w:t xml:space="preserve">” keyword is always declare in </w:t>
      </w:r>
      <w:r>
        <w:rPr>
          <w:rFonts w:ascii="Helvetica" w:eastAsia="Times New Roman" w:hAnsi="Helvetica" w:cs="Helvetica"/>
          <w:b/>
          <w:bCs/>
          <w:color w:val="3C3C3C"/>
          <w:sz w:val="21"/>
          <w:szCs w:val="21"/>
          <w:lang w:eastAsia="en-GB" w:bidi="hi-IN"/>
        </w:rPr>
        <w:t>one-to-many</w:t>
      </w:r>
      <w:r>
        <w:rPr>
          <w:rFonts w:ascii="Helvetica" w:eastAsia="Times New Roman" w:hAnsi="Helvetica" w:cs="Helvetica"/>
          <w:color w:val="3C3C3C"/>
          <w:sz w:val="21"/>
          <w:szCs w:val="21"/>
          <w:lang w:eastAsia="en-GB" w:bidi="hi-IN"/>
        </w:rPr>
        <w:t xml:space="preserve"> and </w:t>
      </w:r>
      <w:r>
        <w:rPr>
          <w:rFonts w:ascii="Helvetica" w:eastAsia="Times New Roman" w:hAnsi="Helvetica" w:cs="Helvetica"/>
          <w:b/>
          <w:bCs/>
          <w:color w:val="3C3C3C"/>
          <w:sz w:val="21"/>
          <w:szCs w:val="21"/>
          <w:lang w:eastAsia="en-GB" w:bidi="hi-IN"/>
        </w:rPr>
        <w:t xml:space="preserve">many-to-many </w:t>
      </w:r>
      <w:r>
        <w:rPr>
          <w:rFonts w:ascii="Helvetica" w:eastAsia="Times New Roman" w:hAnsi="Helvetica" w:cs="Helvetica"/>
          <w:color w:val="3C3C3C"/>
          <w:sz w:val="21"/>
          <w:szCs w:val="21"/>
          <w:lang w:eastAsia="en-GB" w:bidi="hi-IN"/>
        </w:rPr>
        <w:t xml:space="preserve">relationship (many-to-one doesn’t has inverse keyword), it means which side is responsible to take care of the relationship. </w:t>
      </w:r>
    </w:p>
    <w:p w:rsidR="004F5092" w:rsidRDefault="004F5092" w:rsidP="004F5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150" w:line="288" w:lineRule="atLeast"/>
        <w:outlineLvl w:val="3"/>
        <w:rPr>
          <w:rFonts w:ascii="inherit" w:eastAsia="Times New Roman" w:hAnsi="inherit" w:cs="Times New Roman"/>
          <w:color w:val="252525"/>
          <w:sz w:val="32"/>
          <w:szCs w:val="32"/>
          <w:lang w:eastAsia="en-GB" w:bidi="hi-IN"/>
        </w:rPr>
      </w:pPr>
      <w:r>
        <w:rPr>
          <w:rFonts w:ascii="inherit" w:eastAsia="Times New Roman" w:hAnsi="inherit"/>
          <w:color w:val="252525"/>
          <w:sz w:val="32"/>
          <w:szCs w:val="32"/>
          <w:lang w:eastAsia="en-GB" w:bidi="hi-IN"/>
        </w:rPr>
        <w:t>“inverse”, should change to “relationship owner”?</w:t>
      </w:r>
    </w:p>
    <w:p w:rsidR="004F5092" w:rsidRDefault="004F5092" w:rsidP="004F5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Helvetica" w:eastAsia="Times New Roman" w:hAnsi="Helvetica" w:cs="Helvetica"/>
          <w:color w:val="3C3C3C"/>
          <w:sz w:val="21"/>
          <w:szCs w:val="21"/>
          <w:lang w:eastAsia="en-GB" w:bidi="hi-IN"/>
        </w:rPr>
      </w:pPr>
      <w:r>
        <w:rPr>
          <w:rFonts w:ascii="Helvetica" w:eastAsia="Times New Roman" w:hAnsi="Helvetica" w:cs="Helvetica"/>
          <w:color w:val="3C3C3C"/>
          <w:sz w:val="21"/>
          <w:szCs w:val="21"/>
          <w:lang w:eastAsia="en-GB" w:bidi="hi-IN"/>
        </w:rPr>
        <w:t>In Hibernate, only the “relationship owner” should maintain the relationship, and the “inverse” keyword is created to defines which side is the owner to maintain the relationship. However the “inverse” keyword itself is not verbose enough, I would suggest change the keyword to “</w:t>
      </w:r>
      <w:r>
        <w:rPr>
          <w:rFonts w:ascii="Helvetica" w:eastAsia="Times New Roman" w:hAnsi="Helvetica" w:cs="Helvetica"/>
          <w:b/>
          <w:bCs/>
          <w:color w:val="3C3C3C"/>
          <w:sz w:val="21"/>
          <w:szCs w:val="21"/>
          <w:lang w:eastAsia="en-GB" w:bidi="hi-IN"/>
        </w:rPr>
        <w:t>relationship_owner</w:t>
      </w:r>
      <w:r>
        <w:rPr>
          <w:rFonts w:ascii="Helvetica" w:eastAsia="Times New Roman" w:hAnsi="Helvetica" w:cs="Helvetica"/>
          <w:color w:val="3C3C3C"/>
          <w:sz w:val="21"/>
          <w:szCs w:val="21"/>
          <w:lang w:eastAsia="en-GB" w:bidi="hi-IN"/>
        </w:rPr>
        <w:t xml:space="preserve">“. </w:t>
      </w:r>
    </w:p>
    <w:p w:rsidR="004F5092" w:rsidRDefault="004F5092" w:rsidP="004F5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Helvetica" w:eastAsia="Times New Roman" w:hAnsi="Helvetica" w:cs="Helvetica"/>
          <w:color w:val="3C3C3C"/>
          <w:sz w:val="21"/>
          <w:szCs w:val="21"/>
          <w:lang w:eastAsia="en-GB" w:bidi="hi-IN"/>
        </w:rPr>
      </w:pPr>
      <w:r>
        <w:rPr>
          <w:rFonts w:ascii="Helvetica" w:eastAsia="Times New Roman" w:hAnsi="Helvetica" w:cs="Helvetica"/>
          <w:color w:val="3C3C3C"/>
          <w:sz w:val="21"/>
          <w:szCs w:val="21"/>
          <w:lang w:eastAsia="en-GB" w:bidi="hi-IN"/>
        </w:rPr>
        <w:t>In short, inverse=”true” means this is the relationship owner, and inverse=”false” (default) means it’s not.</w:t>
      </w:r>
    </w:p>
    <w:p w:rsidR="004F5092" w:rsidRDefault="004F5092" w:rsidP="004F5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150" w:line="288" w:lineRule="atLeast"/>
        <w:outlineLvl w:val="4"/>
        <w:rPr>
          <w:rFonts w:ascii="inherit" w:eastAsia="Times New Roman" w:hAnsi="inherit" w:cs="Times New Roman"/>
          <w:color w:val="252525"/>
          <w:sz w:val="32"/>
          <w:szCs w:val="32"/>
          <w:lang w:eastAsia="en-GB" w:bidi="hi-IN"/>
        </w:rPr>
      </w:pPr>
      <w:r>
        <w:rPr>
          <w:rFonts w:ascii="inherit" w:eastAsia="Times New Roman" w:hAnsi="inherit"/>
          <w:color w:val="252525"/>
          <w:sz w:val="32"/>
          <w:szCs w:val="32"/>
          <w:lang w:eastAsia="en-GB" w:bidi="hi-IN"/>
        </w:rPr>
        <w:t>1. One to many Relationship</w:t>
      </w:r>
    </w:p>
    <w:p w:rsidR="004F5092" w:rsidRDefault="004F5092" w:rsidP="004F5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Helvetica" w:eastAsia="Times New Roman" w:hAnsi="Helvetica" w:cs="Helvetica"/>
          <w:color w:val="3C3C3C"/>
          <w:sz w:val="21"/>
          <w:szCs w:val="21"/>
          <w:lang w:eastAsia="en-GB" w:bidi="hi-IN"/>
        </w:rPr>
      </w:pPr>
      <w:r>
        <w:rPr>
          <w:rFonts w:ascii="Helvetica" w:eastAsia="Times New Roman" w:hAnsi="Helvetica" w:cs="Helvetica"/>
          <w:color w:val="3C3C3C"/>
          <w:sz w:val="21"/>
          <w:szCs w:val="21"/>
          <w:lang w:eastAsia="en-GB" w:bidi="hi-IN"/>
        </w:rPr>
        <w:t xml:space="preserve">This is a </w:t>
      </w:r>
      <w:r>
        <w:rPr>
          <w:rFonts w:ascii="Helvetica" w:eastAsia="Times New Roman" w:hAnsi="Helvetica" w:cs="Helvetica"/>
          <w:b/>
          <w:bCs/>
          <w:color w:val="3C3C3C"/>
          <w:sz w:val="21"/>
          <w:szCs w:val="21"/>
          <w:lang w:eastAsia="en-GB" w:bidi="hi-IN"/>
        </w:rPr>
        <w:t>one-to-many</w:t>
      </w:r>
      <w:r>
        <w:rPr>
          <w:rFonts w:ascii="Helvetica" w:eastAsia="Times New Roman" w:hAnsi="Helvetica" w:cs="Helvetica"/>
          <w:color w:val="3C3C3C"/>
          <w:sz w:val="21"/>
          <w:szCs w:val="21"/>
          <w:lang w:eastAsia="en-GB" w:bidi="hi-IN"/>
        </w:rPr>
        <w:t xml:space="preserve"> relationship table design, a STOCK table has many occurrences in STOCK_DAILY_RECORD table.</w:t>
      </w:r>
    </w:p>
    <w:p w:rsidR="004F5092" w:rsidRDefault="004F5092" w:rsidP="004F5092">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Helvetica" w:eastAsia="Times New Roman" w:hAnsi="Helvetica" w:cs="Helvetica"/>
          <w:color w:val="3C3C3C"/>
          <w:sz w:val="21"/>
          <w:szCs w:val="21"/>
          <w:lang w:eastAsia="en-GB" w:bidi="hi-IN"/>
        </w:rPr>
      </w:pPr>
      <w:r>
        <w:rPr>
          <w:rFonts w:ascii="Helvetica" w:eastAsia="Times New Roman" w:hAnsi="Helvetica" w:cs="Helvetica"/>
          <w:noProof/>
          <w:color w:val="3C3C3C"/>
          <w:sz w:val="21"/>
          <w:szCs w:val="21"/>
        </w:rPr>
        <w:lastRenderedPageBreak/>
        <w:drawing>
          <wp:inline distT="0" distB="0" distL="0" distR="0">
            <wp:extent cx="5274945" cy="1972310"/>
            <wp:effectExtent l="0" t="0" r="1905" b="8890"/>
            <wp:docPr id="6" name="Picture 6" descr="Description: Description: one to many relationsh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Description: one to many relationshi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945" cy="1972310"/>
                    </a:xfrm>
                    <a:prstGeom prst="rect">
                      <a:avLst/>
                    </a:prstGeom>
                    <a:noFill/>
                    <a:ln>
                      <a:noFill/>
                    </a:ln>
                  </pic:spPr>
                </pic:pic>
              </a:graphicData>
            </a:graphic>
          </wp:inline>
        </w:drawing>
      </w:r>
    </w:p>
    <w:p w:rsidR="004F5092" w:rsidRDefault="004F5092" w:rsidP="004F5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150" w:line="288" w:lineRule="atLeast"/>
        <w:outlineLvl w:val="4"/>
        <w:rPr>
          <w:rFonts w:ascii="inherit" w:eastAsia="Times New Roman" w:hAnsi="inherit" w:cs="Times New Roman"/>
          <w:color w:val="252525"/>
          <w:sz w:val="32"/>
          <w:szCs w:val="32"/>
          <w:lang w:eastAsia="en-GB" w:bidi="hi-IN"/>
        </w:rPr>
      </w:pPr>
      <w:r>
        <w:rPr>
          <w:rFonts w:ascii="inherit" w:eastAsia="Times New Roman" w:hAnsi="inherit"/>
          <w:color w:val="252525"/>
          <w:sz w:val="32"/>
          <w:szCs w:val="32"/>
          <w:lang w:eastAsia="en-GB" w:bidi="hi-IN"/>
        </w:rPr>
        <w:t>2. Hibernate Implementation</w:t>
      </w:r>
    </w:p>
    <w:p w:rsidR="004F5092" w:rsidRDefault="004F5092" w:rsidP="004F5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Helvetica" w:eastAsia="Times New Roman" w:hAnsi="Helvetica" w:cs="Helvetica"/>
          <w:color w:val="3C3C3C"/>
          <w:sz w:val="21"/>
          <w:szCs w:val="21"/>
          <w:lang w:eastAsia="en-GB" w:bidi="hi-IN"/>
        </w:rPr>
      </w:pPr>
      <w:r>
        <w:rPr>
          <w:rFonts w:ascii="Helvetica" w:eastAsia="Times New Roman" w:hAnsi="Helvetica" w:cs="Helvetica"/>
          <w:color w:val="3C3C3C"/>
          <w:sz w:val="21"/>
          <w:szCs w:val="21"/>
          <w:lang w:eastAsia="en-GB" w:bidi="hi-IN"/>
        </w:rPr>
        <w:t>See the Hibernate implementation in XML mapping files.</w:t>
      </w:r>
    </w:p>
    <w:p w:rsidR="004F5092" w:rsidRDefault="004F5092" w:rsidP="004F5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Helvetica" w:eastAsia="Times New Roman" w:hAnsi="Helvetica" w:cs="Helvetica"/>
          <w:color w:val="3C3C3C"/>
          <w:sz w:val="21"/>
          <w:szCs w:val="21"/>
          <w:lang w:eastAsia="en-GB" w:bidi="hi-IN"/>
        </w:rPr>
      </w:pPr>
      <w:r>
        <w:rPr>
          <w:rFonts w:ascii="Helvetica" w:eastAsia="Times New Roman" w:hAnsi="Helvetica" w:cs="Helvetica"/>
          <w:i/>
          <w:iCs/>
          <w:color w:val="3C3C3C"/>
          <w:sz w:val="21"/>
          <w:szCs w:val="21"/>
          <w:lang w:eastAsia="en-GB" w:bidi="hi-IN"/>
        </w:rPr>
        <w:t>File : Stock.java</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b/>
          <w:bCs/>
          <w:color w:val="000000"/>
          <w:sz w:val="19"/>
          <w:szCs w:val="19"/>
          <w:lang w:eastAsia="en-GB" w:bidi="hi-IN"/>
        </w:rPr>
        <w:t>publicclass</w:t>
      </w:r>
      <w:r>
        <w:rPr>
          <w:rFonts w:ascii="Courier New" w:eastAsia="Times New Roman" w:hAnsi="Courier New" w:cs="Courier New"/>
          <w:color w:val="333333"/>
          <w:sz w:val="19"/>
          <w:szCs w:val="19"/>
          <w:lang w:eastAsia="en-GB" w:bidi="hi-IN"/>
        </w:rPr>
        <w:t xml:space="preserve"> Stock </w:t>
      </w:r>
      <w:r>
        <w:rPr>
          <w:rFonts w:ascii="Courier New" w:eastAsia="Times New Roman" w:hAnsi="Courier New" w:cs="Courier New"/>
          <w:b/>
          <w:bCs/>
          <w:color w:val="000000"/>
          <w:sz w:val="19"/>
          <w:szCs w:val="19"/>
          <w:lang w:eastAsia="en-GB" w:bidi="hi-IN"/>
        </w:rPr>
        <w:t>implements</w:t>
      </w:r>
      <w:r>
        <w:rPr>
          <w:rFonts w:ascii="Courier New" w:eastAsia="Times New Roman" w:hAnsi="Courier New" w:cs="Courier New"/>
          <w:color w:val="333333"/>
          <w:sz w:val="19"/>
          <w:szCs w:val="19"/>
          <w:lang w:eastAsia="en-GB" w:bidi="hi-IN"/>
        </w:rPr>
        <w:t>java.</w:t>
      </w:r>
      <w:r>
        <w:rPr>
          <w:rFonts w:ascii="Courier New" w:eastAsia="Times New Roman" w:hAnsi="Courier New" w:cs="Courier New"/>
          <w:color w:val="006633"/>
          <w:sz w:val="19"/>
          <w:szCs w:val="19"/>
          <w:lang w:eastAsia="en-GB" w:bidi="hi-IN"/>
        </w:rPr>
        <w:t>io</w:t>
      </w:r>
      <w:r>
        <w:rPr>
          <w:rFonts w:ascii="Courier New" w:eastAsia="Times New Roman" w:hAnsi="Courier New" w:cs="Courier New"/>
          <w:color w:val="333333"/>
          <w:sz w:val="19"/>
          <w:szCs w:val="19"/>
          <w:lang w:eastAsia="en-GB" w:bidi="hi-IN"/>
        </w:rPr>
        <w:t>.</w:t>
      </w:r>
      <w:r>
        <w:rPr>
          <w:rFonts w:ascii="Courier New" w:eastAsia="Times New Roman" w:hAnsi="Courier New" w:cs="Courier New"/>
          <w:color w:val="003399"/>
          <w:sz w:val="19"/>
          <w:szCs w:val="19"/>
          <w:lang w:eastAsia="en-GB" w:bidi="hi-IN"/>
        </w:rPr>
        <w:t>Serializable</w:t>
      </w:r>
      <w:r>
        <w:rPr>
          <w:rFonts w:ascii="Courier New" w:eastAsia="Times New Roman" w:hAnsi="Courier New" w:cs="Courier New"/>
          <w:color w:val="009900"/>
          <w:sz w:val="19"/>
          <w:szCs w:val="19"/>
          <w:lang w:eastAsia="en-GB" w:bidi="hi-IN"/>
        </w:rPr>
        <w: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 xml:space="preserve">   ...</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b/>
          <w:bCs/>
          <w:color w:val="000000"/>
          <w:sz w:val="19"/>
          <w:szCs w:val="19"/>
          <w:lang w:eastAsia="en-GB" w:bidi="hi-IN"/>
        </w:rPr>
        <w:t>private</w:t>
      </w:r>
      <w:r>
        <w:rPr>
          <w:rFonts w:ascii="Courier New" w:eastAsia="Times New Roman" w:hAnsi="Courier New" w:cs="Courier New"/>
          <w:color w:val="333333"/>
          <w:sz w:val="19"/>
          <w:szCs w:val="19"/>
          <w:lang w:eastAsia="en-GB" w:bidi="hi-IN"/>
        </w:rPr>
        <w:t xml:space="preserve"> Set</w:t>
      </w:r>
      <w:r>
        <w:rPr>
          <w:rFonts w:ascii="Courier New" w:eastAsia="Times New Roman" w:hAnsi="Courier New" w:cs="Courier New"/>
          <w:color w:val="339933"/>
          <w:sz w:val="19"/>
          <w:szCs w:val="19"/>
          <w:lang w:eastAsia="en-GB" w:bidi="hi-IN"/>
        </w:rPr>
        <w:t>&lt;</w:t>
      </w:r>
      <w:r>
        <w:rPr>
          <w:rFonts w:ascii="Courier New" w:eastAsia="Times New Roman" w:hAnsi="Courier New" w:cs="Courier New"/>
          <w:color w:val="333333"/>
          <w:sz w:val="19"/>
          <w:szCs w:val="19"/>
          <w:lang w:eastAsia="en-GB" w:bidi="hi-IN"/>
        </w:rPr>
        <w:t>StockDailyRecord</w:t>
      </w:r>
      <w:r>
        <w:rPr>
          <w:rFonts w:ascii="Courier New" w:eastAsia="Times New Roman" w:hAnsi="Courier New" w:cs="Courier New"/>
          <w:color w:val="339933"/>
          <w:sz w:val="19"/>
          <w:szCs w:val="19"/>
          <w:lang w:eastAsia="en-GB" w:bidi="hi-IN"/>
        </w:rPr>
        <w:t>&gt;</w:t>
      </w:r>
      <w:r>
        <w:rPr>
          <w:rFonts w:ascii="Courier New" w:eastAsia="Times New Roman" w:hAnsi="Courier New" w:cs="Courier New"/>
          <w:color w:val="333333"/>
          <w:sz w:val="19"/>
          <w:szCs w:val="19"/>
          <w:lang w:eastAsia="en-GB" w:bidi="hi-IN"/>
        </w:rPr>
        <w:t>stockDailyRecords</w:t>
      </w:r>
      <w:r>
        <w:rPr>
          <w:rFonts w:ascii="Courier New" w:eastAsia="Times New Roman" w:hAnsi="Courier New" w:cs="Courier New"/>
          <w:color w:val="339933"/>
          <w:sz w:val="19"/>
          <w:szCs w:val="19"/>
          <w:lang w:eastAsia="en-GB" w:bidi="hi-IN"/>
        </w:rPr>
        <w: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ab/>
      </w:r>
      <w:r>
        <w:rPr>
          <w:rFonts w:ascii="Courier New" w:eastAsia="Times New Roman" w:hAnsi="Courier New" w:cs="Courier New"/>
          <w:color w:val="333333"/>
          <w:sz w:val="19"/>
          <w:szCs w:val="19"/>
          <w:lang w:eastAsia="en-GB" w:bidi="hi-IN"/>
        </w:rPr>
        <w:tab/>
      </w:r>
      <w:r>
        <w:rPr>
          <w:rFonts w:ascii="Courier New" w:eastAsia="Times New Roman" w:hAnsi="Courier New" w:cs="Courier New"/>
          <w:color w:val="333333"/>
          <w:sz w:val="19"/>
          <w:szCs w:val="19"/>
          <w:lang w:eastAsia="en-GB" w:bidi="hi-IN"/>
        </w:rPr>
        <w:tab/>
      </w:r>
      <w:r>
        <w:rPr>
          <w:rFonts w:ascii="Courier New" w:eastAsia="Times New Roman" w:hAnsi="Courier New" w:cs="Courier New"/>
          <w:color w:val="333333"/>
          <w:sz w:val="19"/>
          <w:szCs w:val="19"/>
          <w:lang w:eastAsia="en-GB" w:bidi="hi-IN"/>
        </w:rPr>
        <w:tab/>
      </w:r>
      <w:r>
        <w:rPr>
          <w:rFonts w:ascii="Courier New" w:eastAsia="Times New Roman" w:hAnsi="Courier New" w:cs="Courier New"/>
          <w:color w:val="333333"/>
          <w:sz w:val="19"/>
          <w:szCs w:val="19"/>
          <w:lang w:eastAsia="en-GB" w:bidi="hi-IN"/>
        </w:rPr>
        <w:tab/>
      </w:r>
      <w:r>
        <w:rPr>
          <w:rFonts w:ascii="Courier New" w:eastAsia="Times New Roman" w:hAnsi="Courier New" w:cs="Courier New"/>
          <w:color w:val="333333"/>
          <w:sz w:val="19"/>
          <w:szCs w:val="19"/>
          <w:lang w:eastAsia="en-GB" w:bidi="hi-IN"/>
        </w:rPr>
        <w:tab/>
      </w:r>
      <w:r>
        <w:rPr>
          <w:rFonts w:ascii="Courier New" w:eastAsia="Times New Roman" w:hAnsi="Courier New" w:cs="Courier New"/>
          <w:b/>
          <w:bCs/>
          <w:color w:val="000000"/>
          <w:sz w:val="19"/>
          <w:szCs w:val="19"/>
          <w:lang w:eastAsia="en-GB" w:bidi="hi-IN"/>
        </w:rPr>
        <w:t>new</w:t>
      </w:r>
      <w:r>
        <w:rPr>
          <w:rFonts w:ascii="Courier New" w:eastAsia="Times New Roman" w:hAnsi="Courier New" w:cs="Courier New"/>
          <w:color w:val="333333"/>
          <w:sz w:val="19"/>
          <w:szCs w:val="19"/>
          <w:lang w:eastAsia="en-GB" w:bidi="hi-IN"/>
        </w:rPr>
        <w:t>HashSet</w:t>
      </w:r>
      <w:r>
        <w:rPr>
          <w:rFonts w:ascii="Courier New" w:eastAsia="Times New Roman" w:hAnsi="Courier New" w:cs="Courier New"/>
          <w:color w:val="339933"/>
          <w:sz w:val="19"/>
          <w:szCs w:val="19"/>
          <w:lang w:eastAsia="en-GB" w:bidi="hi-IN"/>
        </w:rPr>
        <w:t>&lt;</w:t>
      </w:r>
      <w:r>
        <w:rPr>
          <w:rFonts w:ascii="Courier New" w:eastAsia="Times New Roman" w:hAnsi="Courier New" w:cs="Courier New"/>
          <w:color w:val="333333"/>
          <w:sz w:val="19"/>
          <w:szCs w:val="19"/>
          <w:lang w:eastAsia="en-GB" w:bidi="hi-IN"/>
        </w:rPr>
        <w:t>StockDailyRecord</w:t>
      </w:r>
      <w:r>
        <w:rPr>
          <w:rFonts w:ascii="Courier New" w:eastAsia="Times New Roman" w:hAnsi="Courier New" w:cs="Courier New"/>
          <w:color w:val="339933"/>
          <w:sz w:val="19"/>
          <w:szCs w:val="19"/>
          <w:lang w:eastAsia="en-GB" w:bidi="hi-IN"/>
        </w:rPr>
        <w:t>&gt;</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CC66CC"/>
          <w:sz w:val="19"/>
          <w:szCs w:val="19"/>
          <w:lang w:eastAsia="en-GB" w:bidi="hi-IN"/>
        </w:rPr>
        <w:t>0</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9933"/>
          <w:sz w:val="19"/>
          <w:szCs w:val="19"/>
          <w:lang w:eastAsia="en-GB" w:bidi="hi-IN"/>
        </w:rPr>
        <w: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 xml:space="preserve">   ...</w:t>
      </w:r>
    </w:p>
    <w:p w:rsidR="004F5092" w:rsidRDefault="004F5092" w:rsidP="004F5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Helvetica" w:eastAsia="Times New Roman" w:hAnsi="Helvetica" w:cs="Helvetica"/>
          <w:color w:val="3C3C3C"/>
          <w:sz w:val="21"/>
          <w:szCs w:val="21"/>
          <w:lang w:eastAsia="en-GB" w:bidi="hi-IN"/>
        </w:rPr>
      </w:pPr>
      <w:r>
        <w:rPr>
          <w:rFonts w:ascii="Helvetica" w:eastAsia="Times New Roman" w:hAnsi="Helvetica" w:cs="Helvetica"/>
          <w:i/>
          <w:iCs/>
          <w:color w:val="3C3C3C"/>
          <w:sz w:val="21"/>
          <w:szCs w:val="21"/>
          <w:lang w:eastAsia="en-GB" w:bidi="hi-IN"/>
        </w:rPr>
        <w:t>File : StockDailyRecord.java</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b/>
          <w:bCs/>
          <w:color w:val="000000"/>
          <w:sz w:val="19"/>
          <w:szCs w:val="19"/>
          <w:lang w:eastAsia="en-GB" w:bidi="hi-IN"/>
        </w:rPr>
        <w:t>publicclass</w:t>
      </w:r>
      <w:r>
        <w:rPr>
          <w:rFonts w:ascii="Courier New" w:eastAsia="Times New Roman" w:hAnsi="Courier New" w:cs="Courier New"/>
          <w:color w:val="333333"/>
          <w:sz w:val="19"/>
          <w:szCs w:val="19"/>
          <w:lang w:eastAsia="en-GB" w:bidi="hi-IN"/>
        </w:rPr>
        <w:t>StockDailyRecord</w:t>
      </w:r>
      <w:r>
        <w:rPr>
          <w:rFonts w:ascii="Courier New" w:eastAsia="Times New Roman" w:hAnsi="Courier New" w:cs="Courier New"/>
          <w:b/>
          <w:bCs/>
          <w:color w:val="000000"/>
          <w:sz w:val="19"/>
          <w:szCs w:val="19"/>
          <w:lang w:eastAsia="en-GB" w:bidi="hi-IN"/>
        </w:rPr>
        <w:t>implements</w:t>
      </w:r>
      <w:r>
        <w:rPr>
          <w:rFonts w:ascii="Courier New" w:eastAsia="Times New Roman" w:hAnsi="Courier New" w:cs="Courier New"/>
          <w:color w:val="333333"/>
          <w:sz w:val="19"/>
          <w:szCs w:val="19"/>
          <w:lang w:eastAsia="en-GB" w:bidi="hi-IN"/>
        </w:rPr>
        <w:t>java.</w:t>
      </w:r>
      <w:r>
        <w:rPr>
          <w:rFonts w:ascii="Courier New" w:eastAsia="Times New Roman" w:hAnsi="Courier New" w:cs="Courier New"/>
          <w:color w:val="006633"/>
          <w:sz w:val="19"/>
          <w:szCs w:val="19"/>
          <w:lang w:eastAsia="en-GB" w:bidi="hi-IN"/>
        </w:rPr>
        <w:t>io</w:t>
      </w:r>
      <w:r>
        <w:rPr>
          <w:rFonts w:ascii="Courier New" w:eastAsia="Times New Roman" w:hAnsi="Courier New" w:cs="Courier New"/>
          <w:color w:val="333333"/>
          <w:sz w:val="19"/>
          <w:szCs w:val="19"/>
          <w:lang w:eastAsia="en-GB" w:bidi="hi-IN"/>
        </w:rPr>
        <w:t>.</w:t>
      </w:r>
      <w:r>
        <w:rPr>
          <w:rFonts w:ascii="Courier New" w:eastAsia="Times New Roman" w:hAnsi="Courier New" w:cs="Courier New"/>
          <w:color w:val="003399"/>
          <w:sz w:val="19"/>
          <w:szCs w:val="19"/>
          <w:lang w:eastAsia="en-GB" w:bidi="hi-IN"/>
        </w:rPr>
        <w:t>Serializable</w:t>
      </w:r>
      <w:r>
        <w:rPr>
          <w:rFonts w:ascii="Courier New" w:eastAsia="Times New Roman" w:hAnsi="Courier New" w:cs="Courier New"/>
          <w:color w:val="009900"/>
          <w:sz w:val="19"/>
          <w:szCs w:val="19"/>
          <w:lang w:eastAsia="en-GB" w:bidi="hi-IN"/>
        </w:rPr>
        <w: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 xml:space="preserve">   ...</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b/>
          <w:bCs/>
          <w:color w:val="000000"/>
          <w:sz w:val="19"/>
          <w:szCs w:val="19"/>
          <w:lang w:eastAsia="en-GB" w:bidi="hi-IN"/>
        </w:rPr>
        <w:t>private</w:t>
      </w:r>
      <w:r>
        <w:rPr>
          <w:rFonts w:ascii="Courier New" w:eastAsia="Times New Roman" w:hAnsi="Courier New" w:cs="Courier New"/>
          <w:color w:val="333333"/>
          <w:sz w:val="19"/>
          <w:szCs w:val="19"/>
          <w:lang w:eastAsia="en-GB" w:bidi="hi-IN"/>
        </w:rPr>
        <w:t xml:space="preserve"> Stock stock</w:t>
      </w:r>
      <w:r>
        <w:rPr>
          <w:rFonts w:ascii="Courier New" w:eastAsia="Times New Roman" w:hAnsi="Courier New" w:cs="Courier New"/>
          <w:color w:val="339933"/>
          <w:sz w:val="19"/>
          <w:szCs w:val="19"/>
          <w:lang w:eastAsia="en-GB" w:bidi="hi-IN"/>
        </w:rPr>
        <w: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 xml:space="preserve">   ...</w:t>
      </w:r>
    </w:p>
    <w:p w:rsidR="004F5092" w:rsidRDefault="004F5092" w:rsidP="004F5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Helvetica" w:eastAsia="Times New Roman" w:hAnsi="Helvetica" w:cs="Helvetica"/>
          <w:color w:val="3C3C3C"/>
          <w:sz w:val="21"/>
          <w:szCs w:val="21"/>
          <w:lang w:eastAsia="en-GB" w:bidi="hi-IN"/>
        </w:rPr>
      </w:pPr>
      <w:r>
        <w:rPr>
          <w:rFonts w:ascii="Helvetica" w:eastAsia="Times New Roman" w:hAnsi="Helvetica" w:cs="Helvetica"/>
          <w:i/>
          <w:iCs/>
          <w:color w:val="3C3C3C"/>
          <w:sz w:val="21"/>
          <w:szCs w:val="21"/>
          <w:lang w:eastAsia="en-GB" w:bidi="hi-IN"/>
        </w:rPr>
        <w:t>File : Stock.hbm.xml</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b/>
          <w:bCs/>
          <w:color w:val="000000"/>
          <w:sz w:val="19"/>
          <w:szCs w:val="19"/>
          <w:lang w:eastAsia="en-GB" w:bidi="hi-IN"/>
        </w:rPr>
        <w:t>&lt;hibernate-mapping&gt;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b/>
          <w:bCs/>
          <w:color w:val="000000"/>
          <w:sz w:val="19"/>
          <w:szCs w:val="19"/>
          <w:lang w:eastAsia="en-GB" w:bidi="hi-IN"/>
        </w:rPr>
        <w:t>&lt;class</w:t>
      </w:r>
      <w:r>
        <w:rPr>
          <w:rFonts w:ascii="Courier New" w:eastAsia="Times New Roman" w:hAnsi="Courier New" w:cs="Courier New"/>
          <w:color w:val="000066"/>
          <w:sz w:val="19"/>
          <w:szCs w:val="19"/>
          <w:lang w:eastAsia="en-GB" w:bidi="hi-IN"/>
        </w:rPr>
        <w:t>name</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FF0000"/>
          <w:sz w:val="19"/>
          <w:szCs w:val="19"/>
          <w:lang w:eastAsia="en-GB" w:bidi="hi-IN"/>
        </w:rPr>
        <w:t>"com.mkyong.common.Stock"</w:t>
      </w:r>
      <w:r>
        <w:rPr>
          <w:rFonts w:ascii="Courier New" w:eastAsia="Times New Roman" w:hAnsi="Courier New" w:cs="Courier New"/>
          <w:color w:val="000066"/>
          <w:sz w:val="19"/>
          <w:szCs w:val="19"/>
          <w:lang w:eastAsia="en-GB" w:bidi="hi-IN"/>
        </w:rPr>
        <w:t>table</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FF0000"/>
          <w:sz w:val="19"/>
          <w:szCs w:val="19"/>
          <w:lang w:eastAsia="en-GB" w:bidi="hi-IN"/>
        </w:rPr>
        <w:t>"stock"</w:t>
      </w:r>
      <w:r>
        <w:rPr>
          <w:rFonts w:ascii="Courier New" w:eastAsia="Times New Roman" w:hAnsi="Courier New" w:cs="Courier New"/>
          <w:color w:val="009900"/>
          <w:sz w:val="19"/>
          <w:szCs w:val="19"/>
          <w:lang w:eastAsia="en-GB" w:bidi="hi-IN"/>
        </w:rPr>
        <w:t xml:space="preserve"> ...</w:t>
      </w:r>
      <w:r>
        <w:rPr>
          <w:rFonts w:ascii="Courier New" w:eastAsia="Times New Roman" w:hAnsi="Courier New" w:cs="Courier New"/>
          <w:b/>
          <w:bCs/>
          <w:color w:val="000000"/>
          <w:sz w:val="19"/>
          <w:szCs w:val="19"/>
          <w:lang w:eastAsia="en-GB" w:bidi="hi-IN"/>
        </w:rPr>
        <w:t>&gt;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 xml:space="preserve">    ...</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b/>
          <w:bCs/>
          <w:color w:val="000000"/>
          <w:sz w:val="19"/>
          <w:szCs w:val="19"/>
          <w:lang w:eastAsia="en-GB" w:bidi="hi-IN"/>
        </w:rPr>
        <w:t>&lt;set</w:t>
      </w:r>
      <w:r>
        <w:rPr>
          <w:rFonts w:ascii="Courier New" w:eastAsia="Times New Roman" w:hAnsi="Courier New" w:cs="Courier New"/>
          <w:color w:val="000066"/>
          <w:sz w:val="19"/>
          <w:szCs w:val="19"/>
          <w:lang w:eastAsia="en-GB" w:bidi="hi-IN"/>
        </w:rPr>
        <w:t>name</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FF0000"/>
          <w:sz w:val="19"/>
          <w:szCs w:val="19"/>
          <w:lang w:eastAsia="en-GB" w:bidi="hi-IN"/>
        </w:rPr>
        <w:t>"stockDailyRecords"</w:t>
      </w:r>
      <w:r>
        <w:rPr>
          <w:rFonts w:ascii="Courier New" w:eastAsia="Times New Roman" w:hAnsi="Courier New" w:cs="Courier New"/>
          <w:color w:val="000066"/>
          <w:sz w:val="19"/>
          <w:szCs w:val="19"/>
          <w:lang w:eastAsia="en-GB" w:bidi="hi-IN"/>
        </w:rPr>
        <w:t>table</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FF0000"/>
          <w:sz w:val="19"/>
          <w:szCs w:val="19"/>
          <w:lang w:eastAsia="en-GB" w:bidi="hi-IN"/>
        </w:rPr>
        <w:t>"stock_daily_record"</w:t>
      </w:r>
      <w:r>
        <w:rPr>
          <w:rFonts w:ascii="Courier New" w:eastAsia="Times New Roman" w:hAnsi="Courier New" w:cs="Courier New"/>
          <w:color w:val="000066"/>
          <w:sz w:val="19"/>
          <w:szCs w:val="19"/>
          <w:lang w:eastAsia="en-GB" w:bidi="hi-IN"/>
        </w:rPr>
        <w:t>fetch</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FF0000"/>
          <w:sz w:val="19"/>
          <w:szCs w:val="19"/>
          <w:lang w:eastAsia="en-GB" w:bidi="hi-IN"/>
        </w:rPr>
        <w:t>"select"</w:t>
      </w:r>
      <w:r>
        <w:rPr>
          <w:rFonts w:ascii="Courier New" w:eastAsia="Times New Roman" w:hAnsi="Courier New" w:cs="Courier New"/>
          <w:b/>
          <w:bCs/>
          <w:color w:val="000000"/>
          <w:sz w:val="19"/>
          <w:szCs w:val="19"/>
          <w:lang w:eastAsia="en-GB" w:bidi="hi-IN"/>
        </w:rPr>
        <w:t>&gt;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b/>
          <w:bCs/>
          <w:color w:val="000000"/>
          <w:sz w:val="19"/>
          <w:szCs w:val="19"/>
          <w:lang w:eastAsia="en-GB" w:bidi="hi-IN"/>
        </w:rPr>
        <w:t>&lt;key&gt;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b/>
          <w:bCs/>
          <w:color w:val="000000"/>
          <w:sz w:val="19"/>
          <w:szCs w:val="19"/>
          <w:lang w:eastAsia="en-GB" w:bidi="hi-IN"/>
        </w:rPr>
        <w:t>&lt;column</w:t>
      </w:r>
      <w:r>
        <w:rPr>
          <w:rFonts w:ascii="Courier New" w:eastAsia="Times New Roman" w:hAnsi="Courier New" w:cs="Courier New"/>
          <w:color w:val="000066"/>
          <w:sz w:val="19"/>
          <w:szCs w:val="19"/>
          <w:lang w:eastAsia="en-GB" w:bidi="hi-IN"/>
        </w:rPr>
        <w:t>name</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FF0000"/>
          <w:sz w:val="19"/>
          <w:szCs w:val="19"/>
          <w:lang w:eastAsia="en-GB" w:bidi="hi-IN"/>
        </w:rPr>
        <w:t>"STOCK_ID"</w:t>
      </w:r>
      <w:r>
        <w:rPr>
          <w:rFonts w:ascii="Courier New" w:eastAsia="Times New Roman" w:hAnsi="Courier New" w:cs="Courier New"/>
          <w:color w:val="000066"/>
          <w:sz w:val="19"/>
          <w:szCs w:val="19"/>
          <w:lang w:eastAsia="en-GB" w:bidi="hi-IN"/>
        </w:rPr>
        <w:t>not-null</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FF0000"/>
          <w:sz w:val="19"/>
          <w:szCs w:val="19"/>
          <w:lang w:eastAsia="en-GB" w:bidi="hi-IN"/>
        </w:rPr>
        <w:t>"true"</w:t>
      </w:r>
      <w:r>
        <w:rPr>
          <w:rFonts w:ascii="Courier New" w:eastAsia="Times New Roman" w:hAnsi="Courier New" w:cs="Courier New"/>
          <w:b/>
          <w:bCs/>
          <w:color w:val="000000"/>
          <w:sz w:val="19"/>
          <w:szCs w:val="19"/>
          <w:lang w:eastAsia="en-GB" w:bidi="hi-IN"/>
        </w:rPr>
        <w:t>/&gt;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b/>
          <w:bCs/>
          <w:color w:val="000000"/>
          <w:sz w:val="19"/>
          <w:szCs w:val="19"/>
          <w:lang w:eastAsia="en-GB" w:bidi="hi-IN"/>
        </w:rPr>
        <w:t>&lt;/key&gt;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b/>
          <w:bCs/>
          <w:color w:val="000000"/>
          <w:sz w:val="19"/>
          <w:szCs w:val="19"/>
          <w:lang w:eastAsia="en-GB" w:bidi="hi-IN"/>
        </w:rPr>
        <w:t>&lt;one-to-many</w:t>
      </w:r>
      <w:r>
        <w:rPr>
          <w:rFonts w:ascii="Courier New" w:eastAsia="Times New Roman" w:hAnsi="Courier New" w:cs="Courier New"/>
          <w:color w:val="000066"/>
          <w:sz w:val="19"/>
          <w:szCs w:val="19"/>
          <w:lang w:eastAsia="en-GB" w:bidi="hi-IN"/>
        </w:rPr>
        <w:t>class</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FF0000"/>
          <w:sz w:val="19"/>
          <w:szCs w:val="19"/>
          <w:lang w:eastAsia="en-GB" w:bidi="hi-IN"/>
        </w:rPr>
        <w:t>"com.mkyong.common.StockDailyRecord"</w:t>
      </w:r>
      <w:r>
        <w:rPr>
          <w:rFonts w:ascii="Courier New" w:eastAsia="Times New Roman" w:hAnsi="Courier New" w:cs="Courier New"/>
          <w:b/>
          <w:bCs/>
          <w:color w:val="000000"/>
          <w:sz w:val="19"/>
          <w:szCs w:val="19"/>
          <w:lang w:eastAsia="en-GB" w:bidi="hi-IN"/>
        </w:rPr>
        <w:t>/&gt;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b/>
          <w:bCs/>
          <w:color w:val="000000"/>
          <w:sz w:val="19"/>
          <w:szCs w:val="19"/>
          <w:lang w:eastAsia="en-GB" w:bidi="hi-IN"/>
        </w:rPr>
        <w:t>&lt;/set&gt;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 xml:space="preserve">    ...</w:t>
      </w:r>
    </w:p>
    <w:p w:rsidR="004F5092" w:rsidRDefault="004F5092" w:rsidP="004F5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Helvetica" w:eastAsia="Times New Roman" w:hAnsi="Helvetica" w:cs="Helvetica"/>
          <w:color w:val="3C3C3C"/>
          <w:sz w:val="21"/>
          <w:szCs w:val="21"/>
          <w:lang w:eastAsia="en-GB" w:bidi="hi-IN"/>
        </w:rPr>
      </w:pPr>
      <w:r>
        <w:rPr>
          <w:rFonts w:ascii="Helvetica" w:eastAsia="Times New Roman" w:hAnsi="Helvetica" w:cs="Helvetica"/>
          <w:i/>
          <w:iCs/>
          <w:color w:val="3C3C3C"/>
          <w:sz w:val="21"/>
          <w:szCs w:val="21"/>
          <w:lang w:eastAsia="en-GB" w:bidi="hi-IN"/>
        </w:rPr>
        <w:t>File : StockDailyRecord.hbm.xml</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b/>
          <w:bCs/>
          <w:color w:val="000000"/>
          <w:sz w:val="19"/>
          <w:szCs w:val="19"/>
          <w:lang w:eastAsia="en-GB" w:bidi="hi-IN"/>
        </w:rPr>
        <w:t>&lt;hibernate-mapping&gt;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b/>
          <w:bCs/>
          <w:color w:val="000000"/>
          <w:sz w:val="19"/>
          <w:szCs w:val="19"/>
          <w:lang w:eastAsia="en-GB" w:bidi="hi-IN"/>
        </w:rPr>
        <w:t>&lt;class</w:t>
      </w:r>
      <w:r>
        <w:rPr>
          <w:rFonts w:ascii="Courier New" w:eastAsia="Times New Roman" w:hAnsi="Courier New" w:cs="Courier New"/>
          <w:color w:val="000066"/>
          <w:sz w:val="19"/>
          <w:szCs w:val="19"/>
          <w:lang w:eastAsia="en-GB" w:bidi="hi-IN"/>
        </w:rPr>
        <w:t>name</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FF0000"/>
          <w:sz w:val="19"/>
          <w:szCs w:val="19"/>
          <w:lang w:eastAsia="en-GB" w:bidi="hi-IN"/>
        </w:rPr>
        <w:t>"com.mkyong.common.StockDailyRecord"</w:t>
      </w:r>
      <w:r>
        <w:rPr>
          <w:rFonts w:ascii="Courier New" w:eastAsia="Times New Roman" w:hAnsi="Courier New" w:cs="Courier New"/>
          <w:color w:val="000066"/>
          <w:sz w:val="19"/>
          <w:szCs w:val="19"/>
          <w:lang w:eastAsia="en-GB" w:bidi="hi-IN"/>
        </w:rPr>
        <w:t>table</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FF0000"/>
          <w:sz w:val="19"/>
          <w:szCs w:val="19"/>
          <w:lang w:eastAsia="en-GB" w:bidi="hi-IN"/>
        </w:rPr>
        <w:t>"stock_daily_record"</w:t>
      </w:r>
      <w:r>
        <w:rPr>
          <w:rFonts w:ascii="Courier New" w:eastAsia="Times New Roman" w:hAnsi="Courier New" w:cs="Courier New"/>
          <w:color w:val="009900"/>
          <w:sz w:val="19"/>
          <w:szCs w:val="19"/>
          <w:lang w:eastAsia="en-GB" w:bidi="hi-IN"/>
        </w:rPr>
        <w:t xml:space="preserve"> ...</w:t>
      </w:r>
      <w:r>
        <w:rPr>
          <w:rFonts w:ascii="Courier New" w:eastAsia="Times New Roman" w:hAnsi="Courier New" w:cs="Courier New"/>
          <w:b/>
          <w:bCs/>
          <w:color w:val="000000"/>
          <w:sz w:val="19"/>
          <w:szCs w:val="19"/>
          <w:lang w:eastAsia="en-GB" w:bidi="hi-IN"/>
        </w:rPr>
        <w:t>&gt;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 xml:space="preserve">  ...</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b/>
          <w:bCs/>
          <w:color w:val="000000"/>
          <w:sz w:val="19"/>
          <w:szCs w:val="19"/>
          <w:lang w:eastAsia="en-GB" w:bidi="hi-IN"/>
        </w:rPr>
        <w:lastRenderedPageBreak/>
        <w:t>&lt;many-to-one</w:t>
      </w:r>
      <w:r>
        <w:rPr>
          <w:rFonts w:ascii="Courier New" w:eastAsia="Times New Roman" w:hAnsi="Courier New" w:cs="Courier New"/>
          <w:color w:val="000066"/>
          <w:sz w:val="19"/>
          <w:szCs w:val="19"/>
          <w:lang w:eastAsia="en-GB" w:bidi="hi-IN"/>
        </w:rPr>
        <w:t>name</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FF0000"/>
          <w:sz w:val="19"/>
          <w:szCs w:val="19"/>
          <w:lang w:eastAsia="en-GB" w:bidi="hi-IN"/>
        </w:rPr>
        <w:t>"stock"</w:t>
      </w:r>
      <w:r>
        <w:rPr>
          <w:rFonts w:ascii="Courier New" w:eastAsia="Times New Roman" w:hAnsi="Courier New" w:cs="Courier New"/>
          <w:color w:val="000066"/>
          <w:sz w:val="19"/>
          <w:szCs w:val="19"/>
          <w:lang w:eastAsia="en-GB" w:bidi="hi-IN"/>
        </w:rPr>
        <w:t>class</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FF0000"/>
          <w:sz w:val="19"/>
          <w:szCs w:val="19"/>
          <w:lang w:eastAsia="en-GB" w:bidi="hi-IN"/>
        </w:rPr>
        <w:t>"com.mkyong.common.Stock"</w:t>
      </w:r>
      <w:r>
        <w:rPr>
          <w:rFonts w:ascii="Courier New" w:eastAsia="Times New Roman" w:hAnsi="Courier New" w:cs="Courier New"/>
          <w:b/>
          <w:bCs/>
          <w:color w:val="000000"/>
          <w:sz w:val="19"/>
          <w:szCs w:val="19"/>
          <w:lang w:eastAsia="en-GB" w:bidi="hi-IN"/>
        </w:rPr>
        <w:t>&gt;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b/>
          <w:bCs/>
          <w:color w:val="000000"/>
          <w:sz w:val="19"/>
          <w:szCs w:val="19"/>
          <w:lang w:eastAsia="en-GB" w:bidi="hi-IN"/>
        </w:rPr>
        <w:t>&lt;column</w:t>
      </w:r>
      <w:r>
        <w:rPr>
          <w:rFonts w:ascii="Courier New" w:eastAsia="Times New Roman" w:hAnsi="Courier New" w:cs="Courier New"/>
          <w:color w:val="000066"/>
          <w:sz w:val="19"/>
          <w:szCs w:val="19"/>
          <w:lang w:eastAsia="en-GB" w:bidi="hi-IN"/>
        </w:rPr>
        <w:t>name</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FF0000"/>
          <w:sz w:val="19"/>
          <w:szCs w:val="19"/>
          <w:lang w:eastAsia="en-GB" w:bidi="hi-IN"/>
        </w:rPr>
        <w:t>"STOCK_ID"</w:t>
      </w:r>
      <w:r>
        <w:rPr>
          <w:rFonts w:ascii="Courier New" w:eastAsia="Times New Roman" w:hAnsi="Courier New" w:cs="Courier New"/>
          <w:color w:val="000066"/>
          <w:sz w:val="19"/>
          <w:szCs w:val="19"/>
          <w:lang w:eastAsia="en-GB" w:bidi="hi-IN"/>
        </w:rPr>
        <w:t>not-null</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FF0000"/>
          <w:sz w:val="19"/>
          <w:szCs w:val="19"/>
          <w:lang w:eastAsia="en-GB" w:bidi="hi-IN"/>
        </w:rPr>
        <w:t>"true"</w:t>
      </w:r>
      <w:r>
        <w:rPr>
          <w:rFonts w:ascii="Courier New" w:eastAsia="Times New Roman" w:hAnsi="Courier New" w:cs="Courier New"/>
          <w:b/>
          <w:bCs/>
          <w:color w:val="000000"/>
          <w:sz w:val="19"/>
          <w:szCs w:val="19"/>
          <w:lang w:eastAsia="en-GB" w:bidi="hi-IN"/>
        </w:rPr>
        <w:t>/&gt;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b/>
          <w:bCs/>
          <w:color w:val="000000"/>
          <w:sz w:val="19"/>
          <w:szCs w:val="19"/>
          <w:lang w:eastAsia="en-GB" w:bidi="hi-IN"/>
        </w:rPr>
        <w:t>&lt;/many-to-one&gt;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 xml:space="preserve">  ...</w:t>
      </w:r>
    </w:p>
    <w:p w:rsidR="004F5092" w:rsidRDefault="004F5092" w:rsidP="004F5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150" w:line="288" w:lineRule="atLeast"/>
        <w:outlineLvl w:val="4"/>
        <w:rPr>
          <w:rFonts w:ascii="inherit" w:eastAsia="Times New Roman" w:hAnsi="inherit" w:cs="Times New Roman"/>
          <w:color w:val="252525"/>
          <w:sz w:val="32"/>
          <w:szCs w:val="32"/>
          <w:lang w:eastAsia="en-GB" w:bidi="hi-IN"/>
        </w:rPr>
      </w:pPr>
      <w:r>
        <w:rPr>
          <w:rFonts w:ascii="inherit" w:eastAsia="Times New Roman" w:hAnsi="inherit"/>
          <w:color w:val="252525"/>
          <w:sz w:val="32"/>
          <w:szCs w:val="32"/>
          <w:lang w:eastAsia="en-GB" w:bidi="hi-IN"/>
        </w:rPr>
        <w:t>3. inverse = true / false</w:t>
      </w:r>
    </w:p>
    <w:p w:rsidR="004F5092" w:rsidRDefault="004F5092" w:rsidP="004F5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Helvetica" w:eastAsia="Times New Roman" w:hAnsi="Helvetica" w:cs="Helvetica"/>
          <w:color w:val="3C3C3C"/>
          <w:sz w:val="21"/>
          <w:szCs w:val="21"/>
          <w:lang w:eastAsia="en-GB" w:bidi="hi-IN"/>
        </w:rPr>
      </w:pPr>
      <w:r>
        <w:rPr>
          <w:rFonts w:ascii="Helvetica" w:eastAsia="Times New Roman" w:hAnsi="Helvetica" w:cs="Helvetica"/>
          <w:color w:val="3C3C3C"/>
          <w:sz w:val="21"/>
          <w:szCs w:val="21"/>
          <w:lang w:eastAsia="en-GB" w:bidi="hi-IN"/>
        </w:rPr>
        <w:t>Inverse keyword is applied in one to many relationship. Here’s the question, if save or update operation perform in “Stock” object, should it update the “stockDailyRecords” relationship?</w:t>
      </w:r>
    </w:p>
    <w:p w:rsidR="004F5092" w:rsidRDefault="004F5092" w:rsidP="004F5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Helvetica" w:eastAsia="Times New Roman" w:hAnsi="Helvetica" w:cs="Helvetica"/>
          <w:color w:val="3C3C3C"/>
          <w:sz w:val="21"/>
          <w:szCs w:val="21"/>
          <w:lang w:eastAsia="en-GB" w:bidi="hi-IN"/>
        </w:rPr>
      </w:pPr>
      <w:r>
        <w:rPr>
          <w:rFonts w:ascii="Helvetica" w:eastAsia="Times New Roman" w:hAnsi="Helvetica" w:cs="Helvetica"/>
          <w:i/>
          <w:iCs/>
          <w:color w:val="3C3C3C"/>
          <w:sz w:val="21"/>
          <w:szCs w:val="21"/>
          <w:lang w:eastAsia="en-GB" w:bidi="hi-IN"/>
        </w:rPr>
        <w:t>File : Stock.hbm.xml</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b/>
          <w:bCs/>
          <w:color w:val="000000"/>
          <w:sz w:val="19"/>
          <w:szCs w:val="19"/>
          <w:lang w:eastAsia="en-GB" w:bidi="hi-IN"/>
        </w:rPr>
        <w:t>&lt;class</w:t>
      </w:r>
      <w:r>
        <w:rPr>
          <w:rFonts w:ascii="Courier New" w:eastAsia="Times New Roman" w:hAnsi="Courier New" w:cs="Courier New"/>
          <w:color w:val="000066"/>
          <w:sz w:val="19"/>
          <w:szCs w:val="19"/>
          <w:lang w:eastAsia="en-GB" w:bidi="hi-IN"/>
        </w:rPr>
        <w:t>name</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FF0000"/>
          <w:sz w:val="19"/>
          <w:szCs w:val="19"/>
          <w:lang w:eastAsia="en-GB" w:bidi="hi-IN"/>
        </w:rPr>
        <w:t>"com.mkyong.common.Stock"</w:t>
      </w:r>
      <w:r>
        <w:rPr>
          <w:rFonts w:ascii="Courier New" w:eastAsia="Times New Roman" w:hAnsi="Courier New" w:cs="Courier New"/>
          <w:color w:val="000066"/>
          <w:sz w:val="19"/>
          <w:szCs w:val="19"/>
          <w:lang w:eastAsia="en-GB" w:bidi="hi-IN"/>
        </w:rPr>
        <w:t>table</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FF0000"/>
          <w:sz w:val="19"/>
          <w:szCs w:val="19"/>
          <w:lang w:eastAsia="en-GB" w:bidi="hi-IN"/>
        </w:rPr>
        <w:t>"stock"</w:t>
      </w:r>
      <w:r>
        <w:rPr>
          <w:rFonts w:ascii="Courier New" w:eastAsia="Times New Roman" w:hAnsi="Courier New" w:cs="Courier New"/>
          <w:color w:val="009900"/>
          <w:sz w:val="19"/>
          <w:szCs w:val="19"/>
          <w:lang w:eastAsia="en-GB" w:bidi="hi-IN"/>
        </w:rPr>
        <w:t xml:space="preserve"> ...</w:t>
      </w:r>
      <w:r>
        <w:rPr>
          <w:rFonts w:ascii="Courier New" w:eastAsia="Times New Roman" w:hAnsi="Courier New" w:cs="Courier New"/>
          <w:b/>
          <w:bCs/>
          <w:color w:val="000000"/>
          <w:sz w:val="19"/>
          <w:szCs w:val="19"/>
          <w:lang w:eastAsia="en-GB" w:bidi="hi-IN"/>
        </w:rPr>
        <w:t>&gt;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 xml:space="preserve">    ...</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b/>
          <w:bCs/>
          <w:color w:val="000000"/>
          <w:sz w:val="19"/>
          <w:szCs w:val="19"/>
          <w:lang w:eastAsia="en-GB" w:bidi="hi-IN"/>
        </w:rPr>
        <w:t>&lt;set</w:t>
      </w:r>
      <w:r>
        <w:rPr>
          <w:rFonts w:ascii="Courier New" w:eastAsia="Times New Roman" w:hAnsi="Courier New" w:cs="Courier New"/>
          <w:color w:val="000066"/>
          <w:sz w:val="19"/>
          <w:szCs w:val="19"/>
          <w:lang w:eastAsia="en-GB" w:bidi="hi-IN"/>
        </w:rPr>
        <w:t>name</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FF0000"/>
          <w:sz w:val="19"/>
          <w:szCs w:val="19"/>
          <w:lang w:eastAsia="en-GB" w:bidi="hi-IN"/>
        </w:rPr>
        <w:t>"stockDailyRecords"</w:t>
      </w:r>
      <w:r>
        <w:rPr>
          <w:rFonts w:ascii="Courier New" w:eastAsia="Times New Roman" w:hAnsi="Courier New" w:cs="Courier New"/>
          <w:color w:val="000066"/>
          <w:sz w:val="19"/>
          <w:szCs w:val="19"/>
          <w:lang w:eastAsia="en-GB" w:bidi="hi-IN"/>
        </w:rPr>
        <w:t>table</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FF0000"/>
          <w:sz w:val="19"/>
          <w:szCs w:val="19"/>
          <w:lang w:eastAsia="en-GB" w:bidi="hi-IN"/>
        </w:rPr>
        <w:t>"stock_daily_record"</w:t>
      </w:r>
      <w:r>
        <w:rPr>
          <w:rFonts w:ascii="Courier New" w:eastAsia="Times New Roman" w:hAnsi="Courier New" w:cs="Courier New"/>
          <w:color w:val="000066"/>
          <w:sz w:val="19"/>
          <w:szCs w:val="19"/>
          <w:lang w:eastAsia="en-GB" w:bidi="hi-IN"/>
        </w:rPr>
        <w:t>inverse</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FF0000"/>
          <w:sz w:val="19"/>
          <w:szCs w:val="19"/>
          <w:lang w:eastAsia="en-GB" w:bidi="hi-IN"/>
        </w:rPr>
        <w:t>"{true/false}"</w:t>
      </w:r>
      <w:r>
        <w:rPr>
          <w:rFonts w:ascii="Courier New" w:eastAsia="Times New Roman" w:hAnsi="Courier New" w:cs="Courier New"/>
          <w:color w:val="000066"/>
          <w:sz w:val="19"/>
          <w:szCs w:val="19"/>
          <w:lang w:eastAsia="en-GB" w:bidi="hi-IN"/>
        </w:rPr>
        <w:t>fetch</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FF0000"/>
          <w:sz w:val="19"/>
          <w:szCs w:val="19"/>
          <w:lang w:eastAsia="en-GB" w:bidi="hi-IN"/>
        </w:rPr>
        <w:t>"select"</w:t>
      </w:r>
      <w:r>
        <w:rPr>
          <w:rFonts w:ascii="Courier New" w:eastAsia="Times New Roman" w:hAnsi="Courier New" w:cs="Courier New"/>
          <w:b/>
          <w:bCs/>
          <w:color w:val="000000"/>
          <w:sz w:val="19"/>
          <w:szCs w:val="19"/>
          <w:lang w:eastAsia="en-GB" w:bidi="hi-IN"/>
        </w:rPr>
        <w:t>&gt;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b/>
          <w:bCs/>
          <w:color w:val="000000"/>
          <w:sz w:val="19"/>
          <w:szCs w:val="19"/>
          <w:lang w:eastAsia="en-GB" w:bidi="hi-IN"/>
        </w:rPr>
        <w:t>&lt;key&gt;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b/>
          <w:bCs/>
          <w:color w:val="000000"/>
          <w:sz w:val="19"/>
          <w:szCs w:val="19"/>
          <w:lang w:eastAsia="en-GB" w:bidi="hi-IN"/>
        </w:rPr>
        <w:t>&lt;column</w:t>
      </w:r>
      <w:r>
        <w:rPr>
          <w:rFonts w:ascii="Courier New" w:eastAsia="Times New Roman" w:hAnsi="Courier New" w:cs="Courier New"/>
          <w:color w:val="000066"/>
          <w:sz w:val="19"/>
          <w:szCs w:val="19"/>
          <w:lang w:eastAsia="en-GB" w:bidi="hi-IN"/>
        </w:rPr>
        <w:t>name</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FF0000"/>
          <w:sz w:val="19"/>
          <w:szCs w:val="19"/>
          <w:lang w:eastAsia="en-GB" w:bidi="hi-IN"/>
        </w:rPr>
        <w:t>"STOCK_ID"</w:t>
      </w:r>
      <w:r>
        <w:rPr>
          <w:rFonts w:ascii="Courier New" w:eastAsia="Times New Roman" w:hAnsi="Courier New" w:cs="Courier New"/>
          <w:color w:val="000066"/>
          <w:sz w:val="19"/>
          <w:szCs w:val="19"/>
          <w:lang w:eastAsia="en-GB" w:bidi="hi-IN"/>
        </w:rPr>
        <w:t>not-null</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FF0000"/>
          <w:sz w:val="19"/>
          <w:szCs w:val="19"/>
          <w:lang w:eastAsia="en-GB" w:bidi="hi-IN"/>
        </w:rPr>
        <w:t>"true"</w:t>
      </w:r>
      <w:r>
        <w:rPr>
          <w:rFonts w:ascii="Courier New" w:eastAsia="Times New Roman" w:hAnsi="Courier New" w:cs="Courier New"/>
          <w:b/>
          <w:bCs/>
          <w:color w:val="000000"/>
          <w:sz w:val="19"/>
          <w:szCs w:val="19"/>
          <w:lang w:eastAsia="en-GB" w:bidi="hi-IN"/>
        </w:rPr>
        <w:t>/&gt;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b/>
          <w:bCs/>
          <w:color w:val="000000"/>
          <w:sz w:val="19"/>
          <w:szCs w:val="19"/>
          <w:lang w:eastAsia="en-GB" w:bidi="hi-IN"/>
        </w:rPr>
        <w:t>&lt;/key&gt;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b/>
          <w:bCs/>
          <w:color w:val="000000"/>
          <w:sz w:val="19"/>
          <w:szCs w:val="19"/>
          <w:lang w:eastAsia="en-GB" w:bidi="hi-IN"/>
        </w:rPr>
        <w:t>&lt;one-to-many</w:t>
      </w:r>
      <w:r>
        <w:rPr>
          <w:rFonts w:ascii="Courier New" w:eastAsia="Times New Roman" w:hAnsi="Courier New" w:cs="Courier New"/>
          <w:color w:val="000066"/>
          <w:sz w:val="19"/>
          <w:szCs w:val="19"/>
          <w:lang w:eastAsia="en-GB" w:bidi="hi-IN"/>
        </w:rPr>
        <w:t>class</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FF0000"/>
          <w:sz w:val="19"/>
          <w:szCs w:val="19"/>
          <w:lang w:eastAsia="en-GB" w:bidi="hi-IN"/>
        </w:rPr>
        <w:t>"com.mkyong.common.StockDailyRecord"</w:t>
      </w:r>
      <w:r>
        <w:rPr>
          <w:rFonts w:ascii="Courier New" w:eastAsia="Times New Roman" w:hAnsi="Courier New" w:cs="Courier New"/>
          <w:b/>
          <w:bCs/>
          <w:color w:val="000000"/>
          <w:sz w:val="19"/>
          <w:szCs w:val="19"/>
          <w:lang w:eastAsia="en-GB" w:bidi="hi-IN"/>
        </w:rPr>
        <w:t>/&gt;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b/>
          <w:bCs/>
          <w:color w:val="000000"/>
          <w:sz w:val="19"/>
          <w:szCs w:val="19"/>
          <w:lang w:eastAsia="en-GB" w:bidi="hi-IN"/>
        </w:rPr>
        <w:t>&lt;/set&gt;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 xml:space="preserve">    ...</w:t>
      </w:r>
    </w:p>
    <w:p w:rsidR="004F5092" w:rsidRDefault="004F5092" w:rsidP="004F5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Helvetica" w:eastAsia="Times New Roman" w:hAnsi="Helvetica" w:cs="Helvetica"/>
          <w:color w:val="3C3C3C"/>
          <w:sz w:val="21"/>
          <w:szCs w:val="21"/>
          <w:lang w:eastAsia="en-GB" w:bidi="hi-IN"/>
        </w:rPr>
      </w:pPr>
      <w:r>
        <w:rPr>
          <w:rFonts w:ascii="Helvetica" w:eastAsia="Times New Roman" w:hAnsi="Helvetica" w:cs="Helvetica"/>
          <w:b/>
          <w:bCs/>
          <w:color w:val="3C3C3C"/>
          <w:sz w:val="21"/>
          <w:szCs w:val="21"/>
          <w:lang w:eastAsia="en-GB" w:bidi="hi-IN"/>
        </w:rPr>
        <w:t>1. inverse=”true”</w:t>
      </w:r>
    </w:p>
    <w:p w:rsidR="004F5092" w:rsidRDefault="004F5092" w:rsidP="004F5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Helvetica" w:eastAsia="Times New Roman" w:hAnsi="Helvetica" w:cs="Helvetica"/>
          <w:color w:val="3C3C3C"/>
          <w:sz w:val="21"/>
          <w:szCs w:val="21"/>
          <w:lang w:eastAsia="en-GB" w:bidi="hi-IN"/>
        </w:rPr>
      </w:pPr>
      <w:r>
        <w:rPr>
          <w:rFonts w:ascii="Helvetica" w:eastAsia="Times New Roman" w:hAnsi="Helvetica" w:cs="Helvetica"/>
          <w:color w:val="3C3C3C"/>
          <w:sz w:val="21"/>
          <w:szCs w:val="21"/>
          <w:lang w:eastAsia="en-GB" w:bidi="hi-IN"/>
        </w:rPr>
        <w:t>If inverse=”true” in the set variable, it means “stock_daily_record” is the relationship owner, so Stock will NOT UPDATE the relationship.</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b/>
          <w:bCs/>
          <w:color w:val="000000"/>
          <w:sz w:val="19"/>
          <w:szCs w:val="19"/>
          <w:lang w:eastAsia="en-GB" w:bidi="hi-IN"/>
        </w:rPr>
        <w:t>&lt;class</w:t>
      </w:r>
      <w:r>
        <w:rPr>
          <w:rFonts w:ascii="Courier New" w:eastAsia="Times New Roman" w:hAnsi="Courier New" w:cs="Courier New"/>
          <w:color w:val="000066"/>
          <w:sz w:val="19"/>
          <w:szCs w:val="19"/>
          <w:lang w:eastAsia="en-GB" w:bidi="hi-IN"/>
        </w:rPr>
        <w:t>name</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FF0000"/>
          <w:sz w:val="19"/>
          <w:szCs w:val="19"/>
          <w:lang w:eastAsia="en-GB" w:bidi="hi-IN"/>
        </w:rPr>
        <w:t>"com.mkyong.common.Stock"</w:t>
      </w:r>
      <w:r>
        <w:rPr>
          <w:rFonts w:ascii="Courier New" w:eastAsia="Times New Roman" w:hAnsi="Courier New" w:cs="Courier New"/>
          <w:color w:val="000066"/>
          <w:sz w:val="19"/>
          <w:szCs w:val="19"/>
          <w:lang w:eastAsia="en-GB" w:bidi="hi-IN"/>
        </w:rPr>
        <w:t>table</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FF0000"/>
          <w:sz w:val="19"/>
          <w:szCs w:val="19"/>
          <w:lang w:eastAsia="en-GB" w:bidi="hi-IN"/>
        </w:rPr>
        <w:t>"stock"</w:t>
      </w:r>
      <w:r>
        <w:rPr>
          <w:rFonts w:ascii="Courier New" w:eastAsia="Times New Roman" w:hAnsi="Courier New" w:cs="Courier New"/>
          <w:color w:val="009900"/>
          <w:sz w:val="19"/>
          <w:szCs w:val="19"/>
          <w:lang w:eastAsia="en-GB" w:bidi="hi-IN"/>
        </w:rPr>
        <w:t xml:space="preserve"> ...</w:t>
      </w:r>
      <w:r>
        <w:rPr>
          <w:rFonts w:ascii="Courier New" w:eastAsia="Times New Roman" w:hAnsi="Courier New" w:cs="Courier New"/>
          <w:b/>
          <w:bCs/>
          <w:color w:val="000000"/>
          <w:sz w:val="19"/>
          <w:szCs w:val="19"/>
          <w:lang w:eastAsia="en-GB" w:bidi="hi-IN"/>
        </w:rPr>
        <w:t>&gt;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 xml:space="preserve">    ...</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ab/>
      </w:r>
      <w:r>
        <w:rPr>
          <w:rFonts w:ascii="Courier New" w:eastAsia="Times New Roman" w:hAnsi="Courier New" w:cs="Courier New"/>
          <w:b/>
          <w:bCs/>
          <w:color w:val="000000"/>
          <w:sz w:val="19"/>
          <w:szCs w:val="19"/>
          <w:lang w:eastAsia="en-GB" w:bidi="hi-IN"/>
        </w:rPr>
        <w:t>&lt;set</w:t>
      </w:r>
      <w:r>
        <w:rPr>
          <w:rFonts w:ascii="Courier New" w:eastAsia="Times New Roman" w:hAnsi="Courier New" w:cs="Courier New"/>
          <w:color w:val="000066"/>
          <w:sz w:val="19"/>
          <w:szCs w:val="19"/>
          <w:lang w:eastAsia="en-GB" w:bidi="hi-IN"/>
        </w:rPr>
        <w:t>name</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FF0000"/>
          <w:sz w:val="19"/>
          <w:szCs w:val="19"/>
          <w:lang w:eastAsia="en-GB" w:bidi="hi-IN"/>
        </w:rPr>
        <w:t>"stockDailyRecords"</w:t>
      </w:r>
      <w:r>
        <w:rPr>
          <w:rFonts w:ascii="Courier New" w:eastAsia="Times New Roman" w:hAnsi="Courier New" w:cs="Courier New"/>
          <w:color w:val="000066"/>
          <w:sz w:val="19"/>
          <w:szCs w:val="19"/>
          <w:lang w:eastAsia="en-GB" w:bidi="hi-IN"/>
        </w:rPr>
        <w:t>table</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FF0000"/>
          <w:sz w:val="19"/>
          <w:szCs w:val="19"/>
          <w:lang w:eastAsia="en-GB" w:bidi="hi-IN"/>
        </w:rPr>
        <w:t>"stock_daily_record"</w:t>
      </w:r>
      <w:r>
        <w:rPr>
          <w:rFonts w:ascii="Courier New" w:eastAsia="Times New Roman" w:hAnsi="Courier New" w:cs="Courier New"/>
          <w:color w:val="000066"/>
          <w:sz w:val="19"/>
          <w:szCs w:val="19"/>
          <w:lang w:eastAsia="en-GB" w:bidi="hi-IN"/>
        </w:rPr>
        <w:t>inverse</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FF0000"/>
          <w:sz w:val="19"/>
          <w:szCs w:val="19"/>
          <w:lang w:eastAsia="en-GB" w:bidi="hi-IN"/>
        </w:rPr>
        <w:t>"true"</w:t>
      </w:r>
      <w:r>
        <w:rPr>
          <w:rFonts w:ascii="Courier New" w:eastAsia="Times New Roman" w:hAnsi="Courier New" w:cs="Courier New"/>
          <w:b/>
          <w:bCs/>
          <w:color w:val="000000"/>
          <w:sz w:val="19"/>
          <w:szCs w:val="19"/>
          <w:lang w:eastAsia="en-GB" w:bidi="hi-IN"/>
        </w:rPr>
        <w:t>&gt;</w:t>
      </w:r>
    </w:p>
    <w:p w:rsidR="004F5092" w:rsidRDefault="004F5092" w:rsidP="004F5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Helvetica" w:eastAsia="Times New Roman" w:hAnsi="Helvetica" w:cs="Helvetica"/>
          <w:color w:val="3C3C3C"/>
          <w:sz w:val="21"/>
          <w:szCs w:val="21"/>
          <w:lang w:eastAsia="en-GB" w:bidi="hi-IN"/>
        </w:rPr>
      </w:pPr>
      <w:r>
        <w:rPr>
          <w:rFonts w:ascii="Helvetica" w:eastAsia="Times New Roman" w:hAnsi="Helvetica" w:cs="Helvetica"/>
          <w:b/>
          <w:bCs/>
          <w:color w:val="3C3C3C"/>
          <w:sz w:val="21"/>
          <w:szCs w:val="21"/>
          <w:lang w:eastAsia="en-GB" w:bidi="hi-IN"/>
        </w:rPr>
        <w:t>2. inverse=”false”</w:t>
      </w:r>
    </w:p>
    <w:p w:rsidR="004F5092" w:rsidRDefault="004F5092" w:rsidP="004F5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Helvetica" w:eastAsia="Times New Roman" w:hAnsi="Helvetica" w:cs="Helvetica"/>
          <w:color w:val="3C3C3C"/>
          <w:sz w:val="21"/>
          <w:szCs w:val="21"/>
          <w:lang w:eastAsia="en-GB" w:bidi="hi-IN"/>
        </w:rPr>
      </w:pPr>
      <w:r>
        <w:rPr>
          <w:rFonts w:ascii="Helvetica" w:eastAsia="Times New Roman" w:hAnsi="Helvetica" w:cs="Helvetica"/>
          <w:color w:val="3C3C3C"/>
          <w:sz w:val="21"/>
          <w:szCs w:val="21"/>
          <w:lang w:eastAsia="en-GB" w:bidi="hi-IN"/>
        </w:rPr>
        <w:t>If inverse=”false” (default) in the set variable, it means “stock” is the relationship owner, and Stock will UPDATE the relationship.</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b/>
          <w:bCs/>
          <w:color w:val="000000"/>
          <w:sz w:val="19"/>
          <w:szCs w:val="19"/>
          <w:lang w:eastAsia="en-GB" w:bidi="hi-IN"/>
        </w:rPr>
        <w:t>&lt;class</w:t>
      </w:r>
      <w:r>
        <w:rPr>
          <w:rFonts w:ascii="Courier New" w:eastAsia="Times New Roman" w:hAnsi="Courier New" w:cs="Courier New"/>
          <w:color w:val="000066"/>
          <w:sz w:val="19"/>
          <w:szCs w:val="19"/>
          <w:lang w:eastAsia="en-GB" w:bidi="hi-IN"/>
        </w:rPr>
        <w:t>name</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FF0000"/>
          <w:sz w:val="19"/>
          <w:szCs w:val="19"/>
          <w:lang w:eastAsia="en-GB" w:bidi="hi-IN"/>
        </w:rPr>
        <w:t>"com.mkyong.common.Stock"</w:t>
      </w:r>
      <w:r>
        <w:rPr>
          <w:rFonts w:ascii="Courier New" w:eastAsia="Times New Roman" w:hAnsi="Courier New" w:cs="Courier New"/>
          <w:color w:val="000066"/>
          <w:sz w:val="19"/>
          <w:szCs w:val="19"/>
          <w:lang w:eastAsia="en-GB" w:bidi="hi-IN"/>
        </w:rPr>
        <w:t>table</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FF0000"/>
          <w:sz w:val="19"/>
          <w:szCs w:val="19"/>
          <w:lang w:eastAsia="en-GB" w:bidi="hi-IN"/>
        </w:rPr>
        <w:t>"stock"</w:t>
      </w:r>
      <w:r>
        <w:rPr>
          <w:rFonts w:ascii="Courier New" w:eastAsia="Times New Roman" w:hAnsi="Courier New" w:cs="Courier New"/>
          <w:color w:val="009900"/>
          <w:sz w:val="19"/>
          <w:szCs w:val="19"/>
          <w:lang w:eastAsia="en-GB" w:bidi="hi-IN"/>
        </w:rPr>
        <w:t xml:space="preserve"> ...</w:t>
      </w:r>
      <w:r>
        <w:rPr>
          <w:rFonts w:ascii="Courier New" w:eastAsia="Times New Roman" w:hAnsi="Courier New" w:cs="Courier New"/>
          <w:b/>
          <w:bCs/>
          <w:color w:val="000000"/>
          <w:sz w:val="19"/>
          <w:szCs w:val="19"/>
          <w:lang w:eastAsia="en-GB" w:bidi="hi-IN"/>
        </w:rPr>
        <w:t>&gt;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ab/>
        <w: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ab/>
      </w:r>
      <w:r>
        <w:rPr>
          <w:rFonts w:ascii="Courier New" w:eastAsia="Times New Roman" w:hAnsi="Courier New" w:cs="Courier New"/>
          <w:b/>
          <w:bCs/>
          <w:color w:val="000000"/>
          <w:sz w:val="19"/>
          <w:szCs w:val="19"/>
          <w:lang w:eastAsia="en-GB" w:bidi="hi-IN"/>
        </w:rPr>
        <w:t>&lt;set</w:t>
      </w:r>
      <w:r>
        <w:rPr>
          <w:rFonts w:ascii="Courier New" w:eastAsia="Times New Roman" w:hAnsi="Courier New" w:cs="Courier New"/>
          <w:color w:val="000066"/>
          <w:sz w:val="19"/>
          <w:szCs w:val="19"/>
          <w:lang w:eastAsia="en-GB" w:bidi="hi-IN"/>
        </w:rPr>
        <w:t>name</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FF0000"/>
          <w:sz w:val="19"/>
          <w:szCs w:val="19"/>
          <w:lang w:eastAsia="en-GB" w:bidi="hi-IN"/>
        </w:rPr>
        <w:t>"stockDailyRecords"</w:t>
      </w:r>
      <w:r>
        <w:rPr>
          <w:rFonts w:ascii="Courier New" w:eastAsia="Times New Roman" w:hAnsi="Courier New" w:cs="Courier New"/>
          <w:color w:val="000066"/>
          <w:sz w:val="19"/>
          <w:szCs w:val="19"/>
          <w:lang w:eastAsia="en-GB" w:bidi="hi-IN"/>
        </w:rPr>
        <w:t>table</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FF0000"/>
          <w:sz w:val="19"/>
          <w:szCs w:val="19"/>
          <w:lang w:eastAsia="en-GB" w:bidi="hi-IN"/>
        </w:rPr>
        <w:t>"stock_daily_record"</w:t>
      </w:r>
      <w:r>
        <w:rPr>
          <w:rFonts w:ascii="Courier New" w:eastAsia="Times New Roman" w:hAnsi="Courier New" w:cs="Courier New"/>
          <w:color w:val="000066"/>
          <w:sz w:val="19"/>
          <w:szCs w:val="19"/>
          <w:lang w:eastAsia="en-GB" w:bidi="hi-IN"/>
        </w:rPr>
        <w:t>inverse</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FF0000"/>
          <w:sz w:val="19"/>
          <w:szCs w:val="19"/>
          <w:lang w:eastAsia="en-GB" w:bidi="hi-IN"/>
        </w:rPr>
        <w:t>"false"</w:t>
      </w:r>
      <w:r>
        <w:rPr>
          <w:rFonts w:ascii="Courier New" w:eastAsia="Times New Roman" w:hAnsi="Courier New" w:cs="Courier New"/>
          <w:b/>
          <w:bCs/>
          <w:color w:val="000000"/>
          <w:sz w:val="19"/>
          <w:szCs w:val="19"/>
          <w:lang w:eastAsia="en-GB" w:bidi="hi-IN"/>
        </w:rPr>
        <w:t>&gt;</w:t>
      </w:r>
    </w:p>
    <w:p w:rsidR="004F5092" w:rsidRDefault="004F5092" w:rsidP="004F5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Helvetica" w:eastAsia="Times New Roman" w:hAnsi="Helvetica" w:cs="Helvetica"/>
          <w:color w:val="3C3C3C"/>
          <w:sz w:val="21"/>
          <w:szCs w:val="21"/>
          <w:lang w:eastAsia="en-GB" w:bidi="hi-IN"/>
        </w:rPr>
      </w:pPr>
      <w:r>
        <w:rPr>
          <w:rFonts w:ascii="Helvetica" w:eastAsia="Times New Roman" w:hAnsi="Helvetica" w:cs="Helvetica"/>
          <w:color w:val="3C3C3C"/>
          <w:sz w:val="21"/>
          <w:szCs w:val="21"/>
          <w:lang w:eastAsia="en-GB" w:bidi="hi-IN"/>
        </w:rPr>
        <w:t>See more examples below :</w:t>
      </w:r>
    </w:p>
    <w:p w:rsidR="004F5092" w:rsidRDefault="004F5092" w:rsidP="004F5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150" w:line="288" w:lineRule="atLeast"/>
        <w:outlineLvl w:val="4"/>
        <w:rPr>
          <w:rFonts w:ascii="inherit" w:eastAsia="Times New Roman" w:hAnsi="inherit" w:cs="Times New Roman"/>
          <w:color w:val="252525"/>
          <w:sz w:val="32"/>
          <w:szCs w:val="32"/>
          <w:lang w:eastAsia="en-GB" w:bidi="hi-IN"/>
        </w:rPr>
      </w:pPr>
      <w:r>
        <w:rPr>
          <w:rFonts w:ascii="inherit" w:eastAsia="Times New Roman" w:hAnsi="inherit"/>
          <w:color w:val="252525"/>
          <w:sz w:val="32"/>
          <w:szCs w:val="32"/>
          <w:lang w:eastAsia="en-GB" w:bidi="hi-IN"/>
        </w:rPr>
        <w:t>4. inverse=”false” Example</w:t>
      </w:r>
    </w:p>
    <w:p w:rsidR="004F5092" w:rsidRDefault="004F5092" w:rsidP="004F5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Helvetica" w:eastAsia="Times New Roman" w:hAnsi="Helvetica" w:cs="Helvetica"/>
          <w:color w:val="3C3C3C"/>
          <w:sz w:val="21"/>
          <w:szCs w:val="21"/>
          <w:lang w:eastAsia="en-GB" w:bidi="hi-IN"/>
        </w:rPr>
      </w:pPr>
      <w:r>
        <w:rPr>
          <w:rFonts w:ascii="Helvetica" w:eastAsia="Times New Roman" w:hAnsi="Helvetica" w:cs="Helvetica"/>
          <w:color w:val="3C3C3C"/>
          <w:sz w:val="21"/>
          <w:szCs w:val="21"/>
          <w:lang w:eastAsia="en-GB" w:bidi="hi-IN"/>
        </w:rPr>
        <w:t>If keyword “inverse” is not define, the inverse = “false” will be used, which is</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i/>
          <w:iCs/>
          <w:color w:val="808080"/>
          <w:sz w:val="19"/>
          <w:szCs w:val="19"/>
          <w:lang w:eastAsia="en-GB" w:bidi="hi-IN"/>
        </w:rPr>
        <w:t>&lt;!--Stock.hbm.xml--&gt;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b/>
          <w:bCs/>
          <w:color w:val="000000"/>
          <w:sz w:val="19"/>
          <w:szCs w:val="19"/>
          <w:lang w:eastAsia="en-GB" w:bidi="hi-IN"/>
        </w:rPr>
        <w:lastRenderedPageBreak/>
        <w:t>&lt;class</w:t>
      </w:r>
      <w:r>
        <w:rPr>
          <w:rFonts w:ascii="Courier New" w:eastAsia="Times New Roman" w:hAnsi="Courier New" w:cs="Courier New"/>
          <w:color w:val="000066"/>
          <w:sz w:val="19"/>
          <w:szCs w:val="19"/>
          <w:lang w:eastAsia="en-GB" w:bidi="hi-IN"/>
        </w:rPr>
        <w:t>name</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FF0000"/>
          <w:sz w:val="19"/>
          <w:szCs w:val="19"/>
          <w:lang w:eastAsia="en-GB" w:bidi="hi-IN"/>
        </w:rPr>
        <w:t>"com.mkyong.common.Stock"</w:t>
      </w:r>
      <w:r>
        <w:rPr>
          <w:rFonts w:ascii="Courier New" w:eastAsia="Times New Roman" w:hAnsi="Courier New" w:cs="Courier New"/>
          <w:color w:val="000066"/>
          <w:sz w:val="19"/>
          <w:szCs w:val="19"/>
          <w:lang w:eastAsia="en-GB" w:bidi="hi-IN"/>
        </w:rPr>
        <w:t>table</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FF0000"/>
          <w:sz w:val="19"/>
          <w:szCs w:val="19"/>
          <w:lang w:eastAsia="en-GB" w:bidi="hi-IN"/>
        </w:rPr>
        <w:t>"stock"</w:t>
      </w:r>
      <w:r>
        <w:rPr>
          <w:rFonts w:ascii="Courier New" w:eastAsia="Times New Roman" w:hAnsi="Courier New" w:cs="Courier New"/>
          <w:color w:val="009900"/>
          <w:sz w:val="19"/>
          <w:szCs w:val="19"/>
          <w:lang w:eastAsia="en-GB" w:bidi="hi-IN"/>
        </w:rPr>
        <w:t xml:space="preserve"> ...</w:t>
      </w:r>
      <w:r>
        <w:rPr>
          <w:rFonts w:ascii="Courier New" w:eastAsia="Times New Roman" w:hAnsi="Courier New" w:cs="Courier New"/>
          <w:b/>
          <w:bCs/>
          <w:color w:val="000000"/>
          <w:sz w:val="19"/>
          <w:szCs w:val="19"/>
          <w:lang w:eastAsia="en-GB" w:bidi="hi-IN"/>
        </w:rPr>
        <w:t>&gt;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ab/>
        <w: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ab/>
      </w:r>
      <w:r>
        <w:rPr>
          <w:rFonts w:ascii="Courier New" w:eastAsia="Times New Roman" w:hAnsi="Courier New" w:cs="Courier New"/>
          <w:b/>
          <w:bCs/>
          <w:color w:val="000000"/>
          <w:sz w:val="19"/>
          <w:szCs w:val="19"/>
          <w:lang w:eastAsia="en-GB" w:bidi="hi-IN"/>
        </w:rPr>
        <w:t>&lt;set</w:t>
      </w:r>
      <w:r>
        <w:rPr>
          <w:rFonts w:ascii="Courier New" w:eastAsia="Times New Roman" w:hAnsi="Courier New" w:cs="Courier New"/>
          <w:color w:val="000066"/>
          <w:sz w:val="19"/>
          <w:szCs w:val="19"/>
          <w:lang w:eastAsia="en-GB" w:bidi="hi-IN"/>
        </w:rPr>
        <w:t>name</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FF0000"/>
          <w:sz w:val="19"/>
          <w:szCs w:val="19"/>
          <w:lang w:eastAsia="en-GB" w:bidi="hi-IN"/>
        </w:rPr>
        <w:t>"stockDailyRecords"</w:t>
      </w:r>
      <w:r>
        <w:rPr>
          <w:rFonts w:ascii="Courier New" w:eastAsia="Times New Roman" w:hAnsi="Courier New" w:cs="Courier New"/>
          <w:color w:val="000066"/>
          <w:sz w:val="19"/>
          <w:szCs w:val="19"/>
          <w:lang w:eastAsia="en-GB" w:bidi="hi-IN"/>
        </w:rPr>
        <w:t>table</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FF0000"/>
          <w:sz w:val="19"/>
          <w:szCs w:val="19"/>
          <w:lang w:eastAsia="en-GB" w:bidi="hi-IN"/>
        </w:rPr>
        <w:t>"stock_daily_record"</w:t>
      </w:r>
      <w:r>
        <w:rPr>
          <w:rFonts w:ascii="Courier New" w:eastAsia="Times New Roman" w:hAnsi="Courier New" w:cs="Courier New"/>
          <w:color w:val="000066"/>
          <w:sz w:val="19"/>
          <w:szCs w:val="19"/>
          <w:lang w:eastAsia="en-GB" w:bidi="hi-IN"/>
        </w:rPr>
        <w:t>inverse</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FF0000"/>
          <w:sz w:val="19"/>
          <w:szCs w:val="19"/>
          <w:lang w:eastAsia="en-GB" w:bidi="hi-IN"/>
        </w:rPr>
        <w:t>"false"</w:t>
      </w:r>
      <w:r>
        <w:rPr>
          <w:rFonts w:ascii="Courier New" w:eastAsia="Times New Roman" w:hAnsi="Courier New" w:cs="Courier New"/>
          <w:b/>
          <w:bCs/>
          <w:color w:val="000000"/>
          <w:sz w:val="19"/>
          <w:szCs w:val="19"/>
          <w:lang w:eastAsia="en-GB" w:bidi="hi-IN"/>
        </w:rPr>
        <w:t>&gt;</w:t>
      </w:r>
    </w:p>
    <w:p w:rsidR="004F5092" w:rsidRDefault="004F5092" w:rsidP="004F5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Helvetica" w:eastAsia="Times New Roman" w:hAnsi="Helvetica" w:cs="Helvetica"/>
          <w:color w:val="3C3C3C"/>
          <w:sz w:val="21"/>
          <w:szCs w:val="21"/>
          <w:lang w:eastAsia="en-GB" w:bidi="hi-IN"/>
        </w:rPr>
      </w:pPr>
      <w:r>
        <w:rPr>
          <w:rFonts w:ascii="Helvetica" w:eastAsia="Times New Roman" w:hAnsi="Helvetica" w:cs="Helvetica"/>
          <w:color w:val="3C3C3C"/>
          <w:sz w:val="21"/>
          <w:szCs w:val="21"/>
          <w:lang w:eastAsia="en-GB" w:bidi="hi-IN"/>
        </w:rPr>
        <w:t>It means “stock” is the relationship owner, and it will maintains the relationship.</w:t>
      </w:r>
    </w:p>
    <w:p w:rsidR="004F5092" w:rsidRDefault="004F5092" w:rsidP="004F5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Helvetica" w:eastAsia="Times New Roman" w:hAnsi="Helvetica" w:cs="Helvetica"/>
          <w:color w:val="3C3C3C"/>
          <w:sz w:val="21"/>
          <w:szCs w:val="21"/>
          <w:lang w:eastAsia="en-GB" w:bidi="hi-IN"/>
        </w:rPr>
      </w:pPr>
      <w:r>
        <w:rPr>
          <w:rFonts w:ascii="Helvetica" w:eastAsia="Times New Roman" w:hAnsi="Helvetica" w:cs="Helvetica"/>
          <w:b/>
          <w:bCs/>
          <w:color w:val="3C3C3C"/>
          <w:sz w:val="21"/>
          <w:szCs w:val="21"/>
          <w:lang w:eastAsia="en-GB" w:bidi="hi-IN"/>
        </w:rPr>
        <w:t>Insert example …</w:t>
      </w:r>
    </w:p>
    <w:p w:rsidR="004F5092" w:rsidRDefault="004F5092" w:rsidP="004F5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Helvetica" w:eastAsia="Times New Roman" w:hAnsi="Helvetica" w:cs="Helvetica"/>
          <w:color w:val="3C3C3C"/>
          <w:sz w:val="21"/>
          <w:szCs w:val="21"/>
          <w:lang w:eastAsia="en-GB" w:bidi="hi-IN"/>
        </w:rPr>
      </w:pPr>
      <w:r>
        <w:rPr>
          <w:rFonts w:ascii="Helvetica" w:eastAsia="Times New Roman" w:hAnsi="Helvetica" w:cs="Helvetica"/>
          <w:color w:val="3C3C3C"/>
          <w:sz w:val="21"/>
          <w:szCs w:val="21"/>
          <w:lang w:eastAsia="en-GB" w:bidi="hi-IN"/>
        </w:rPr>
        <w:t>When a “Stock” object is saved, Hibernate will generated three SQL statements, two inserts and one update.</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session.</w:t>
      </w:r>
      <w:r>
        <w:rPr>
          <w:rFonts w:ascii="Courier New" w:eastAsia="Times New Roman" w:hAnsi="Courier New" w:cs="Courier New"/>
          <w:color w:val="006633"/>
          <w:sz w:val="19"/>
          <w:szCs w:val="19"/>
          <w:lang w:eastAsia="en-GB" w:bidi="hi-IN"/>
        </w:rPr>
        <w:t>beginTransaction</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9933"/>
          <w:sz w:val="19"/>
          <w:szCs w:val="19"/>
          <w:lang w:eastAsia="en-GB" w:bidi="hi-IN"/>
        </w:rPr>
        <w: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 </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 xml:space="preserve">    Stock stock</w:t>
      </w:r>
      <w:r>
        <w:rPr>
          <w:rFonts w:ascii="Courier New" w:eastAsia="Times New Roman" w:hAnsi="Courier New" w:cs="Courier New"/>
          <w:color w:val="339933"/>
          <w:sz w:val="19"/>
          <w:szCs w:val="19"/>
          <w:lang w:eastAsia="en-GB" w:bidi="hi-IN"/>
        </w:rPr>
        <w:t>=</w:t>
      </w:r>
      <w:r>
        <w:rPr>
          <w:rFonts w:ascii="Courier New" w:eastAsia="Times New Roman" w:hAnsi="Courier New" w:cs="Courier New"/>
          <w:b/>
          <w:bCs/>
          <w:color w:val="000000"/>
          <w:sz w:val="19"/>
          <w:szCs w:val="19"/>
          <w:lang w:eastAsia="en-GB" w:bidi="hi-IN"/>
        </w:rPr>
        <w:t>new</w:t>
      </w:r>
      <w:r>
        <w:rPr>
          <w:rFonts w:ascii="Courier New" w:eastAsia="Times New Roman" w:hAnsi="Courier New" w:cs="Courier New"/>
          <w:color w:val="333333"/>
          <w:sz w:val="19"/>
          <w:szCs w:val="19"/>
          <w:lang w:eastAsia="en-GB" w:bidi="hi-IN"/>
        </w:rPr>
        <w:t>Stock</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9933"/>
          <w:sz w:val="19"/>
          <w:szCs w:val="19"/>
          <w:lang w:eastAsia="en-GB" w:bidi="hi-IN"/>
        </w:rPr>
        <w: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stock.</w:t>
      </w:r>
      <w:r>
        <w:rPr>
          <w:rFonts w:ascii="Courier New" w:eastAsia="Times New Roman" w:hAnsi="Courier New" w:cs="Courier New"/>
          <w:color w:val="006633"/>
          <w:sz w:val="19"/>
          <w:szCs w:val="19"/>
          <w:lang w:eastAsia="en-GB" w:bidi="hi-IN"/>
        </w:rPr>
        <w:t>setStockCode</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0000FF"/>
          <w:sz w:val="19"/>
          <w:szCs w:val="19"/>
          <w:lang w:eastAsia="en-GB" w:bidi="hi-IN"/>
        </w:rPr>
        <w:t>"7052"</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9933"/>
          <w:sz w:val="19"/>
          <w:szCs w:val="19"/>
          <w:lang w:eastAsia="en-GB" w:bidi="hi-IN"/>
        </w:rPr>
        <w: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stock.</w:t>
      </w:r>
      <w:r>
        <w:rPr>
          <w:rFonts w:ascii="Courier New" w:eastAsia="Times New Roman" w:hAnsi="Courier New" w:cs="Courier New"/>
          <w:color w:val="006633"/>
          <w:sz w:val="19"/>
          <w:szCs w:val="19"/>
          <w:lang w:eastAsia="en-GB" w:bidi="hi-IN"/>
        </w:rPr>
        <w:t>setStockName</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0000FF"/>
          <w:sz w:val="19"/>
          <w:szCs w:val="19"/>
          <w:lang w:eastAsia="en-GB" w:bidi="hi-IN"/>
        </w:rPr>
        <w:t>"PADINI"</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9933"/>
          <w:sz w:val="19"/>
          <w:szCs w:val="19"/>
          <w:lang w:eastAsia="en-GB" w:bidi="hi-IN"/>
        </w:rPr>
        <w: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 </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StockDailyRecordstockDailyRecords</w:t>
      </w:r>
      <w:r>
        <w:rPr>
          <w:rFonts w:ascii="Courier New" w:eastAsia="Times New Roman" w:hAnsi="Courier New" w:cs="Courier New"/>
          <w:color w:val="339933"/>
          <w:sz w:val="19"/>
          <w:szCs w:val="19"/>
          <w:lang w:eastAsia="en-GB" w:bidi="hi-IN"/>
        </w:rPr>
        <w:t>=</w:t>
      </w:r>
      <w:r>
        <w:rPr>
          <w:rFonts w:ascii="Courier New" w:eastAsia="Times New Roman" w:hAnsi="Courier New" w:cs="Courier New"/>
          <w:b/>
          <w:bCs/>
          <w:color w:val="000000"/>
          <w:sz w:val="19"/>
          <w:szCs w:val="19"/>
          <w:lang w:eastAsia="en-GB" w:bidi="hi-IN"/>
        </w:rPr>
        <w:t>new</w:t>
      </w:r>
      <w:r>
        <w:rPr>
          <w:rFonts w:ascii="Courier New" w:eastAsia="Times New Roman" w:hAnsi="Courier New" w:cs="Courier New"/>
          <w:color w:val="333333"/>
          <w:sz w:val="19"/>
          <w:szCs w:val="19"/>
          <w:lang w:eastAsia="en-GB" w:bidi="hi-IN"/>
        </w:rPr>
        <w:t>StockDailyRecord</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9933"/>
          <w:sz w:val="19"/>
          <w:szCs w:val="19"/>
          <w:lang w:eastAsia="en-GB" w:bidi="hi-IN"/>
        </w:rPr>
        <w: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stockDailyRecords.</w:t>
      </w:r>
      <w:r>
        <w:rPr>
          <w:rFonts w:ascii="Courier New" w:eastAsia="Times New Roman" w:hAnsi="Courier New" w:cs="Courier New"/>
          <w:color w:val="006633"/>
          <w:sz w:val="19"/>
          <w:szCs w:val="19"/>
          <w:lang w:eastAsia="en-GB" w:bidi="hi-IN"/>
        </w:rPr>
        <w:t>setPriceOpen</w:t>
      </w:r>
      <w:r>
        <w:rPr>
          <w:rFonts w:ascii="Courier New" w:eastAsia="Times New Roman" w:hAnsi="Courier New" w:cs="Courier New"/>
          <w:color w:val="009900"/>
          <w:sz w:val="19"/>
          <w:szCs w:val="19"/>
          <w:lang w:eastAsia="en-GB" w:bidi="hi-IN"/>
        </w:rPr>
        <w:t>(</w:t>
      </w:r>
      <w:r>
        <w:rPr>
          <w:rFonts w:ascii="Courier New" w:eastAsia="Times New Roman" w:hAnsi="Courier New" w:cs="Courier New"/>
          <w:b/>
          <w:bCs/>
          <w:color w:val="000000"/>
          <w:sz w:val="19"/>
          <w:szCs w:val="19"/>
          <w:lang w:eastAsia="en-GB" w:bidi="hi-IN"/>
        </w:rPr>
        <w:t>new</w:t>
      </w:r>
      <w:r>
        <w:rPr>
          <w:rFonts w:ascii="Courier New" w:eastAsia="Times New Roman" w:hAnsi="Courier New" w:cs="Courier New"/>
          <w:color w:val="003399"/>
          <w:sz w:val="19"/>
          <w:szCs w:val="19"/>
          <w:lang w:eastAsia="en-GB" w:bidi="hi-IN"/>
        </w:rPr>
        <w:t>Float</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0000FF"/>
          <w:sz w:val="19"/>
          <w:szCs w:val="19"/>
          <w:lang w:eastAsia="en-GB" w:bidi="hi-IN"/>
        </w:rPr>
        <w:t>"1.2"</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9933"/>
          <w:sz w:val="19"/>
          <w:szCs w:val="19"/>
          <w:lang w:eastAsia="en-GB" w:bidi="hi-IN"/>
        </w:rPr>
        <w: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stockDailyRecords.</w:t>
      </w:r>
      <w:r>
        <w:rPr>
          <w:rFonts w:ascii="Courier New" w:eastAsia="Times New Roman" w:hAnsi="Courier New" w:cs="Courier New"/>
          <w:color w:val="006633"/>
          <w:sz w:val="19"/>
          <w:szCs w:val="19"/>
          <w:lang w:eastAsia="en-GB" w:bidi="hi-IN"/>
        </w:rPr>
        <w:t>setPriceClose</w:t>
      </w:r>
      <w:r>
        <w:rPr>
          <w:rFonts w:ascii="Courier New" w:eastAsia="Times New Roman" w:hAnsi="Courier New" w:cs="Courier New"/>
          <w:color w:val="009900"/>
          <w:sz w:val="19"/>
          <w:szCs w:val="19"/>
          <w:lang w:eastAsia="en-GB" w:bidi="hi-IN"/>
        </w:rPr>
        <w:t>(</w:t>
      </w:r>
      <w:r>
        <w:rPr>
          <w:rFonts w:ascii="Courier New" w:eastAsia="Times New Roman" w:hAnsi="Courier New" w:cs="Courier New"/>
          <w:b/>
          <w:bCs/>
          <w:color w:val="000000"/>
          <w:sz w:val="19"/>
          <w:szCs w:val="19"/>
          <w:lang w:eastAsia="en-GB" w:bidi="hi-IN"/>
        </w:rPr>
        <w:t>new</w:t>
      </w:r>
      <w:r>
        <w:rPr>
          <w:rFonts w:ascii="Courier New" w:eastAsia="Times New Roman" w:hAnsi="Courier New" w:cs="Courier New"/>
          <w:color w:val="003399"/>
          <w:sz w:val="19"/>
          <w:szCs w:val="19"/>
          <w:lang w:eastAsia="en-GB" w:bidi="hi-IN"/>
        </w:rPr>
        <w:t>Float</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0000FF"/>
          <w:sz w:val="19"/>
          <w:szCs w:val="19"/>
          <w:lang w:eastAsia="en-GB" w:bidi="hi-IN"/>
        </w:rPr>
        <w:t>"1.1"</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9933"/>
          <w:sz w:val="19"/>
          <w:szCs w:val="19"/>
          <w:lang w:eastAsia="en-GB" w:bidi="hi-IN"/>
        </w:rPr>
        <w: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stockDailyRecords.</w:t>
      </w:r>
      <w:r>
        <w:rPr>
          <w:rFonts w:ascii="Courier New" w:eastAsia="Times New Roman" w:hAnsi="Courier New" w:cs="Courier New"/>
          <w:color w:val="006633"/>
          <w:sz w:val="19"/>
          <w:szCs w:val="19"/>
          <w:lang w:eastAsia="en-GB" w:bidi="hi-IN"/>
        </w:rPr>
        <w:t>setPriceChange</w:t>
      </w:r>
      <w:r>
        <w:rPr>
          <w:rFonts w:ascii="Courier New" w:eastAsia="Times New Roman" w:hAnsi="Courier New" w:cs="Courier New"/>
          <w:color w:val="009900"/>
          <w:sz w:val="19"/>
          <w:szCs w:val="19"/>
          <w:lang w:eastAsia="en-GB" w:bidi="hi-IN"/>
        </w:rPr>
        <w:t>(</w:t>
      </w:r>
      <w:r>
        <w:rPr>
          <w:rFonts w:ascii="Courier New" w:eastAsia="Times New Roman" w:hAnsi="Courier New" w:cs="Courier New"/>
          <w:b/>
          <w:bCs/>
          <w:color w:val="000000"/>
          <w:sz w:val="19"/>
          <w:szCs w:val="19"/>
          <w:lang w:eastAsia="en-GB" w:bidi="hi-IN"/>
        </w:rPr>
        <w:t>new</w:t>
      </w:r>
      <w:r>
        <w:rPr>
          <w:rFonts w:ascii="Courier New" w:eastAsia="Times New Roman" w:hAnsi="Courier New" w:cs="Courier New"/>
          <w:color w:val="003399"/>
          <w:sz w:val="19"/>
          <w:szCs w:val="19"/>
          <w:lang w:eastAsia="en-GB" w:bidi="hi-IN"/>
        </w:rPr>
        <w:t>Float</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0000FF"/>
          <w:sz w:val="19"/>
          <w:szCs w:val="19"/>
          <w:lang w:eastAsia="en-GB" w:bidi="hi-IN"/>
        </w:rPr>
        <w:t>"10.0"</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9933"/>
          <w:sz w:val="19"/>
          <w:szCs w:val="19"/>
          <w:lang w:eastAsia="en-GB" w:bidi="hi-IN"/>
        </w:rPr>
        <w: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stockDailyRecords.</w:t>
      </w:r>
      <w:r>
        <w:rPr>
          <w:rFonts w:ascii="Courier New" w:eastAsia="Times New Roman" w:hAnsi="Courier New" w:cs="Courier New"/>
          <w:color w:val="006633"/>
          <w:sz w:val="19"/>
          <w:szCs w:val="19"/>
          <w:lang w:eastAsia="en-GB" w:bidi="hi-IN"/>
        </w:rPr>
        <w:t>setVolume</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3333"/>
          <w:sz w:val="19"/>
          <w:szCs w:val="19"/>
          <w:lang w:eastAsia="en-GB" w:bidi="hi-IN"/>
        </w:rPr>
        <w:t>3000000L</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9933"/>
          <w:sz w:val="19"/>
          <w:szCs w:val="19"/>
          <w:lang w:eastAsia="en-GB" w:bidi="hi-IN"/>
        </w:rPr>
        <w: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stockDailyRecords.</w:t>
      </w:r>
      <w:r>
        <w:rPr>
          <w:rFonts w:ascii="Courier New" w:eastAsia="Times New Roman" w:hAnsi="Courier New" w:cs="Courier New"/>
          <w:color w:val="006633"/>
          <w:sz w:val="19"/>
          <w:szCs w:val="19"/>
          <w:lang w:eastAsia="en-GB" w:bidi="hi-IN"/>
        </w:rPr>
        <w:t>setDate</w:t>
      </w:r>
      <w:r>
        <w:rPr>
          <w:rFonts w:ascii="Courier New" w:eastAsia="Times New Roman" w:hAnsi="Courier New" w:cs="Courier New"/>
          <w:color w:val="009900"/>
          <w:sz w:val="19"/>
          <w:szCs w:val="19"/>
          <w:lang w:eastAsia="en-GB" w:bidi="hi-IN"/>
        </w:rPr>
        <w:t>(</w:t>
      </w:r>
      <w:r>
        <w:rPr>
          <w:rFonts w:ascii="Courier New" w:eastAsia="Times New Roman" w:hAnsi="Courier New" w:cs="Courier New"/>
          <w:b/>
          <w:bCs/>
          <w:color w:val="000000"/>
          <w:sz w:val="19"/>
          <w:szCs w:val="19"/>
          <w:lang w:eastAsia="en-GB" w:bidi="hi-IN"/>
        </w:rPr>
        <w:t>new</w:t>
      </w:r>
      <w:r>
        <w:rPr>
          <w:rFonts w:ascii="Courier New" w:eastAsia="Times New Roman" w:hAnsi="Courier New" w:cs="Courier New"/>
          <w:color w:val="003399"/>
          <w:sz w:val="19"/>
          <w:szCs w:val="19"/>
          <w:lang w:eastAsia="en-GB" w:bidi="hi-IN"/>
        </w:rPr>
        <w:t>Date</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9933"/>
          <w:sz w:val="19"/>
          <w:szCs w:val="19"/>
          <w:lang w:eastAsia="en-GB" w:bidi="hi-IN"/>
        </w:rPr>
        <w: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 </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stockDailyRecords.</w:t>
      </w:r>
      <w:r>
        <w:rPr>
          <w:rFonts w:ascii="Courier New" w:eastAsia="Times New Roman" w:hAnsi="Courier New" w:cs="Courier New"/>
          <w:color w:val="006633"/>
          <w:sz w:val="19"/>
          <w:szCs w:val="19"/>
          <w:lang w:eastAsia="en-GB" w:bidi="hi-IN"/>
        </w:rPr>
        <w:t>setStock</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3333"/>
          <w:sz w:val="19"/>
          <w:szCs w:val="19"/>
          <w:lang w:eastAsia="en-GB" w:bidi="hi-IN"/>
        </w:rPr>
        <w:t>stock</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9933"/>
          <w:sz w:val="19"/>
          <w:szCs w:val="19"/>
          <w:lang w:eastAsia="en-GB" w:bidi="hi-IN"/>
        </w:rPr>
        <w: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stock.</w:t>
      </w:r>
      <w:r>
        <w:rPr>
          <w:rFonts w:ascii="Courier New" w:eastAsia="Times New Roman" w:hAnsi="Courier New" w:cs="Courier New"/>
          <w:color w:val="006633"/>
          <w:sz w:val="19"/>
          <w:szCs w:val="19"/>
          <w:lang w:eastAsia="en-GB" w:bidi="hi-IN"/>
        </w:rPr>
        <w:t>getStockDailyRecords</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3333"/>
          <w:sz w:val="19"/>
          <w:szCs w:val="19"/>
          <w:lang w:eastAsia="en-GB" w:bidi="hi-IN"/>
        </w:rPr>
        <w:t>.</w:t>
      </w:r>
      <w:r>
        <w:rPr>
          <w:rFonts w:ascii="Courier New" w:eastAsia="Times New Roman" w:hAnsi="Courier New" w:cs="Courier New"/>
          <w:color w:val="006633"/>
          <w:sz w:val="19"/>
          <w:szCs w:val="19"/>
          <w:lang w:eastAsia="en-GB" w:bidi="hi-IN"/>
        </w:rPr>
        <w:t>add</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3333"/>
          <w:sz w:val="19"/>
          <w:szCs w:val="19"/>
          <w:lang w:eastAsia="en-GB" w:bidi="hi-IN"/>
        </w:rPr>
        <w:t>stockDailyRecords</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9933"/>
          <w:sz w:val="19"/>
          <w:szCs w:val="19"/>
          <w:lang w:eastAsia="en-GB" w:bidi="hi-IN"/>
        </w:rPr>
        <w: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 </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session.</w:t>
      </w:r>
      <w:r>
        <w:rPr>
          <w:rFonts w:ascii="Courier New" w:eastAsia="Times New Roman" w:hAnsi="Courier New" w:cs="Courier New"/>
          <w:color w:val="006633"/>
          <w:sz w:val="19"/>
          <w:szCs w:val="19"/>
          <w:lang w:eastAsia="en-GB" w:bidi="hi-IN"/>
        </w:rPr>
        <w:t>save</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3333"/>
          <w:sz w:val="19"/>
          <w:szCs w:val="19"/>
          <w:lang w:eastAsia="en-GB" w:bidi="hi-IN"/>
        </w:rPr>
        <w:t>stock</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9933"/>
          <w:sz w:val="19"/>
          <w:szCs w:val="19"/>
          <w:lang w:eastAsia="en-GB" w:bidi="hi-IN"/>
        </w:rPr>
        <w: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session.</w:t>
      </w:r>
      <w:r>
        <w:rPr>
          <w:rFonts w:ascii="Courier New" w:eastAsia="Times New Roman" w:hAnsi="Courier New" w:cs="Courier New"/>
          <w:color w:val="006633"/>
          <w:sz w:val="19"/>
          <w:szCs w:val="19"/>
          <w:lang w:eastAsia="en-GB" w:bidi="hi-IN"/>
        </w:rPr>
        <w:t>save</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3333"/>
          <w:sz w:val="19"/>
          <w:szCs w:val="19"/>
          <w:lang w:eastAsia="en-GB" w:bidi="hi-IN"/>
        </w:rPr>
        <w:t>stockDailyRecords</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9933"/>
          <w:sz w:val="19"/>
          <w:szCs w:val="19"/>
          <w:lang w:eastAsia="en-GB" w:bidi="hi-IN"/>
        </w:rPr>
        <w: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 </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session.</w:t>
      </w:r>
      <w:r>
        <w:rPr>
          <w:rFonts w:ascii="Courier New" w:eastAsia="Times New Roman" w:hAnsi="Courier New" w:cs="Courier New"/>
          <w:color w:val="006633"/>
          <w:sz w:val="19"/>
          <w:szCs w:val="19"/>
          <w:lang w:eastAsia="en-GB" w:bidi="hi-IN"/>
        </w:rPr>
        <w:t>getTransaction</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3333"/>
          <w:sz w:val="19"/>
          <w:szCs w:val="19"/>
          <w:lang w:eastAsia="en-GB" w:bidi="hi-IN"/>
        </w:rPr>
        <w:t>.</w:t>
      </w:r>
      <w:r>
        <w:rPr>
          <w:rFonts w:ascii="Courier New" w:eastAsia="Times New Roman" w:hAnsi="Courier New" w:cs="Courier New"/>
          <w:color w:val="006633"/>
          <w:sz w:val="19"/>
          <w:szCs w:val="19"/>
          <w:lang w:eastAsia="en-GB" w:bidi="hi-IN"/>
        </w:rPr>
        <w:t>commit</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9933"/>
          <w:sz w:val="19"/>
          <w:szCs w:val="19"/>
          <w:lang w:eastAsia="en-GB" w:bidi="hi-IN"/>
        </w:rPr>
        <w:t>;</w:t>
      </w:r>
    </w:p>
    <w:p w:rsidR="004F5092" w:rsidRDefault="004F5092" w:rsidP="004F5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Helvetica" w:eastAsia="Times New Roman" w:hAnsi="Helvetica" w:cs="Helvetica"/>
          <w:color w:val="3C3C3C"/>
          <w:sz w:val="21"/>
          <w:szCs w:val="21"/>
          <w:lang w:eastAsia="en-GB" w:bidi="hi-IN"/>
        </w:rPr>
      </w:pPr>
      <w:r>
        <w:rPr>
          <w:rFonts w:ascii="Helvetica" w:eastAsia="Times New Roman" w:hAnsi="Helvetica" w:cs="Helvetica"/>
          <w:i/>
          <w:iCs/>
          <w:color w:val="3C3C3C"/>
          <w:sz w:val="21"/>
          <w:szCs w:val="21"/>
          <w:lang w:eastAsia="en-GB" w:bidi="hi-IN"/>
        </w:rPr>
        <w:t>Output…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 xml:space="preserve">Hibernate: </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b/>
          <w:bCs/>
          <w:color w:val="993333"/>
          <w:sz w:val="19"/>
          <w:szCs w:val="19"/>
          <w:lang w:eastAsia="en-GB" w:bidi="hi-IN"/>
        </w:rPr>
        <w:t>INSERT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b/>
          <w:bCs/>
          <w:color w:val="993333"/>
          <w:sz w:val="19"/>
          <w:szCs w:val="19"/>
          <w:lang w:eastAsia="en-GB" w:bidi="hi-IN"/>
        </w:rPr>
        <w:t>INTO</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mkyongdb</w:t>
      </w:r>
      <w:r>
        <w:rPr>
          <w:rFonts w:ascii="Courier New" w:eastAsia="Times New Roman" w:hAnsi="Courier New" w:cs="Courier New"/>
          <w:color w:val="66CC66"/>
          <w:sz w:val="19"/>
          <w:szCs w:val="19"/>
          <w:lang w:eastAsia="en-GB" w:bidi="hi-IN"/>
        </w:rPr>
        <w:t>.</w:t>
      </w:r>
      <w:r>
        <w:rPr>
          <w:rFonts w:ascii="Courier New" w:eastAsia="Times New Roman" w:hAnsi="Courier New" w:cs="Courier New"/>
          <w:color w:val="333333"/>
          <w:sz w:val="19"/>
          <w:szCs w:val="19"/>
          <w:lang w:eastAsia="en-GB" w:bidi="hi-IN"/>
        </w:rPr>
        <w:t>stock</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66CC66"/>
          <w:sz w:val="19"/>
          <w:szCs w:val="19"/>
          <w:lang w:eastAsia="en-GB" w:bidi="hi-IN"/>
        </w:rPr>
        <w:t>(</w:t>
      </w:r>
      <w:r>
        <w:rPr>
          <w:rFonts w:ascii="Courier New" w:eastAsia="Times New Roman" w:hAnsi="Courier New" w:cs="Courier New"/>
          <w:color w:val="333333"/>
          <w:sz w:val="19"/>
          <w:szCs w:val="19"/>
          <w:lang w:eastAsia="en-GB" w:bidi="hi-IN"/>
        </w:rPr>
        <w:t>STOCK_CODE</w:t>
      </w:r>
      <w:r>
        <w:rPr>
          <w:rFonts w:ascii="Courier New" w:eastAsia="Times New Roman" w:hAnsi="Courier New" w:cs="Courier New"/>
          <w:color w:val="66CC66"/>
          <w:sz w:val="19"/>
          <w:szCs w:val="19"/>
          <w:lang w:eastAsia="en-GB" w:bidi="hi-IN"/>
        </w:rPr>
        <w:t>,</w:t>
      </w:r>
      <w:r>
        <w:rPr>
          <w:rFonts w:ascii="Courier New" w:eastAsia="Times New Roman" w:hAnsi="Courier New" w:cs="Courier New"/>
          <w:color w:val="333333"/>
          <w:sz w:val="19"/>
          <w:szCs w:val="19"/>
          <w:lang w:eastAsia="en-GB" w:bidi="hi-IN"/>
        </w:rPr>
        <w:t xml:space="preserve"> STOCK_NAME</w:t>
      </w:r>
      <w:r>
        <w:rPr>
          <w:rFonts w:ascii="Courier New" w:eastAsia="Times New Roman" w:hAnsi="Courier New" w:cs="Courier New"/>
          <w:color w:val="66CC66"/>
          <w:sz w:val="19"/>
          <w:szCs w:val="19"/>
          <w:lang w:eastAsia="en-GB" w:bidi="hi-IN"/>
        </w:rPr>
        <w: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b/>
          <w:bCs/>
          <w:color w:val="993333"/>
          <w:sz w:val="19"/>
          <w:szCs w:val="19"/>
          <w:lang w:eastAsia="en-GB" w:bidi="hi-IN"/>
        </w:rPr>
        <w:t>VALUES</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66CC66"/>
          <w:sz w:val="19"/>
          <w:szCs w:val="19"/>
          <w:lang w:eastAsia="en-GB" w:bidi="hi-IN"/>
        </w:rPr>
        <w:t>(</w:t>
      </w:r>
      <w:r>
        <w:rPr>
          <w:rFonts w:ascii="Courier New" w:eastAsia="Times New Roman" w:hAnsi="Courier New" w:cs="Courier New"/>
          <w:color w:val="333333"/>
          <w:sz w:val="19"/>
          <w:szCs w:val="19"/>
          <w:lang w:eastAsia="en-GB" w:bidi="hi-IN"/>
        </w:rPr>
        <w:t>?</w:t>
      </w:r>
      <w:r>
        <w:rPr>
          <w:rFonts w:ascii="Courier New" w:eastAsia="Times New Roman" w:hAnsi="Courier New" w:cs="Courier New"/>
          <w:color w:val="66CC66"/>
          <w:sz w:val="19"/>
          <w:szCs w:val="19"/>
          <w:lang w:eastAsia="en-GB" w:bidi="hi-IN"/>
        </w:rPr>
        <w:t>,</w:t>
      </w:r>
      <w:r>
        <w:rPr>
          <w:rFonts w:ascii="Courier New" w:eastAsia="Times New Roman" w:hAnsi="Courier New" w:cs="Courier New"/>
          <w:color w:val="333333"/>
          <w:sz w:val="19"/>
          <w:szCs w:val="19"/>
          <w:lang w:eastAsia="en-GB" w:bidi="hi-IN"/>
        </w:rPr>
        <w:t xml:space="preserve"> ?</w:t>
      </w:r>
      <w:r>
        <w:rPr>
          <w:rFonts w:ascii="Courier New" w:eastAsia="Times New Roman" w:hAnsi="Courier New" w:cs="Courier New"/>
          <w:color w:val="66CC66"/>
          <w:sz w:val="19"/>
          <w:szCs w:val="19"/>
          <w:lang w:eastAsia="en-GB" w:bidi="hi-IN"/>
        </w:rPr>
        <w: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 xml:space="preserve">Hibernate: </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b/>
          <w:bCs/>
          <w:color w:val="993333"/>
          <w:sz w:val="19"/>
          <w:szCs w:val="19"/>
          <w:lang w:eastAsia="en-GB" w:bidi="hi-IN"/>
        </w:rPr>
        <w:t>INSERT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b/>
          <w:bCs/>
          <w:color w:val="993333"/>
          <w:sz w:val="19"/>
          <w:szCs w:val="19"/>
          <w:lang w:eastAsia="en-GB" w:bidi="hi-IN"/>
        </w:rPr>
        <w:t>INTO</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mkyongdb</w:t>
      </w:r>
      <w:r>
        <w:rPr>
          <w:rFonts w:ascii="Courier New" w:eastAsia="Times New Roman" w:hAnsi="Courier New" w:cs="Courier New"/>
          <w:color w:val="66CC66"/>
          <w:sz w:val="19"/>
          <w:szCs w:val="19"/>
          <w:lang w:eastAsia="en-GB" w:bidi="hi-IN"/>
        </w:rPr>
        <w:t>.</w:t>
      </w:r>
      <w:r>
        <w:rPr>
          <w:rFonts w:ascii="Courier New" w:eastAsia="Times New Roman" w:hAnsi="Courier New" w:cs="Courier New"/>
          <w:color w:val="333333"/>
          <w:sz w:val="19"/>
          <w:szCs w:val="19"/>
          <w:lang w:eastAsia="en-GB" w:bidi="hi-IN"/>
        </w:rPr>
        <w:t>stock_daily_record</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66CC66"/>
          <w:sz w:val="19"/>
          <w:szCs w:val="19"/>
          <w:lang w:eastAsia="en-GB" w:bidi="hi-IN"/>
        </w:rPr>
        <w:t>(</w:t>
      </w:r>
      <w:r>
        <w:rPr>
          <w:rFonts w:ascii="Courier New" w:eastAsia="Times New Roman" w:hAnsi="Courier New" w:cs="Courier New"/>
          <w:color w:val="333333"/>
          <w:sz w:val="19"/>
          <w:szCs w:val="19"/>
          <w:lang w:eastAsia="en-GB" w:bidi="hi-IN"/>
        </w:rPr>
        <w:t>STOCK_ID</w:t>
      </w:r>
      <w:r>
        <w:rPr>
          <w:rFonts w:ascii="Courier New" w:eastAsia="Times New Roman" w:hAnsi="Courier New" w:cs="Courier New"/>
          <w:color w:val="66CC66"/>
          <w:sz w:val="19"/>
          <w:szCs w:val="19"/>
          <w:lang w:eastAsia="en-GB" w:bidi="hi-IN"/>
        </w:rPr>
        <w:t>,</w:t>
      </w:r>
      <w:r>
        <w:rPr>
          <w:rFonts w:ascii="Courier New" w:eastAsia="Times New Roman" w:hAnsi="Courier New" w:cs="Courier New"/>
          <w:color w:val="333333"/>
          <w:sz w:val="19"/>
          <w:szCs w:val="19"/>
          <w:lang w:eastAsia="en-GB" w:bidi="hi-IN"/>
        </w:rPr>
        <w:t xml:space="preserve"> PRICE_OPEN</w:t>
      </w:r>
      <w:r>
        <w:rPr>
          <w:rFonts w:ascii="Courier New" w:eastAsia="Times New Roman" w:hAnsi="Courier New" w:cs="Courier New"/>
          <w:color w:val="66CC66"/>
          <w:sz w:val="19"/>
          <w:szCs w:val="19"/>
          <w:lang w:eastAsia="en-GB" w:bidi="hi-IN"/>
        </w:rPr>
        <w:t>,</w:t>
      </w:r>
      <w:r>
        <w:rPr>
          <w:rFonts w:ascii="Courier New" w:eastAsia="Times New Roman" w:hAnsi="Courier New" w:cs="Courier New"/>
          <w:color w:val="333333"/>
          <w:sz w:val="19"/>
          <w:szCs w:val="19"/>
          <w:lang w:eastAsia="en-GB" w:bidi="hi-IN"/>
        </w:rPr>
        <w:t xml:space="preserve"> PRICE_CLOSE</w:t>
      </w:r>
      <w:r>
        <w:rPr>
          <w:rFonts w:ascii="Courier New" w:eastAsia="Times New Roman" w:hAnsi="Courier New" w:cs="Courier New"/>
          <w:color w:val="66CC66"/>
          <w:sz w:val="19"/>
          <w:szCs w:val="19"/>
          <w:lang w:eastAsia="en-GB" w:bidi="hi-IN"/>
        </w:rPr>
        <w:t>,</w:t>
      </w:r>
      <w:r>
        <w:rPr>
          <w:rFonts w:ascii="Courier New" w:eastAsia="Times New Roman" w:hAnsi="Courier New" w:cs="Courier New"/>
          <w:color w:val="333333"/>
          <w:sz w:val="19"/>
          <w:szCs w:val="19"/>
          <w:lang w:eastAsia="en-GB" w:bidi="hi-IN"/>
        </w:rPr>
        <w:t xml:space="preserve"> PRICE_CHANGE</w:t>
      </w:r>
      <w:r>
        <w:rPr>
          <w:rFonts w:ascii="Courier New" w:eastAsia="Times New Roman" w:hAnsi="Courier New" w:cs="Courier New"/>
          <w:color w:val="66CC66"/>
          <w:sz w:val="19"/>
          <w:szCs w:val="19"/>
          <w:lang w:eastAsia="en-GB" w:bidi="hi-IN"/>
        </w:rPr>
        <w:t>,</w:t>
      </w:r>
      <w:r>
        <w:rPr>
          <w:rFonts w:ascii="Courier New" w:eastAsia="Times New Roman" w:hAnsi="Courier New" w:cs="Courier New"/>
          <w:color w:val="333333"/>
          <w:sz w:val="19"/>
          <w:szCs w:val="19"/>
          <w:lang w:eastAsia="en-GB" w:bidi="hi-IN"/>
        </w:rPr>
        <w:t xml:space="preserve"> VOLUME</w:t>
      </w:r>
      <w:r>
        <w:rPr>
          <w:rFonts w:ascii="Courier New" w:eastAsia="Times New Roman" w:hAnsi="Courier New" w:cs="Courier New"/>
          <w:color w:val="66CC66"/>
          <w:sz w:val="19"/>
          <w:szCs w:val="19"/>
          <w:lang w:eastAsia="en-GB" w:bidi="hi-IN"/>
        </w:rPr>
        <w:t>,</w:t>
      </w:r>
      <w:r>
        <w:rPr>
          <w:rFonts w:ascii="Courier New" w:eastAsia="Times New Roman" w:hAnsi="Courier New" w:cs="Courier New"/>
          <w:b/>
          <w:bCs/>
          <w:color w:val="993333"/>
          <w:sz w:val="19"/>
          <w:szCs w:val="19"/>
          <w:lang w:eastAsia="en-GB" w:bidi="hi-IN"/>
        </w:rPr>
        <w:t>DATE</w:t>
      </w:r>
      <w:r>
        <w:rPr>
          <w:rFonts w:ascii="Courier New" w:eastAsia="Times New Roman" w:hAnsi="Courier New" w:cs="Courier New"/>
          <w:color w:val="66CC66"/>
          <w:sz w:val="19"/>
          <w:szCs w:val="19"/>
          <w:lang w:eastAsia="en-GB" w:bidi="hi-IN"/>
        </w:rPr>
        <w: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b/>
          <w:bCs/>
          <w:color w:val="993333"/>
          <w:sz w:val="19"/>
          <w:szCs w:val="19"/>
          <w:lang w:eastAsia="en-GB" w:bidi="hi-IN"/>
        </w:rPr>
        <w:t>VALUES</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66CC66"/>
          <w:sz w:val="19"/>
          <w:szCs w:val="19"/>
          <w:lang w:eastAsia="en-GB" w:bidi="hi-IN"/>
        </w:rPr>
        <w:t>(</w:t>
      </w:r>
      <w:r>
        <w:rPr>
          <w:rFonts w:ascii="Courier New" w:eastAsia="Times New Roman" w:hAnsi="Courier New" w:cs="Courier New"/>
          <w:color w:val="333333"/>
          <w:sz w:val="19"/>
          <w:szCs w:val="19"/>
          <w:lang w:eastAsia="en-GB" w:bidi="hi-IN"/>
        </w:rPr>
        <w:t>?</w:t>
      </w:r>
      <w:r>
        <w:rPr>
          <w:rFonts w:ascii="Courier New" w:eastAsia="Times New Roman" w:hAnsi="Courier New" w:cs="Courier New"/>
          <w:color w:val="66CC66"/>
          <w:sz w:val="19"/>
          <w:szCs w:val="19"/>
          <w:lang w:eastAsia="en-GB" w:bidi="hi-IN"/>
        </w:rPr>
        <w:t>,</w:t>
      </w:r>
      <w:r>
        <w:rPr>
          <w:rFonts w:ascii="Courier New" w:eastAsia="Times New Roman" w:hAnsi="Courier New" w:cs="Courier New"/>
          <w:color w:val="333333"/>
          <w:sz w:val="19"/>
          <w:szCs w:val="19"/>
          <w:lang w:eastAsia="en-GB" w:bidi="hi-IN"/>
        </w:rPr>
        <w:t xml:space="preserve"> ?</w:t>
      </w:r>
      <w:r>
        <w:rPr>
          <w:rFonts w:ascii="Courier New" w:eastAsia="Times New Roman" w:hAnsi="Courier New" w:cs="Courier New"/>
          <w:color w:val="66CC66"/>
          <w:sz w:val="19"/>
          <w:szCs w:val="19"/>
          <w:lang w:eastAsia="en-GB" w:bidi="hi-IN"/>
        </w:rPr>
        <w:t>,</w:t>
      </w:r>
      <w:r>
        <w:rPr>
          <w:rFonts w:ascii="Courier New" w:eastAsia="Times New Roman" w:hAnsi="Courier New" w:cs="Courier New"/>
          <w:color w:val="333333"/>
          <w:sz w:val="19"/>
          <w:szCs w:val="19"/>
          <w:lang w:eastAsia="en-GB" w:bidi="hi-IN"/>
        </w:rPr>
        <w:t xml:space="preserve"> ?</w:t>
      </w:r>
      <w:r>
        <w:rPr>
          <w:rFonts w:ascii="Courier New" w:eastAsia="Times New Roman" w:hAnsi="Courier New" w:cs="Courier New"/>
          <w:color w:val="66CC66"/>
          <w:sz w:val="19"/>
          <w:szCs w:val="19"/>
          <w:lang w:eastAsia="en-GB" w:bidi="hi-IN"/>
        </w:rPr>
        <w:t>,</w:t>
      </w:r>
      <w:r>
        <w:rPr>
          <w:rFonts w:ascii="Courier New" w:eastAsia="Times New Roman" w:hAnsi="Courier New" w:cs="Courier New"/>
          <w:color w:val="333333"/>
          <w:sz w:val="19"/>
          <w:szCs w:val="19"/>
          <w:lang w:eastAsia="en-GB" w:bidi="hi-IN"/>
        </w:rPr>
        <w:t xml:space="preserve"> ?</w:t>
      </w:r>
      <w:r>
        <w:rPr>
          <w:rFonts w:ascii="Courier New" w:eastAsia="Times New Roman" w:hAnsi="Courier New" w:cs="Courier New"/>
          <w:color w:val="66CC66"/>
          <w:sz w:val="19"/>
          <w:szCs w:val="19"/>
          <w:lang w:eastAsia="en-GB" w:bidi="hi-IN"/>
        </w:rPr>
        <w:t>,</w:t>
      </w:r>
      <w:r>
        <w:rPr>
          <w:rFonts w:ascii="Courier New" w:eastAsia="Times New Roman" w:hAnsi="Courier New" w:cs="Courier New"/>
          <w:color w:val="333333"/>
          <w:sz w:val="19"/>
          <w:szCs w:val="19"/>
          <w:lang w:eastAsia="en-GB" w:bidi="hi-IN"/>
        </w:rPr>
        <w:t xml:space="preserve"> ?</w:t>
      </w:r>
      <w:r>
        <w:rPr>
          <w:rFonts w:ascii="Courier New" w:eastAsia="Times New Roman" w:hAnsi="Courier New" w:cs="Courier New"/>
          <w:color w:val="66CC66"/>
          <w:sz w:val="19"/>
          <w:szCs w:val="19"/>
          <w:lang w:eastAsia="en-GB" w:bidi="hi-IN"/>
        </w:rPr>
        <w:t>,</w:t>
      </w:r>
      <w:r>
        <w:rPr>
          <w:rFonts w:ascii="Courier New" w:eastAsia="Times New Roman" w:hAnsi="Courier New" w:cs="Courier New"/>
          <w:color w:val="333333"/>
          <w:sz w:val="19"/>
          <w:szCs w:val="19"/>
          <w:lang w:eastAsia="en-GB" w:bidi="hi-IN"/>
        </w:rPr>
        <w:t xml:space="preserve"> ?</w:t>
      </w:r>
      <w:r>
        <w:rPr>
          <w:rFonts w:ascii="Courier New" w:eastAsia="Times New Roman" w:hAnsi="Courier New" w:cs="Courier New"/>
          <w:color w:val="66CC66"/>
          <w:sz w:val="19"/>
          <w:szCs w:val="19"/>
          <w:lang w:eastAsia="en-GB" w:bidi="hi-IN"/>
        </w:rPr>
        <w: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 xml:space="preserve">Hibernate: </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b/>
          <w:bCs/>
          <w:color w:val="993333"/>
          <w:sz w:val="19"/>
          <w:szCs w:val="19"/>
          <w:lang w:eastAsia="en-GB" w:bidi="hi-IN"/>
        </w:rPr>
        <w:t>UPDATE</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lastRenderedPageBreak/>
        <w:t>mkyongdb</w:t>
      </w:r>
      <w:r>
        <w:rPr>
          <w:rFonts w:ascii="Courier New" w:eastAsia="Times New Roman" w:hAnsi="Courier New" w:cs="Courier New"/>
          <w:color w:val="66CC66"/>
          <w:sz w:val="19"/>
          <w:szCs w:val="19"/>
          <w:lang w:eastAsia="en-GB" w:bidi="hi-IN"/>
        </w:rPr>
        <w:t>.</w:t>
      </w:r>
      <w:r>
        <w:rPr>
          <w:rFonts w:ascii="Courier New" w:eastAsia="Times New Roman" w:hAnsi="Courier New" w:cs="Courier New"/>
          <w:color w:val="333333"/>
          <w:sz w:val="19"/>
          <w:szCs w:val="19"/>
          <w:lang w:eastAsia="en-GB" w:bidi="hi-IN"/>
        </w:rPr>
        <w:t>stock_daily_record</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b/>
          <w:bCs/>
          <w:color w:val="993333"/>
          <w:sz w:val="19"/>
          <w:szCs w:val="19"/>
          <w:lang w:eastAsia="en-GB" w:bidi="hi-IN"/>
        </w:rPr>
        <w:t>SET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 xml:space="preserve">        STOCK_ID</w:t>
      </w:r>
      <w:r>
        <w:rPr>
          <w:rFonts w:ascii="Courier New" w:eastAsia="Times New Roman" w:hAnsi="Courier New" w:cs="Courier New"/>
          <w:color w:val="66CC66"/>
          <w:sz w:val="19"/>
          <w:szCs w:val="19"/>
          <w:lang w:eastAsia="en-GB" w:bidi="hi-IN"/>
        </w:rPr>
        <w:t>=</w:t>
      </w:r>
      <w:r>
        <w:rPr>
          <w:rFonts w:ascii="Courier New" w:eastAsia="Times New Roman" w:hAnsi="Courier New" w:cs="Courier New"/>
          <w:color w:val="333333"/>
          <w:sz w:val="19"/>
          <w:szCs w:val="19"/>
          <w:lang w:eastAsia="en-GB" w:bidi="hi-IN"/>
        </w:rPr>
        <w:t xml:space="preserve">? </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b/>
          <w:bCs/>
          <w:color w:val="993333"/>
          <w:sz w:val="19"/>
          <w:szCs w:val="19"/>
          <w:lang w:eastAsia="en-GB" w:bidi="hi-IN"/>
        </w:rPr>
        <w:t>WHERE</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 xml:space="preserve">        RECORD_ID</w:t>
      </w:r>
      <w:r>
        <w:rPr>
          <w:rFonts w:ascii="Courier New" w:eastAsia="Times New Roman" w:hAnsi="Courier New" w:cs="Courier New"/>
          <w:color w:val="66CC66"/>
          <w:sz w:val="19"/>
          <w:szCs w:val="19"/>
          <w:lang w:eastAsia="en-GB" w:bidi="hi-IN"/>
        </w:rPr>
        <w:t>=</w:t>
      </w:r>
      <w:r>
        <w:rPr>
          <w:rFonts w:ascii="Courier New" w:eastAsia="Times New Roman" w:hAnsi="Courier New" w:cs="Courier New"/>
          <w:color w:val="333333"/>
          <w:sz w:val="19"/>
          <w:szCs w:val="19"/>
          <w:lang w:eastAsia="en-GB" w:bidi="hi-IN"/>
        </w:rPr>
        <w:t>?</w:t>
      </w:r>
    </w:p>
    <w:p w:rsidR="004F5092" w:rsidRDefault="004F5092" w:rsidP="004F5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Helvetica" w:eastAsia="Times New Roman" w:hAnsi="Helvetica" w:cs="Helvetica"/>
          <w:color w:val="3C3C3C"/>
          <w:sz w:val="21"/>
          <w:szCs w:val="21"/>
          <w:lang w:eastAsia="en-GB" w:bidi="hi-IN"/>
        </w:rPr>
      </w:pPr>
      <w:r>
        <w:rPr>
          <w:rFonts w:ascii="Helvetica" w:eastAsia="Times New Roman" w:hAnsi="Helvetica" w:cs="Helvetica"/>
          <w:color w:val="3C3C3C"/>
          <w:sz w:val="21"/>
          <w:szCs w:val="21"/>
          <w:lang w:eastAsia="en-GB" w:bidi="hi-IN"/>
        </w:rPr>
        <w:t>Stock will update the “</w:t>
      </w:r>
      <w:r>
        <w:rPr>
          <w:rFonts w:ascii="Helvetica" w:eastAsia="Times New Roman" w:hAnsi="Helvetica" w:cs="Helvetica"/>
          <w:b/>
          <w:bCs/>
          <w:color w:val="3C3C3C"/>
          <w:sz w:val="21"/>
          <w:szCs w:val="21"/>
          <w:lang w:eastAsia="en-GB" w:bidi="hi-IN"/>
        </w:rPr>
        <w:t>stock_daily_record.STOCK_ID</w:t>
      </w:r>
      <w:r>
        <w:rPr>
          <w:rFonts w:ascii="Helvetica" w:eastAsia="Times New Roman" w:hAnsi="Helvetica" w:cs="Helvetica"/>
          <w:color w:val="3C3C3C"/>
          <w:sz w:val="21"/>
          <w:szCs w:val="21"/>
          <w:lang w:eastAsia="en-GB" w:bidi="hi-IN"/>
        </w:rPr>
        <w:t>” through Set variable (stockDailyRecords), because Stock is the relationship owner.</w:t>
      </w:r>
    </w:p>
    <w:p w:rsidR="004F5092" w:rsidRDefault="004F5092" w:rsidP="004F5092">
      <w:pPr>
        <w:shd w:val="clear" w:color="auto" w:fill="E6E6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eastAsia="Times New Roman" w:hAnsi="Helvetica" w:cs="Helvetica"/>
          <w:color w:val="3C3C3C"/>
          <w:sz w:val="21"/>
          <w:szCs w:val="21"/>
          <w:lang w:eastAsia="en-GB" w:bidi="hi-IN"/>
        </w:rPr>
      </w:pPr>
      <w:r>
        <w:rPr>
          <w:rFonts w:ascii="Helvetica" w:eastAsia="Times New Roman" w:hAnsi="Helvetica" w:cs="Helvetica"/>
          <w:b/>
          <w:bCs/>
          <w:color w:val="3C3C3C"/>
          <w:sz w:val="21"/>
          <w:szCs w:val="21"/>
          <w:lang w:eastAsia="en-GB" w:bidi="hi-IN"/>
        </w:rPr>
        <w:t>Note</w:t>
      </w:r>
      <w:r>
        <w:rPr>
          <w:rFonts w:ascii="Helvetica" w:eastAsia="Times New Roman" w:hAnsi="Helvetica" w:cs="Helvetica"/>
          <w:color w:val="3C3C3C"/>
          <w:sz w:val="21"/>
          <w:szCs w:val="21"/>
          <w:lang w:eastAsia="en-GB" w:bidi="hi-IN"/>
        </w:rPr>
        <w:br/>
        <w:t xml:space="preserve">The third statement is really NOT necessary. </w:t>
      </w:r>
    </w:p>
    <w:p w:rsidR="004F5092" w:rsidRDefault="004F5092" w:rsidP="004F5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Helvetica" w:eastAsia="Times New Roman" w:hAnsi="Helvetica" w:cs="Helvetica"/>
          <w:color w:val="3C3C3C"/>
          <w:sz w:val="21"/>
          <w:szCs w:val="21"/>
          <w:lang w:eastAsia="en-GB" w:bidi="hi-IN"/>
        </w:rPr>
      </w:pPr>
      <w:r>
        <w:rPr>
          <w:rFonts w:ascii="Helvetica" w:eastAsia="Times New Roman" w:hAnsi="Helvetica" w:cs="Helvetica"/>
          <w:b/>
          <w:bCs/>
          <w:color w:val="3C3C3C"/>
          <w:sz w:val="21"/>
          <w:szCs w:val="21"/>
          <w:lang w:eastAsia="en-GB" w:bidi="hi-IN"/>
        </w:rPr>
        <w:t>Update example …</w:t>
      </w:r>
    </w:p>
    <w:p w:rsidR="004F5092" w:rsidRDefault="004F5092" w:rsidP="004F5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Helvetica" w:eastAsia="Times New Roman" w:hAnsi="Helvetica" w:cs="Helvetica"/>
          <w:color w:val="3C3C3C"/>
          <w:sz w:val="21"/>
          <w:szCs w:val="21"/>
          <w:lang w:eastAsia="en-GB" w:bidi="hi-IN"/>
        </w:rPr>
      </w:pPr>
      <w:r>
        <w:rPr>
          <w:rFonts w:ascii="Helvetica" w:eastAsia="Times New Roman" w:hAnsi="Helvetica" w:cs="Helvetica"/>
          <w:color w:val="3C3C3C"/>
          <w:sz w:val="21"/>
          <w:szCs w:val="21"/>
          <w:lang w:eastAsia="en-GB" w:bidi="hi-IN"/>
        </w:rPr>
        <w:t>When a “Stock” object is updated, Hibernate will generated two SQL statements, one inserts and one update.</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session.</w:t>
      </w:r>
      <w:r>
        <w:rPr>
          <w:rFonts w:ascii="Courier New" w:eastAsia="Times New Roman" w:hAnsi="Courier New" w:cs="Courier New"/>
          <w:color w:val="006633"/>
          <w:sz w:val="19"/>
          <w:szCs w:val="19"/>
          <w:lang w:eastAsia="en-GB" w:bidi="hi-IN"/>
        </w:rPr>
        <w:t>beginTransaction</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9933"/>
          <w:sz w:val="19"/>
          <w:szCs w:val="19"/>
          <w:lang w:eastAsia="en-GB" w:bidi="hi-IN"/>
        </w:rPr>
        <w: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 </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 xml:space="preserve">    Stock stock</w:t>
      </w:r>
      <w:r>
        <w:rPr>
          <w:rFonts w:ascii="Courier New" w:eastAsia="Times New Roman" w:hAnsi="Courier New" w:cs="Courier New"/>
          <w:color w:val="339933"/>
          <w:sz w:val="19"/>
          <w:szCs w:val="19"/>
          <w:lang w:eastAsia="en-GB" w:bidi="hi-IN"/>
        </w:rPr>
        <w:t>=</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3333"/>
          <w:sz w:val="19"/>
          <w:szCs w:val="19"/>
          <w:lang w:eastAsia="en-GB" w:bidi="hi-IN"/>
        </w:rPr>
        <w:t>Stock</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3333"/>
          <w:sz w:val="19"/>
          <w:szCs w:val="19"/>
          <w:lang w:eastAsia="en-GB" w:bidi="hi-IN"/>
        </w:rPr>
        <w:t>session.</w:t>
      </w:r>
      <w:r>
        <w:rPr>
          <w:rFonts w:ascii="Courier New" w:eastAsia="Times New Roman" w:hAnsi="Courier New" w:cs="Courier New"/>
          <w:color w:val="006633"/>
          <w:sz w:val="19"/>
          <w:szCs w:val="19"/>
          <w:lang w:eastAsia="en-GB" w:bidi="hi-IN"/>
        </w:rPr>
        <w:t>get</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3333"/>
          <w:sz w:val="19"/>
          <w:szCs w:val="19"/>
          <w:lang w:eastAsia="en-GB" w:bidi="hi-IN"/>
        </w:rPr>
        <w:t>Stock.</w:t>
      </w:r>
      <w:r>
        <w:rPr>
          <w:rFonts w:ascii="Courier New" w:eastAsia="Times New Roman" w:hAnsi="Courier New" w:cs="Courier New"/>
          <w:b/>
          <w:bCs/>
          <w:color w:val="000000"/>
          <w:sz w:val="19"/>
          <w:szCs w:val="19"/>
          <w:lang w:eastAsia="en-GB" w:bidi="hi-IN"/>
        </w:rPr>
        <w:t>class</w:t>
      </w:r>
      <w:r>
        <w:rPr>
          <w:rFonts w:ascii="Courier New" w:eastAsia="Times New Roman" w:hAnsi="Courier New" w:cs="Courier New"/>
          <w:color w:val="333333"/>
          <w:sz w:val="19"/>
          <w:szCs w:val="19"/>
          <w:lang w:eastAsia="en-GB" w:bidi="hi-IN"/>
        </w:rPr>
        <w:t xml:space="preserve">, </w:t>
      </w:r>
      <w:r>
        <w:rPr>
          <w:rFonts w:ascii="Courier New" w:eastAsia="Times New Roman" w:hAnsi="Courier New" w:cs="Courier New"/>
          <w:color w:val="CC66CC"/>
          <w:sz w:val="19"/>
          <w:szCs w:val="19"/>
          <w:lang w:eastAsia="en-GB" w:bidi="hi-IN"/>
        </w:rPr>
        <w:t>57</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9933"/>
          <w:sz w:val="19"/>
          <w:szCs w:val="19"/>
          <w:lang w:eastAsia="en-GB" w:bidi="hi-IN"/>
        </w:rPr>
        <w: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 </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StockDailyRecordstockDailyRecords</w:t>
      </w:r>
      <w:r>
        <w:rPr>
          <w:rFonts w:ascii="Courier New" w:eastAsia="Times New Roman" w:hAnsi="Courier New" w:cs="Courier New"/>
          <w:color w:val="339933"/>
          <w:sz w:val="19"/>
          <w:szCs w:val="19"/>
          <w:lang w:eastAsia="en-GB" w:bidi="hi-IN"/>
        </w:rPr>
        <w:t>=</w:t>
      </w:r>
      <w:r>
        <w:rPr>
          <w:rFonts w:ascii="Courier New" w:eastAsia="Times New Roman" w:hAnsi="Courier New" w:cs="Courier New"/>
          <w:b/>
          <w:bCs/>
          <w:color w:val="000000"/>
          <w:sz w:val="19"/>
          <w:szCs w:val="19"/>
          <w:lang w:eastAsia="en-GB" w:bidi="hi-IN"/>
        </w:rPr>
        <w:t>new</w:t>
      </w:r>
      <w:r>
        <w:rPr>
          <w:rFonts w:ascii="Courier New" w:eastAsia="Times New Roman" w:hAnsi="Courier New" w:cs="Courier New"/>
          <w:color w:val="333333"/>
          <w:sz w:val="19"/>
          <w:szCs w:val="19"/>
          <w:lang w:eastAsia="en-GB" w:bidi="hi-IN"/>
        </w:rPr>
        <w:t>StockDailyRecord</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9933"/>
          <w:sz w:val="19"/>
          <w:szCs w:val="19"/>
          <w:lang w:eastAsia="en-GB" w:bidi="hi-IN"/>
        </w:rPr>
        <w: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stockDailyRecords.</w:t>
      </w:r>
      <w:r>
        <w:rPr>
          <w:rFonts w:ascii="Courier New" w:eastAsia="Times New Roman" w:hAnsi="Courier New" w:cs="Courier New"/>
          <w:color w:val="006633"/>
          <w:sz w:val="19"/>
          <w:szCs w:val="19"/>
          <w:lang w:eastAsia="en-GB" w:bidi="hi-IN"/>
        </w:rPr>
        <w:t>setPriceOpen</w:t>
      </w:r>
      <w:r>
        <w:rPr>
          <w:rFonts w:ascii="Courier New" w:eastAsia="Times New Roman" w:hAnsi="Courier New" w:cs="Courier New"/>
          <w:color w:val="009900"/>
          <w:sz w:val="19"/>
          <w:szCs w:val="19"/>
          <w:lang w:eastAsia="en-GB" w:bidi="hi-IN"/>
        </w:rPr>
        <w:t>(</w:t>
      </w:r>
      <w:r>
        <w:rPr>
          <w:rFonts w:ascii="Courier New" w:eastAsia="Times New Roman" w:hAnsi="Courier New" w:cs="Courier New"/>
          <w:b/>
          <w:bCs/>
          <w:color w:val="000000"/>
          <w:sz w:val="19"/>
          <w:szCs w:val="19"/>
          <w:lang w:eastAsia="en-GB" w:bidi="hi-IN"/>
        </w:rPr>
        <w:t>new</w:t>
      </w:r>
      <w:r>
        <w:rPr>
          <w:rFonts w:ascii="Courier New" w:eastAsia="Times New Roman" w:hAnsi="Courier New" w:cs="Courier New"/>
          <w:color w:val="003399"/>
          <w:sz w:val="19"/>
          <w:szCs w:val="19"/>
          <w:lang w:eastAsia="en-GB" w:bidi="hi-IN"/>
        </w:rPr>
        <w:t>Float</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0000FF"/>
          <w:sz w:val="19"/>
          <w:szCs w:val="19"/>
          <w:lang w:eastAsia="en-GB" w:bidi="hi-IN"/>
        </w:rPr>
        <w:t>"1.2"</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9933"/>
          <w:sz w:val="19"/>
          <w:szCs w:val="19"/>
          <w:lang w:eastAsia="en-GB" w:bidi="hi-IN"/>
        </w:rPr>
        <w: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stockDailyRecords.</w:t>
      </w:r>
      <w:r>
        <w:rPr>
          <w:rFonts w:ascii="Courier New" w:eastAsia="Times New Roman" w:hAnsi="Courier New" w:cs="Courier New"/>
          <w:color w:val="006633"/>
          <w:sz w:val="19"/>
          <w:szCs w:val="19"/>
          <w:lang w:eastAsia="en-GB" w:bidi="hi-IN"/>
        </w:rPr>
        <w:t>setPriceClose</w:t>
      </w:r>
      <w:r>
        <w:rPr>
          <w:rFonts w:ascii="Courier New" w:eastAsia="Times New Roman" w:hAnsi="Courier New" w:cs="Courier New"/>
          <w:color w:val="009900"/>
          <w:sz w:val="19"/>
          <w:szCs w:val="19"/>
          <w:lang w:eastAsia="en-GB" w:bidi="hi-IN"/>
        </w:rPr>
        <w:t>(</w:t>
      </w:r>
      <w:r>
        <w:rPr>
          <w:rFonts w:ascii="Courier New" w:eastAsia="Times New Roman" w:hAnsi="Courier New" w:cs="Courier New"/>
          <w:b/>
          <w:bCs/>
          <w:color w:val="000000"/>
          <w:sz w:val="19"/>
          <w:szCs w:val="19"/>
          <w:lang w:eastAsia="en-GB" w:bidi="hi-IN"/>
        </w:rPr>
        <w:t>new</w:t>
      </w:r>
      <w:r>
        <w:rPr>
          <w:rFonts w:ascii="Courier New" w:eastAsia="Times New Roman" w:hAnsi="Courier New" w:cs="Courier New"/>
          <w:color w:val="003399"/>
          <w:sz w:val="19"/>
          <w:szCs w:val="19"/>
          <w:lang w:eastAsia="en-GB" w:bidi="hi-IN"/>
        </w:rPr>
        <w:t>Float</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0000FF"/>
          <w:sz w:val="19"/>
          <w:szCs w:val="19"/>
          <w:lang w:eastAsia="en-GB" w:bidi="hi-IN"/>
        </w:rPr>
        <w:t>"1.1"</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9933"/>
          <w:sz w:val="19"/>
          <w:szCs w:val="19"/>
          <w:lang w:eastAsia="en-GB" w:bidi="hi-IN"/>
        </w:rPr>
        <w: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stockDailyRecords.</w:t>
      </w:r>
      <w:r>
        <w:rPr>
          <w:rFonts w:ascii="Courier New" w:eastAsia="Times New Roman" w:hAnsi="Courier New" w:cs="Courier New"/>
          <w:color w:val="006633"/>
          <w:sz w:val="19"/>
          <w:szCs w:val="19"/>
          <w:lang w:eastAsia="en-GB" w:bidi="hi-IN"/>
        </w:rPr>
        <w:t>setPriceChange</w:t>
      </w:r>
      <w:r>
        <w:rPr>
          <w:rFonts w:ascii="Courier New" w:eastAsia="Times New Roman" w:hAnsi="Courier New" w:cs="Courier New"/>
          <w:color w:val="009900"/>
          <w:sz w:val="19"/>
          <w:szCs w:val="19"/>
          <w:lang w:eastAsia="en-GB" w:bidi="hi-IN"/>
        </w:rPr>
        <w:t>(</w:t>
      </w:r>
      <w:r>
        <w:rPr>
          <w:rFonts w:ascii="Courier New" w:eastAsia="Times New Roman" w:hAnsi="Courier New" w:cs="Courier New"/>
          <w:b/>
          <w:bCs/>
          <w:color w:val="000000"/>
          <w:sz w:val="19"/>
          <w:szCs w:val="19"/>
          <w:lang w:eastAsia="en-GB" w:bidi="hi-IN"/>
        </w:rPr>
        <w:t>new</w:t>
      </w:r>
      <w:r>
        <w:rPr>
          <w:rFonts w:ascii="Courier New" w:eastAsia="Times New Roman" w:hAnsi="Courier New" w:cs="Courier New"/>
          <w:color w:val="003399"/>
          <w:sz w:val="19"/>
          <w:szCs w:val="19"/>
          <w:lang w:eastAsia="en-GB" w:bidi="hi-IN"/>
        </w:rPr>
        <w:t>Float</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0000FF"/>
          <w:sz w:val="19"/>
          <w:szCs w:val="19"/>
          <w:lang w:eastAsia="en-GB" w:bidi="hi-IN"/>
        </w:rPr>
        <w:t>"10.0"</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9933"/>
          <w:sz w:val="19"/>
          <w:szCs w:val="19"/>
          <w:lang w:eastAsia="en-GB" w:bidi="hi-IN"/>
        </w:rPr>
        <w: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stockDailyRecords.</w:t>
      </w:r>
      <w:r>
        <w:rPr>
          <w:rFonts w:ascii="Courier New" w:eastAsia="Times New Roman" w:hAnsi="Courier New" w:cs="Courier New"/>
          <w:color w:val="006633"/>
          <w:sz w:val="19"/>
          <w:szCs w:val="19"/>
          <w:lang w:eastAsia="en-GB" w:bidi="hi-IN"/>
        </w:rPr>
        <w:t>setVolume</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3333"/>
          <w:sz w:val="19"/>
          <w:szCs w:val="19"/>
          <w:lang w:eastAsia="en-GB" w:bidi="hi-IN"/>
        </w:rPr>
        <w:t>3000000L</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9933"/>
          <w:sz w:val="19"/>
          <w:szCs w:val="19"/>
          <w:lang w:eastAsia="en-GB" w:bidi="hi-IN"/>
        </w:rPr>
        <w: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stockDailyRecords.</w:t>
      </w:r>
      <w:r>
        <w:rPr>
          <w:rFonts w:ascii="Courier New" w:eastAsia="Times New Roman" w:hAnsi="Courier New" w:cs="Courier New"/>
          <w:color w:val="006633"/>
          <w:sz w:val="19"/>
          <w:szCs w:val="19"/>
          <w:lang w:eastAsia="en-GB" w:bidi="hi-IN"/>
        </w:rPr>
        <w:t>setDate</w:t>
      </w:r>
      <w:r>
        <w:rPr>
          <w:rFonts w:ascii="Courier New" w:eastAsia="Times New Roman" w:hAnsi="Courier New" w:cs="Courier New"/>
          <w:color w:val="009900"/>
          <w:sz w:val="19"/>
          <w:szCs w:val="19"/>
          <w:lang w:eastAsia="en-GB" w:bidi="hi-IN"/>
        </w:rPr>
        <w:t>(</w:t>
      </w:r>
      <w:r>
        <w:rPr>
          <w:rFonts w:ascii="Courier New" w:eastAsia="Times New Roman" w:hAnsi="Courier New" w:cs="Courier New"/>
          <w:b/>
          <w:bCs/>
          <w:color w:val="000000"/>
          <w:sz w:val="19"/>
          <w:szCs w:val="19"/>
          <w:lang w:eastAsia="en-GB" w:bidi="hi-IN"/>
        </w:rPr>
        <w:t>new</w:t>
      </w:r>
      <w:r>
        <w:rPr>
          <w:rFonts w:ascii="Courier New" w:eastAsia="Times New Roman" w:hAnsi="Courier New" w:cs="Courier New"/>
          <w:color w:val="003399"/>
          <w:sz w:val="19"/>
          <w:szCs w:val="19"/>
          <w:lang w:eastAsia="en-GB" w:bidi="hi-IN"/>
        </w:rPr>
        <w:t>Date</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9933"/>
          <w:sz w:val="19"/>
          <w:szCs w:val="19"/>
          <w:lang w:eastAsia="en-GB" w:bidi="hi-IN"/>
        </w:rPr>
        <w: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 </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stockDailyRecords.</w:t>
      </w:r>
      <w:r>
        <w:rPr>
          <w:rFonts w:ascii="Courier New" w:eastAsia="Times New Roman" w:hAnsi="Courier New" w:cs="Courier New"/>
          <w:color w:val="006633"/>
          <w:sz w:val="19"/>
          <w:szCs w:val="19"/>
          <w:lang w:eastAsia="en-GB" w:bidi="hi-IN"/>
        </w:rPr>
        <w:t>setStock</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3333"/>
          <w:sz w:val="19"/>
          <w:szCs w:val="19"/>
          <w:lang w:eastAsia="en-GB" w:bidi="hi-IN"/>
        </w:rPr>
        <w:t>stock</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9933"/>
          <w:sz w:val="19"/>
          <w:szCs w:val="19"/>
          <w:lang w:eastAsia="en-GB" w:bidi="hi-IN"/>
        </w:rPr>
        <w: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stock.</w:t>
      </w:r>
      <w:r>
        <w:rPr>
          <w:rFonts w:ascii="Courier New" w:eastAsia="Times New Roman" w:hAnsi="Courier New" w:cs="Courier New"/>
          <w:color w:val="006633"/>
          <w:sz w:val="19"/>
          <w:szCs w:val="19"/>
          <w:lang w:eastAsia="en-GB" w:bidi="hi-IN"/>
        </w:rPr>
        <w:t>getStockDailyRecords</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3333"/>
          <w:sz w:val="19"/>
          <w:szCs w:val="19"/>
          <w:lang w:eastAsia="en-GB" w:bidi="hi-IN"/>
        </w:rPr>
        <w:t>.</w:t>
      </w:r>
      <w:r>
        <w:rPr>
          <w:rFonts w:ascii="Courier New" w:eastAsia="Times New Roman" w:hAnsi="Courier New" w:cs="Courier New"/>
          <w:color w:val="006633"/>
          <w:sz w:val="19"/>
          <w:szCs w:val="19"/>
          <w:lang w:eastAsia="en-GB" w:bidi="hi-IN"/>
        </w:rPr>
        <w:t>add</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3333"/>
          <w:sz w:val="19"/>
          <w:szCs w:val="19"/>
          <w:lang w:eastAsia="en-GB" w:bidi="hi-IN"/>
        </w:rPr>
        <w:t>stockDailyRecords</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9933"/>
          <w:sz w:val="19"/>
          <w:szCs w:val="19"/>
          <w:lang w:eastAsia="en-GB" w:bidi="hi-IN"/>
        </w:rPr>
        <w: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 </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session.</w:t>
      </w:r>
      <w:r>
        <w:rPr>
          <w:rFonts w:ascii="Courier New" w:eastAsia="Times New Roman" w:hAnsi="Courier New" w:cs="Courier New"/>
          <w:color w:val="006633"/>
          <w:sz w:val="19"/>
          <w:szCs w:val="19"/>
          <w:lang w:eastAsia="en-GB" w:bidi="hi-IN"/>
        </w:rPr>
        <w:t>save</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3333"/>
          <w:sz w:val="19"/>
          <w:szCs w:val="19"/>
          <w:lang w:eastAsia="en-GB" w:bidi="hi-IN"/>
        </w:rPr>
        <w:t>stockDailyRecords</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9933"/>
          <w:sz w:val="19"/>
          <w:szCs w:val="19"/>
          <w:lang w:eastAsia="en-GB" w:bidi="hi-IN"/>
        </w:rPr>
        <w: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session.</w:t>
      </w:r>
      <w:r>
        <w:rPr>
          <w:rFonts w:ascii="Courier New" w:eastAsia="Times New Roman" w:hAnsi="Courier New" w:cs="Courier New"/>
          <w:color w:val="006633"/>
          <w:sz w:val="19"/>
          <w:szCs w:val="19"/>
          <w:lang w:eastAsia="en-GB" w:bidi="hi-IN"/>
        </w:rPr>
        <w:t>update</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3333"/>
          <w:sz w:val="19"/>
          <w:szCs w:val="19"/>
          <w:lang w:eastAsia="en-GB" w:bidi="hi-IN"/>
        </w:rPr>
        <w:t>stock</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9933"/>
          <w:sz w:val="19"/>
          <w:szCs w:val="19"/>
          <w:lang w:eastAsia="en-GB" w:bidi="hi-IN"/>
        </w:rPr>
        <w: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 </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session.</w:t>
      </w:r>
      <w:r>
        <w:rPr>
          <w:rFonts w:ascii="Courier New" w:eastAsia="Times New Roman" w:hAnsi="Courier New" w:cs="Courier New"/>
          <w:color w:val="006633"/>
          <w:sz w:val="19"/>
          <w:szCs w:val="19"/>
          <w:lang w:eastAsia="en-GB" w:bidi="hi-IN"/>
        </w:rPr>
        <w:t>getTransaction</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3333"/>
          <w:sz w:val="19"/>
          <w:szCs w:val="19"/>
          <w:lang w:eastAsia="en-GB" w:bidi="hi-IN"/>
        </w:rPr>
        <w:t>.</w:t>
      </w:r>
      <w:r>
        <w:rPr>
          <w:rFonts w:ascii="Courier New" w:eastAsia="Times New Roman" w:hAnsi="Courier New" w:cs="Courier New"/>
          <w:color w:val="006633"/>
          <w:sz w:val="19"/>
          <w:szCs w:val="19"/>
          <w:lang w:eastAsia="en-GB" w:bidi="hi-IN"/>
        </w:rPr>
        <w:t>commit</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9933"/>
          <w:sz w:val="19"/>
          <w:szCs w:val="19"/>
          <w:lang w:eastAsia="en-GB" w:bidi="hi-IN"/>
        </w:rPr>
        <w:t>;</w:t>
      </w:r>
    </w:p>
    <w:p w:rsidR="004F5092" w:rsidRDefault="004F5092" w:rsidP="004F5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Helvetica" w:eastAsia="Times New Roman" w:hAnsi="Helvetica" w:cs="Helvetica"/>
          <w:color w:val="3C3C3C"/>
          <w:sz w:val="21"/>
          <w:szCs w:val="21"/>
          <w:lang w:eastAsia="en-GB" w:bidi="hi-IN"/>
        </w:rPr>
      </w:pPr>
      <w:r>
        <w:rPr>
          <w:rFonts w:ascii="Helvetica" w:eastAsia="Times New Roman" w:hAnsi="Helvetica" w:cs="Helvetica"/>
          <w:i/>
          <w:iCs/>
          <w:color w:val="3C3C3C"/>
          <w:sz w:val="21"/>
          <w:szCs w:val="21"/>
          <w:lang w:eastAsia="en-GB" w:bidi="hi-IN"/>
        </w:rPr>
        <w:t>Output…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 xml:space="preserve">Hibernate: </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b/>
          <w:bCs/>
          <w:color w:val="993333"/>
          <w:sz w:val="19"/>
          <w:szCs w:val="19"/>
          <w:lang w:eastAsia="en-GB" w:bidi="hi-IN"/>
        </w:rPr>
        <w:t>INSERT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b/>
          <w:bCs/>
          <w:color w:val="993333"/>
          <w:sz w:val="19"/>
          <w:szCs w:val="19"/>
          <w:lang w:eastAsia="en-GB" w:bidi="hi-IN"/>
        </w:rPr>
        <w:t>INTO</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mkyongdb</w:t>
      </w:r>
      <w:r>
        <w:rPr>
          <w:rFonts w:ascii="Courier New" w:eastAsia="Times New Roman" w:hAnsi="Courier New" w:cs="Courier New"/>
          <w:color w:val="66CC66"/>
          <w:sz w:val="19"/>
          <w:szCs w:val="19"/>
          <w:lang w:eastAsia="en-GB" w:bidi="hi-IN"/>
        </w:rPr>
        <w:t>.</w:t>
      </w:r>
      <w:r>
        <w:rPr>
          <w:rFonts w:ascii="Courier New" w:eastAsia="Times New Roman" w:hAnsi="Courier New" w:cs="Courier New"/>
          <w:color w:val="333333"/>
          <w:sz w:val="19"/>
          <w:szCs w:val="19"/>
          <w:lang w:eastAsia="en-GB" w:bidi="hi-IN"/>
        </w:rPr>
        <w:t>stock_daily_record</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66CC66"/>
          <w:sz w:val="19"/>
          <w:szCs w:val="19"/>
          <w:lang w:eastAsia="en-GB" w:bidi="hi-IN"/>
        </w:rPr>
        <w:t>(</w:t>
      </w:r>
      <w:r>
        <w:rPr>
          <w:rFonts w:ascii="Courier New" w:eastAsia="Times New Roman" w:hAnsi="Courier New" w:cs="Courier New"/>
          <w:color w:val="333333"/>
          <w:sz w:val="19"/>
          <w:szCs w:val="19"/>
          <w:lang w:eastAsia="en-GB" w:bidi="hi-IN"/>
        </w:rPr>
        <w:t>STOCK_ID</w:t>
      </w:r>
      <w:r>
        <w:rPr>
          <w:rFonts w:ascii="Courier New" w:eastAsia="Times New Roman" w:hAnsi="Courier New" w:cs="Courier New"/>
          <w:color w:val="66CC66"/>
          <w:sz w:val="19"/>
          <w:szCs w:val="19"/>
          <w:lang w:eastAsia="en-GB" w:bidi="hi-IN"/>
        </w:rPr>
        <w:t>,</w:t>
      </w:r>
      <w:r>
        <w:rPr>
          <w:rFonts w:ascii="Courier New" w:eastAsia="Times New Roman" w:hAnsi="Courier New" w:cs="Courier New"/>
          <w:color w:val="333333"/>
          <w:sz w:val="19"/>
          <w:szCs w:val="19"/>
          <w:lang w:eastAsia="en-GB" w:bidi="hi-IN"/>
        </w:rPr>
        <w:t xml:space="preserve"> PRICE_OPEN</w:t>
      </w:r>
      <w:r>
        <w:rPr>
          <w:rFonts w:ascii="Courier New" w:eastAsia="Times New Roman" w:hAnsi="Courier New" w:cs="Courier New"/>
          <w:color w:val="66CC66"/>
          <w:sz w:val="19"/>
          <w:szCs w:val="19"/>
          <w:lang w:eastAsia="en-GB" w:bidi="hi-IN"/>
        </w:rPr>
        <w:t>,</w:t>
      </w:r>
      <w:r>
        <w:rPr>
          <w:rFonts w:ascii="Courier New" w:eastAsia="Times New Roman" w:hAnsi="Courier New" w:cs="Courier New"/>
          <w:color w:val="333333"/>
          <w:sz w:val="19"/>
          <w:szCs w:val="19"/>
          <w:lang w:eastAsia="en-GB" w:bidi="hi-IN"/>
        </w:rPr>
        <w:t xml:space="preserve"> PRICE_CLOSE</w:t>
      </w:r>
      <w:r>
        <w:rPr>
          <w:rFonts w:ascii="Courier New" w:eastAsia="Times New Roman" w:hAnsi="Courier New" w:cs="Courier New"/>
          <w:color w:val="66CC66"/>
          <w:sz w:val="19"/>
          <w:szCs w:val="19"/>
          <w:lang w:eastAsia="en-GB" w:bidi="hi-IN"/>
        </w:rPr>
        <w:t>,</w:t>
      </w:r>
      <w:r>
        <w:rPr>
          <w:rFonts w:ascii="Courier New" w:eastAsia="Times New Roman" w:hAnsi="Courier New" w:cs="Courier New"/>
          <w:color w:val="333333"/>
          <w:sz w:val="19"/>
          <w:szCs w:val="19"/>
          <w:lang w:eastAsia="en-GB" w:bidi="hi-IN"/>
        </w:rPr>
        <w:t xml:space="preserve"> PRICE_CHANGE</w:t>
      </w:r>
      <w:r>
        <w:rPr>
          <w:rFonts w:ascii="Courier New" w:eastAsia="Times New Roman" w:hAnsi="Courier New" w:cs="Courier New"/>
          <w:color w:val="66CC66"/>
          <w:sz w:val="19"/>
          <w:szCs w:val="19"/>
          <w:lang w:eastAsia="en-GB" w:bidi="hi-IN"/>
        </w:rPr>
        <w:t>,</w:t>
      </w:r>
      <w:r>
        <w:rPr>
          <w:rFonts w:ascii="Courier New" w:eastAsia="Times New Roman" w:hAnsi="Courier New" w:cs="Courier New"/>
          <w:color w:val="333333"/>
          <w:sz w:val="19"/>
          <w:szCs w:val="19"/>
          <w:lang w:eastAsia="en-GB" w:bidi="hi-IN"/>
        </w:rPr>
        <w:t xml:space="preserve"> VOLUME</w:t>
      </w:r>
      <w:r>
        <w:rPr>
          <w:rFonts w:ascii="Courier New" w:eastAsia="Times New Roman" w:hAnsi="Courier New" w:cs="Courier New"/>
          <w:color w:val="66CC66"/>
          <w:sz w:val="19"/>
          <w:szCs w:val="19"/>
          <w:lang w:eastAsia="en-GB" w:bidi="hi-IN"/>
        </w:rPr>
        <w:t>,</w:t>
      </w:r>
      <w:r>
        <w:rPr>
          <w:rFonts w:ascii="Courier New" w:eastAsia="Times New Roman" w:hAnsi="Courier New" w:cs="Courier New"/>
          <w:b/>
          <w:bCs/>
          <w:color w:val="993333"/>
          <w:sz w:val="19"/>
          <w:szCs w:val="19"/>
          <w:lang w:eastAsia="en-GB" w:bidi="hi-IN"/>
        </w:rPr>
        <w:t>DATE</w:t>
      </w:r>
      <w:r>
        <w:rPr>
          <w:rFonts w:ascii="Courier New" w:eastAsia="Times New Roman" w:hAnsi="Courier New" w:cs="Courier New"/>
          <w:color w:val="66CC66"/>
          <w:sz w:val="19"/>
          <w:szCs w:val="19"/>
          <w:lang w:eastAsia="en-GB" w:bidi="hi-IN"/>
        </w:rPr>
        <w: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b/>
          <w:bCs/>
          <w:color w:val="993333"/>
          <w:sz w:val="19"/>
          <w:szCs w:val="19"/>
          <w:lang w:eastAsia="en-GB" w:bidi="hi-IN"/>
        </w:rPr>
        <w:t>VALUES</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66CC66"/>
          <w:sz w:val="19"/>
          <w:szCs w:val="19"/>
          <w:lang w:eastAsia="en-GB" w:bidi="hi-IN"/>
        </w:rPr>
        <w:t>(</w:t>
      </w:r>
      <w:r>
        <w:rPr>
          <w:rFonts w:ascii="Courier New" w:eastAsia="Times New Roman" w:hAnsi="Courier New" w:cs="Courier New"/>
          <w:color w:val="333333"/>
          <w:sz w:val="19"/>
          <w:szCs w:val="19"/>
          <w:lang w:eastAsia="en-GB" w:bidi="hi-IN"/>
        </w:rPr>
        <w:t>?</w:t>
      </w:r>
      <w:r>
        <w:rPr>
          <w:rFonts w:ascii="Courier New" w:eastAsia="Times New Roman" w:hAnsi="Courier New" w:cs="Courier New"/>
          <w:color w:val="66CC66"/>
          <w:sz w:val="19"/>
          <w:szCs w:val="19"/>
          <w:lang w:eastAsia="en-GB" w:bidi="hi-IN"/>
        </w:rPr>
        <w:t>,</w:t>
      </w:r>
      <w:r>
        <w:rPr>
          <w:rFonts w:ascii="Courier New" w:eastAsia="Times New Roman" w:hAnsi="Courier New" w:cs="Courier New"/>
          <w:color w:val="333333"/>
          <w:sz w:val="19"/>
          <w:szCs w:val="19"/>
          <w:lang w:eastAsia="en-GB" w:bidi="hi-IN"/>
        </w:rPr>
        <w:t xml:space="preserve"> ?</w:t>
      </w:r>
      <w:r>
        <w:rPr>
          <w:rFonts w:ascii="Courier New" w:eastAsia="Times New Roman" w:hAnsi="Courier New" w:cs="Courier New"/>
          <w:color w:val="66CC66"/>
          <w:sz w:val="19"/>
          <w:szCs w:val="19"/>
          <w:lang w:eastAsia="en-GB" w:bidi="hi-IN"/>
        </w:rPr>
        <w:t>,</w:t>
      </w:r>
      <w:r>
        <w:rPr>
          <w:rFonts w:ascii="Courier New" w:eastAsia="Times New Roman" w:hAnsi="Courier New" w:cs="Courier New"/>
          <w:color w:val="333333"/>
          <w:sz w:val="19"/>
          <w:szCs w:val="19"/>
          <w:lang w:eastAsia="en-GB" w:bidi="hi-IN"/>
        </w:rPr>
        <w:t xml:space="preserve"> ?</w:t>
      </w:r>
      <w:r>
        <w:rPr>
          <w:rFonts w:ascii="Courier New" w:eastAsia="Times New Roman" w:hAnsi="Courier New" w:cs="Courier New"/>
          <w:color w:val="66CC66"/>
          <w:sz w:val="19"/>
          <w:szCs w:val="19"/>
          <w:lang w:eastAsia="en-GB" w:bidi="hi-IN"/>
        </w:rPr>
        <w:t>,</w:t>
      </w:r>
      <w:r>
        <w:rPr>
          <w:rFonts w:ascii="Courier New" w:eastAsia="Times New Roman" w:hAnsi="Courier New" w:cs="Courier New"/>
          <w:color w:val="333333"/>
          <w:sz w:val="19"/>
          <w:szCs w:val="19"/>
          <w:lang w:eastAsia="en-GB" w:bidi="hi-IN"/>
        </w:rPr>
        <w:t xml:space="preserve"> ?</w:t>
      </w:r>
      <w:r>
        <w:rPr>
          <w:rFonts w:ascii="Courier New" w:eastAsia="Times New Roman" w:hAnsi="Courier New" w:cs="Courier New"/>
          <w:color w:val="66CC66"/>
          <w:sz w:val="19"/>
          <w:szCs w:val="19"/>
          <w:lang w:eastAsia="en-GB" w:bidi="hi-IN"/>
        </w:rPr>
        <w:t>,</w:t>
      </w:r>
      <w:r>
        <w:rPr>
          <w:rFonts w:ascii="Courier New" w:eastAsia="Times New Roman" w:hAnsi="Courier New" w:cs="Courier New"/>
          <w:color w:val="333333"/>
          <w:sz w:val="19"/>
          <w:szCs w:val="19"/>
          <w:lang w:eastAsia="en-GB" w:bidi="hi-IN"/>
        </w:rPr>
        <w:t xml:space="preserve"> ?</w:t>
      </w:r>
      <w:r>
        <w:rPr>
          <w:rFonts w:ascii="Courier New" w:eastAsia="Times New Roman" w:hAnsi="Courier New" w:cs="Courier New"/>
          <w:color w:val="66CC66"/>
          <w:sz w:val="19"/>
          <w:szCs w:val="19"/>
          <w:lang w:eastAsia="en-GB" w:bidi="hi-IN"/>
        </w:rPr>
        <w:t>,</w:t>
      </w:r>
      <w:r>
        <w:rPr>
          <w:rFonts w:ascii="Courier New" w:eastAsia="Times New Roman" w:hAnsi="Courier New" w:cs="Courier New"/>
          <w:color w:val="333333"/>
          <w:sz w:val="19"/>
          <w:szCs w:val="19"/>
          <w:lang w:eastAsia="en-GB" w:bidi="hi-IN"/>
        </w:rPr>
        <w:t xml:space="preserve"> ?</w:t>
      </w:r>
      <w:r>
        <w:rPr>
          <w:rFonts w:ascii="Courier New" w:eastAsia="Times New Roman" w:hAnsi="Courier New" w:cs="Courier New"/>
          <w:color w:val="66CC66"/>
          <w:sz w:val="19"/>
          <w:szCs w:val="19"/>
          <w:lang w:eastAsia="en-GB" w:bidi="hi-IN"/>
        </w:rPr>
        <w: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 xml:space="preserve">Hibernate: </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b/>
          <w:bCs/>
          <w:color w:val="993333"/>
          <w:sz w:val="19"/>
          <w:szCs w:val="19"/>
          <w:lang w:eastAsia="en-GB" w:bidi="hi-IN"/>
        </w:rPr>
        <w:t>UPDATE</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mkyongdb</w:t>
      </w:r>
      <w:r>
        <w:rPr>
          <w:rFonts w:ascii="Courier New" w:eastAsia="Times New Roman" w:hAnsi="Courier New" w:cs="Courier New"/>
          <w:color w:val="66CC66"/>
          <w:sz w:val="19"/>
          <w:szCs w:val="19"/>
          <w:lang w:eastAsia="en-GB" w:bidi="hi-IN"/>
        </w:rPr>
        <w:t>.</w:t>
      </w:r>
      <w:r>
        <w:rPr>
          <w:rFonts w:ascii="Courier New" w:eastAsia="Times New Roman" w:hAnsi="Courier New" w:cs="Courier New"/>
          <w:color w:val="333333"/>
          <w:sz w:val="19"/>
          <w:szCs w:val="19"/>
          <w:lang w:eastAsia="en-GB" w:bidi="hi-IN"/>
        </w:rPr>
        <w:t>stock_daily_record</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b/>
          <w:bCs/>
          <w:color w:val="993333"/>
          <w:sz w:val="19"/>
          <w:szCs w:val="19"/>
          <w:lang w:eastAsia="en-GB" w:bidi="hi-IN"/>
        </w:rPr>
        <w:t>SET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 xml:space="preserve">        STOCK_ID</w:t>
      </w:r>
      <w:r>
        <w:rPr>
          <w:rFonts w:ascii="Courier New" w:eastAsia="Times New Roman" w:hAnsi="Courier New" w:cs="Courier New"/>
          <w:color w:val="66CC66"/>
          <w:sz w:val="19"/>
          <w:szCs w:val="19"/>
          <w:lang w:eastAsia="en-GB" w:bidi="hi-IN"/>
        </w:rPr>
        <w:t>=</w:t>
      </w:r>
      <w:r>
        <w:rPr>
          <w:rFonts w:ascii="Courier New" w:eastAsia="Times New Roman" w:hAnsi="Courier New" w:cs="Courier New"/>
          <w:color w:val="333333"/>
          <w:sz w:val="19"/>
          <w:szCs w:val="19"/>
          <w:lang w:eastAsia="en-GB" w:bidi="hi-IN"/>
        </w:rPr>
        <w:t xml:space="preserve">? </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b/>
          <w:bCs/>
          <w:color w:val="993333"/>
          <w:sz w:val="19"/>
          <w:szCs w:val="19"/>
          <w:lang w:eastAsia="en-GB" w:bidi="hi-IN"/>
        </w:rPr>
        <w:lastRenderedPageBreak/>
        <w:t>WHERE</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 xml:space="preserve">        RECORD_ID</w:t>
      </w:r>
      <w:r>
        <w:rPr>
          <w:rFonts w:ascii="Courier New" w:eastAsia="Times New Roman" w:hAnsi="Courier New" w:cs="Courier New"/>
          <w:color w:val="66CC66"/>
          <w:sz w:val="19"/>
          <w:szCs w:val="19"/>
          <w:lang w:eastAsia="en-GB" w:bidi="hi-IN"/>
        </w:rPr>
        <w:t>=</w:t>
      </w:r>
      <w:r>
        <w:rPr>
          <w:rFonts w:ascii="Courier New" w:eastAsia="Times New Roman" w:hAnsi="Courier New" w:cs="Courier New"/>
          <w:color w:val="333333"/>
          <w:sz w:val="19"/>
          <w:szCs w:val="19"/>
          <w:lang w:eastAsia="en-GB" w:bidi="hi-IN"/>
        </w:rPr>
        <w:t>?</w:t>
      </w:r>
    </w:p>
    <w:p w:rsidR="004F5092" w:rsidRDefault="004F5092" w:rsidP="004F5092">
      <w:pPr>
        <w:shd w:val="clear" w:color="auto" w:fill="E6E6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eastAsia="Times New Roman" w:hAnsi="Helvetica" w:cs="Helvetica"/>
          <w:color w:val="3C3C3C"/>
          <w:sz w:val="21"/>
          <w:szCs w:val="21"/>
          <w:lang w:eastAsia="en-GB" w:bidi="hi-IN"/>
        </w:rPr>
      </w:pPr>
      <w:r>
        <w:rPr>
          <w:rFonts w:ascii="Helvetica" w:eastAsia="Times New Roman" w:hAnsi="Helvetica" w:cs="Helvetica"/>
          <w:b/>
          <w:bCs/>
          <w:color w:val="3C3C3C"/>
          <w:sz w:val="21"/>
          <w:szCs w:val="21"/>
          <w:lang w:eastAsia="en-GB" w:bidi="hi-IN"/>
        </w:rPr>
        <w:t>Note</w:t>
      </w:r>
      <w:r>
        <w:rPr>
          <w:rFonts w:ascii="Helvetica" w:eastAsia="Times New Roman" w:hAnsi="Helvetica" w:cs="Helvetica"/>
          <w:color w:val="3C3C3C"/>
          <w:sz w:val="21"/>
          <w:szCs w:val="21"/>
          <w:lang w:eastAsia="en-GB" w:bidi="hi-IN"/>
        </w:rPr>
        <w:br/>
        <w:t xml:space="preserve">Again, the third statement is NOT necessary. </w:t>
      </w:r>
    </w:p>
    <w:p w:rsidR="004F5092" w:rsidRDefault="004F5092" w:rsidP="004F5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150" w:line="288" w:lineRule="atLeast"/>
        <w:outlineLvl w:val="4"/>
        <w:rPr>
          <w:rFonts w:ascii="inherit" w:eastAsia="Times New Roman" w:hAnsi="inherit" w:cs="Times New Roman"/>
          <w:color w:val="252525"/>
          <w:sz w:val="32"/>
          <w:szCs w:val="32"/>
          <w:lang w:eastAsia="en-GB" w:bidi="hi-IN"/>
        </w:rPr>
      </w:pPr>
      <w:r>
        <w:rPr>
          <w:rFonts w:ascii="inherit" w:eastAsia="Times New Roman" w:hAnsi="inherit"/>
          <w:color w:val="252525"/>
          <w:sz w:val="32"/>
          <w:szCs w:val="32"/>
          <w:lang w:eastAsia="en-GB" w:bidi="hi-IN"/>
        </w:rPr>
        <w:t>5. inverse=”true” Example</w:t>
      </w:r>
    </w:p>
    <w:p w:rsidR="004F5092" w:rsidRDefault="004F5092" w:rsidP="004F5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Helvetica" w:eastAsia="Times New Roman" w:hAnsi="Helvetica" w:cs="Helvetica"/>
          <w:color w:val="3C3C3C"/>
          <w:sz w:val="21"/>
          <w:szCs w:val="21"/>
          <w:lang w:eastAsia="en-GB" w:bidi="hi-IN"/>
        </w:rPr>
      </w:pPr>
      <w:r>
        <w:rPr>
          <w:rFonts w:ascii="Helvetica" w:eastAsia="Times New Roman" w:hAnsi="Helvetica" w:cs="Helvetica"/>
          <w:color w:val="3C3C3C"/>
          <w:sz w:val="21"/>
          <w:szCs w:val="21"/>
          <w:lang w:eastAsia="en-GB" w:bidi="hi-IN"/>
        </w:rPr>
        <w:t>If keyword “inverse=true” is defined :</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i/>
          <w:iCs/>
          <w:color w:val="808080"/>
          <w:sz w:val="19"/>
          <w:szCs w:val="19"/>
          <w:lang w:eastAsia="en-GB" w:bidi="hi-IN"/>
        </w:rPr>
        <w:t>&lt;!--Stock.hbm.xml--&gt;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b/>
          <w:bCs/>
          <w:color w:val="000000"/>
          <w:sz w:val="19"/>
          <w:szCs w:val="19"/>
          <w:lang w:eastAsia="en-GB" w:bidi="hi-IN"/>
        </w:rPr>
        <w:t>&lt;class</w:t>
      </w:r>
      <w:r>
        <w:rPr>
          <w:rFonts w:ascii="Courier New" w:eastAsia="Times New Roman" w:hAnsi="Courier New" w:cs="Courier New"/>
          <w:color w:val="000066"/>
          <w:sz w:val="19"/>
          <w:szCs w:val="19"/>
          <w:lang w:eastAsia="en-GB" w:bidi="hi-IN"/>
        </w:rPr>
        <w:t>name</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FF0000"/>
          <w:sz w:val="19"/>
          <w:szCs w:val="19"/>
          <w:lang w:eastAsia="en-GB" w:bidi="hi-IN"/>
        </w:rPr>
        <w:t>"com.mkyong.common.Stock"</w:t>
      </w:r>
      <w:r>
        <w:rPr>
          <w:rFonts w:ascii="Courier New" w:eastAsia="Times New Roman" w:hAnsi="Courier New" w:cs="Courier New"/>
          <w:color w:val="000066"/>
          <w:sz w:val="19"/>
          <w:szCs w:val="19"/>
          <w:lang w:eastAsia="en-GB" w:bidi="hi-IN"/>
        </w:rPr>
        <w:t>table</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FF0000"/>
          <w:sz w:val="19"/>
          <w:szCs w:val="19"/>
          <w:lang w:eastAsia="en-GB" w:bidi="hi-IN"/>
        </w:rPr>
        <w:t>"stock"</w:t>
      </w:r>
      <w:r>
        <w:rPr>
          <w:rFonts w:ascii="Courier New" w:eastAsia="Times New Roman" w:hAnsi="Courier New" w:cs="Courier New"/>
          <w:color w:val="009900"/>
          <w:sz w:val="19"/>
          <w:szCs w:val="19"/>
          <w:lang w:eastAsia="en-GB" w:bidi="hi-IN"/>
        </w:rPr>
        <w:t xml:space="preserve"> ...</w:t>
      </w:r>
      <w:r>
        <w:rPr>
          <w:rFonts w:ascii="Courier New" w:eastAsia="Times New Roman" w:hAnsi="Courier New" w:cs="Courier New"/>
          <w:b/>
          <w:bCs/>
          <w:color w:val="000000"/>
          <w:sz w:val="19"/>
          <w:szCs w:val="19"/>
          <w:lang w:eastAsia="en-GB" w:bidi="hi-IN"/>
        </w:rPr>
        <w:t>&gt;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ab/>
        <w: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ab/>
      </w:r>
      <w:r>
        <w:rPr>
          <w:rFonts w:ascii="Courier New" w:eastAsia="Times New Roman" w:hAnsi="Courier New" w:cs="Courier New"/>
          <w:b/>
          <w:bCs/>
          <w:color w:val="000000"/>
          <w:sz w:val="19"/>
          <w:szCs w:val="19"/>
          <w:lang w:eastAsia="en-GB" w:bidi="hi-IN"/>
        </w:rPr>
        <w:t>&lt;set</w:t>
      </w:r>
      <w:r>
        <w:rPr>
          <w:rFonts w:ascii="Courier New" w:eastAsia="Times New Roman" w:hAnsi="Courier New" w:cs="Courier New"/>
          <w:color w:val="000066"/>
          <w:sz w:val="19"/>
          <w:szCs w:val="19"/>
          <w:lang w:eastAsia="en-GB" w:bidi="hi-IN"/>
        </w:rPr>
        <w:t>name</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FF0000"/>
          <w:sz w:val="19"/>
          <w:szCs w:val="19"/>
          <w:lang w:eastAsia="en-GB" w:bidi="hi-IN"/>
        </w:rPr>
        <w:t>"stockDailyRecords"</w:t>
      </w:r>
      <w:r>
        <w:rPr>
          <w:rFonts w:ascii="Courier New" w:eastAsia="Times New Roman" w:hAnsi="Courier New" w:cs="Courier New"/>
          <w:color w:val="000066"/>
          <w:sz w:val="19"/>
          <w:szCs w:val="19"/>
          <w:lang w:eastAsia="en-GB" w:bidi="hi-IN"/>
        </w:rPr>
        <w:t>table</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FF0000"/>
          <w:sz w:val="19"/>
          <w:szCs w:val="19"/>
          <w:lang w:eastAsia="en-GB" w:bidi="hi-IN"/>
        </w:rPr>
        <w:t>"stock_daily_record"</w:t>
      </w:r>
      <w:r>
        <w:rPr>
          <w:rFonts w:ascii="Courier New" w:eastAsia="Times New Roman" w:hAnsi="Courier New" w:cs="Courier New"/>
          <w:color w:val="000066"/>
          <w:sz w:val="19"/>
          <w:szCs w:val="19"/>
          <w:lang w:eastAsia="en-GB" w:bidi="hi-IN"/>
        </w:rPr>
        <w:t>inverse</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FF0000"/>
          <w:sz w:val="19"/>
          <w:szCs w:val="19"/>
          <w:lang w:eastAsia="en-GB" w:bidi="hi-IN"/>
        </w:rPr>
        <w:t>"true"</w:t>
      </w:r>
      <w:r>
        <w:rPr>
          <w:rFonts w:ascii="Courier New" w:eastAsia="Times New Roman" w:hAnsi="Courier New" w:cs="Courier New"/>
          <w:b/>
          <w:bCs/>
          <w:color w:val="000000"/>
          <w:sz w:val="19"/>
          <w:szCs w:val="19"/>
          <w:lang w:eastAsia="en-GB" w:bidi="hi-IN"/>
        </w:rPr>
        <w:t>&gt;</w:t>
      </w:r>
    </w:p>
    <w:p w:rsidR="004F5092" w:rsidRDefault="004F5092" w:rsidP="004F5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Helvetica" w:eastAsia="Times New Roman" w:hAnsi="Helvetica" w:cs="Helvetica"/>
          <w:color w:val="3C3C3C"/>
          <w:sz w:val="21"/>
          <w:szCs w:val="21"/>
          <w:lang w:eastAsia="en-GB" w:bidi="hi-IN"/>
        </w:rPr>
      </w:pPr>
      <w:r>
        <w:rPr>
          <w:rFonts w:ascii="Helvetica" w:eastAsia="Times New Roman" w:hAnsi="Helvetica" w:cs="Helvetica"/>
          <w:color w:val="3C3C3C"/>
          <w:sz w:val="21"/>
          <w:szCs w:val="21"/>
          <w:lang w:eastAsia="en-GB" w:bidi="hi-IN"/>
        </w:rPr>
        <w:t>Now, it means “</w:t>
      </w:r>
      <w:r>
        <w:rPr>
          <w:rFonts w:ascii="Helvetica" w:eastAsia="Times New Roman" w:hAnsi="Helvetica" w:cs="Helvetica"/>
          <w:b/>
          <w:bCs/>
          <w:color w:val="3C3C3C"/>
          <w:sz w:val="21"/>
          <w:szCs w:val="21"/>
          <w:lang w:eastAsia="en-GB" w:bidi="hi-IN"/>
        </w:rPr>
        <w:t>stockDailyRecords</w:t>
      </w:r>
      <w:r>
        <w:rPr>
          <w:rFonts w:ascii="Helvetica" w:eastAsia="Times New Roman" w:hAnsi="Helvetica" w:cs="Helvetica"/>
          <w:color w:val="3C3C3C"/>
          <w:sz w:val="21"/>
          <w:szCs w:val="21"/>
          <w:lang w:eastAsia="en-GB" w:bidi="hi-IN"/>
        </w:rPr>
        <w:t>” is the relationship owner, and “stock” will not maintains the relationship.</w:t>
      </w:r>
    </w:p>
    <w:p w:rsidR="004F5092" w:rsidRDefault="004F5092" w:rsidP="004F5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Helvetica" w:eastAsia="Times New Roman" w:hAnsi="Helvetica" w:cs="Helvetica"/>
          <w:color w:val="3C3C3C"/>
          <w:sz w:val="21"/>
          <w:szCs w:val="21"/>
          <w:lang w:eastAsia="en-GB" w:bidi="hi-IN"/>
        </w:rPr>
      </w:pPr>
      <w:r>
        <w:rPr>
          <w:rFonts w:ascii="Helvetica" w:eastAsia="Times New Roman" w:hAnsi="Helvetica" w:cs="Helvetica"/>
          <w:b/>
          <w:bCs/>
          <w:color w:val="3C3C3C"/>
          <w:sz w:val="21"/>
          <w:szCs w:val="21"/>
          <w:lang w:eastAsia="en-GB" w:bidi="hi-IN"/>
        </w:rPr>
        <w:t>Insert example …</w:t>
      </w:r>
    </w:p>
    <w:p w:rsidR="004F5092" w:rsidRDefault="004F5092" w:rsidP="004F5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Helvetica" w:eastAsia="Times New Roman" w:hAnsi="Helvetica" w:cs="Helvetica"/>
          <w:color w:val="3C3C3C"/>
          <w:sz w:val="21"/>
          <w:szCs w:val="21"/>
          <w:lang w:eastAsia="en-GB" w:bidi="hi-IN"/>
        </w:rPr>
      </w:pPr>
      <w:r>
        <w:rPr>
          <w:rFonts w:ascii="Helvetica" w:eastAsia="Times New Roman" w:hAnsi="Helvetica" w:cs="Helvetica"/>
          <w:color w:val="3C3C3C"/>
          <w:sz w:val="21"/>
          <w:szCs w:val="21"/>
          <w:lang w:eastAsia="en-GB" w:bidi="hi-IN"/>
        </w:rPr>
        <w:t>When a “Stock” object is saved, Hibernate will generated two SQL insert statements.</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session.</w:t>
      </w:r>
      <w:r>
        <w:rPr>
          <w:rFonts w:ascii="Courier New" w:eastAsia="Times New Roman" w:hAnsi="Courier New" w:cs="Courier New"/>
          <w:color w:val="006633"/>
          <w:sz w:val="19"/>
          <w:szCs w:val="19"/>
          <w:lang w:eastAsia="en-GB" w:bidi="hi-IN"/>
        </w:rPr>
        <w:t>beginTransaction</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9933"/>
          <w:sz w:val="19"/>
          <w:szCs w:val="19"/>
          <w:lang w:eastAsia="en-GB" w:bidi="hi-IN"/>
        </w:rPr>
        <w: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 </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 xml:space="preserve">    Stock stock</w:t>
      </w:r>
      <w:r>
        <w:rPr>
          <w:rFonts w:ascii="Courier New" w:eastAsia="Times New Roman" w:hAnsi="Courier New" w:cs="Courier New"/>
          <w:color w:val="339933"/>
          <w:sz w:val="19"/>
          <w:szCs w:val="19"/>
          <w:lang w:eastAsia="en-GB" w:bidi="hi-IN"/>
        </w:rPr>
        <w:t>=</w:t>
      </w:r>
      <w:r>
        <w:rPr>
          <w:rFonts w:ascii="Courier New" w:eastAsia="Times New Roman" w:hAnsi="Courier New" w:cs="Courier New"/>
          <w:b/>
          <w:bCs/>
          <w:color w:val="000000"/>
          <w:sz w:val="19"/>
          <w:szCs w:val="19"/>
          <w:lang w:eastAsia="en-GB" w:bidi="hi-IN"/>
        </w:rPr>
        <w:t>new</w:t>
      </w:r>
      <w:r>
        <w:rPr>
          <w:rFonts w:ascii="Courier New" w:eastAsia="Times New Roman" w:hAnsi="Courier New" w:cs="Courier New"/>
          <w:color w:val="333333"/>
          <w:sz w:val="19"/>
          <w:szCs w:val="19"/>
          <w:lang w:eastAsia="en-GB" w:bidi="hi-IN"/>
        </w:rPr>
        <w:t>Stock</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9933"/>
          <w:sz w:val="19"/>
          <w:szCs w:val="19"/>
          <w:lang w:eastAsia="en-GB" w:bidi="hi-IN"/>
        </w:rPr>
        <w: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stock.</w:t>
      </w:r>
      <w:r>
        <w:rPr>
          <w:rFonts w:ascii="Courier New" w:eastAsia="Times New Roman" w:hAnsi="Courier New" w:cs="Courier New"/>
          <w:color w:val="006633"/>
          <w:sz w:val="19"/>
          <w:szCs w:val="19"/>
          <w:lang w:eastAsia="en-GB" w:bidi="hi-IN"/>
        </w:rPr>
        <w:t>setStockCode</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0000FF"/>
          <w:sz w:val="19"/>
          <w:szCs w:val="19"/>
          <w:lang w:eastAsia="en-GB" w:bidi="hi-IN"/>
        </w:rPr>
        <w:t>"7052"</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9933"/>
          <w:sz w:val="19"/>
          <w:szCs w:val="19"/>
          <w:lang w:eastAsia="en-GB" w:bidi="hi-IN"/>
        </w:rPr>
        <w: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stock.</w:t>
      </w:r>
      <w:r>
        <w:rPr>
          <w:rFonts w:ascii="Courier New" w:eastAsia="Times New Roman" w:hAnsi="Courier New" w:cs="Courier New"/>
          <w:color w:val="006633"/>
          <w:sz w:val="19"/>
          <w:szCs w:val="19"/>
          <w:lang w:eastAsia="en-GB" w:bidi="hi-IN"/>
        </w:rPr>
        <w:t>setStockName</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0000FF"/>
          <w:sz w:val="19"/>
          <w:szCs w:val="19"/>
          <w:lang w:eastAsia="en-GB" w:bidi="hi-IN"/>
        </w:rPr>
        <w:t>"PADINI"</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9933"/>
          <w:sz w:val="19"/>
          <w:szCs w:val="19"/>
          <w:lang w:eastAsia="en-GB" w:bidi="hi-IN"/>
        </w:rPr>
        <w: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 </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StockDailyRecordstockDailyRecords</w:t>
      </w:r>
      <w:r>
        <w:rPr>
          <w:rFonts w:ascii="Courier New" w:eastAsia="Times New Roman" w:hAnsi="Courier New" w:cs="Courier New"/>
          <w:color w:val="339933"/>
          <w:sz w:val="19"/>
          <w:szCs w:val="19"/>
          <w:lang w:eastAsia="en-GB" w:bidi="hi-IN"/>
        </w:rPr>
        <w:t>=</w:t>
      </w:r>
      <w:r>
        <w:rPr>
          <w:rFonts w:ascii="Courier New" w:eastAsia="Times New Roman" w:hAnsi="Courier New" w:cs="Courier New"/>
          <w:b/>
          <w:bCs/>
          <w:color w:val="000000"/>
          <w:sz w:val="19"/>
          <w:szCs w:val="19"/>
          <w:lang w:eastAsia="en-GB" w:bidi="hi-IN"/>
        </w:rPr>
        <w:t>new</w:t>
      </w:r>
      <w:r>
        <w:rPr>
          <w:rFonts w:ascii="Courier New" w:eastAsia="Times New Roman" w:hAnsi="Courier New" w:cs="Courier New"/>
          <w:color w:val="333333"/>
          <w:sz w:val="19"/>
          <w:szCs w:val="19"/>
          <w:lang w:eastAsia="en-GB" w:bidi="hi-IN"/>
        </w:rPr>
        <w:t>StockDailyRecord</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9933"/>
          <w:sz w:val="19"/>
          <w:szCs w:val="19"/>
          <w:lang w:eastAsia="en-GB" w:bidi="hi-IN"/>
        </w:rPr>
        <w: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stockDailyRecords.</w:t>
      </w:r>
      <w:r>
        <w:rPr>
          <w:rFonts w:ascii="Courier New" w:eastAsia="Times New Roman" w:hAnsi="Courier New" w:cs="Courier New"/>
          <w:color w:val="006633"/>
          <w:sz w:val="19"/>
          <w:szCs w:val="19"/>
          <w:lang w:eastAsia="en-GB" w:bidi="hi-IN"/>
        </w:rPr>
        <w:t>setPriceOpen</w:t>
      </w:r>
      <w:r>
        <w:rPr>
          <w:rFonts w:ascii="Courier New" w:eastAsia="Times New Roman" w:hAnsi="Courier New" w:cs="Courier New"/>
          <w:color w:val="009900"/>
          <w:sz w:val="19"/>
          <w:szCs w:val="19"/>
          <w:lang w:eastAsia="en-GB" w:bidi="hi-IN"/>
        </w:rPr>
        <w:t>(</w:t>
      </w:r>
      <w:r>
        <w:rPr>
          <w:rFonts w:ascii="Courier New" w:eastAsia="Times New Roman" w:hAnsi="Courier New" w:cs="Courier New"/>
          <w:b/>
          <w:bCs/>
          <w:color w:val="000000"/>
          <w:sz w:val="19"/>
          <w:szCs w:val="19"/>
          <w:lang w:eastAsia="en-GB" w:bidi="hi-IN"/>
        </w:rPr>
        <w:t>new</w:t>
      </w:r>
      <w:r>
        <w:rPr>
          <w:rFonts w:ascii="Courier New" w:eastAsia="Times New Roman" w:hAnsi="Courier New" w:cs="Courier New"/>
          <w:color w:val="003399"/>
          <w:sz w:val="19"/>
          <w:szCs w:val="19"/>
          <w:lang w:eastAsia="en-GB" w:bidi="hi-IN"/>
        </w:rPr>
        <w:t>Float</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0000FF"/>
          <w:sz w:val="19"/>
          <w:szCs w:val="19"/>
          <w:lang w:eastAsia="en-GB" w:bidi="hi-IN"/>
        </w:rPr>
        <w:t>"1.2"</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9933"/>
          <w:sz w:val="19"/>
          <w:szCs w:val="19"/>
          <w:lang w:eastAsia="en-GB" w:bidi="hi-IN"/>
        </w:rPr>
        <w: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stockDailyRecords.</w:t>
      </w:r>
      <w:r>
        <w:rPr>
          <w:rFonts w:ascii="Courier New" w:eastAsia="Times New Roman" w:hAnsi="Courier New" w:cs="Courier New"/>
          <w:color w:val="006633"/>
          <w:sz w:val="19"/>
          <w:szCs w:val="19"/>
          <w:lang w:eastAsia="en-GB" w:bidi="hi-IN"/>
        </w:rPr>
        <w:t>setPriceClose</w:t>
      </w:r>
      <w:r>
        <w:rPr>
          <w:rFonts w:ascii="Courier New" w:eastAsia="Times New Roman" w:hAnsi="Courier New" w:cs="Courier New"/>
          <w:color w:val="009900"/>
          <w:sz w:val="19"/>
          <w:szCs w:val="19"/>
          <w:lang w:eastAsia="en-GB" w:bidi="hi-IN"/>
        </w:rPr>
        <w:t>(</w:t>
      </w:r>
      <w:r>
        <w:rPr>
          <w:rFonts w:ascii="Courier New" w:eastAsia="Times New Roman" w:hAnsi="Courier New" w:cs="Courier New"/>
          <w:b/>
          <w:bCs/>
          <w:color w:val="000000"/>
          <w:sz w:val="19"/>
          <w:szCs w:val="19"/>
          <w:lang w:eastAsia="en-GB" w:bidi="hi-IN"/>
        </w:rPr>
        <w:t>new</w:t>
      </w:r>
      <w:r>
        <w:rPr>
          <w:rFonts w:ascii="Courier New" w:eastAsia="Times New Roman" w:hAnsi="Courier New" w:cs="Courier New"/>
          <w:color w:val="003399"/>
          <w:sz w:val="19"/>
          <w:szCs w:val="19"/>
          <w:lang w:eastAsia="en-GB" w:bidi="hi-IN"/>
        </w:rPr>
        <w:t>Float</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0000FF"/>
          <w:sz w:val="19"/>
          <w:szCs w:val="19"/>
          <w:lang w:eastAsia="en-GB" w:bidi="hi-IN"/>
        </w:rPr>
        <w:t>"1.1"</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9933"/>
          <w:sz w:val="19"/>
          <w:szCs w:val="19"/>
          <w:lang w:eastAsia="en-GB" w:bidi="hi-IN"/>
        </w:rPr>
        <w: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stockDailyRecords.</w:t>
      </w:r>
      <w:r>
        <w:rPr>
          <w:rFonts w:ascii="Courier New" w:eastAsia="Times New Roman" w:hAnsi="Courier New" w:cs="Courier New"/>
          <w:color w:val="006633"/>
          <w:sz w:val="19"/>
          <w:szCs w:val="19"/>
          <w:lang w:eastAsia="en-GB" w:bidi="hi-IN"/>
        </w:rPr>
        <w:t>setPriceChange</w:t>
      </w:r>
      <w:r>
        <w:rPr>
          <w:rFonts w:ascii="Courier New" w:eastAsia="Times New Roman" w:hAnsi="Courier New" w:cs="Courier New"/>
          <w:color w:val="009900"/>
          <w:sz w:val="19"/>
          <w:szCs w:val="19"/>
          <w:lang w:eastAsia="en-GB" w:bidi="hi-IN"/>
        </w:rPr>
        <w:t>(</w:t>
      </w:r>
      <w:r>
        <w:rPr>
          <w:rFonts w:ascii="Courier New" w:eastAsia="Times New Roman" w:hAnsi="Courier New" w:cs="Courier New"/>
          <w:b/>
          <w:bCs/>
          <w:color w:val="000000"/>
          <w:sz w:val="19"/>
          <w:szCs w:val="19"/>
          <w:lang w:eastAsia="en-GB" w:bidi="hi-IN"/>
        </w:rPr>
        <w:t>new</w:t>
      </w:r>
      <w:r>
        <w:rPr>
          <w:rFonts w:ascii="Courier New" w:eastAsia="Times New Roman" w:hAnsi="Courier New" w:cs="Courier New"/>
          <w:color w:val="003399"/>
          <w:sz w:val="19"/>
          <w:szCs w:val="19"/>
          <w:lang w:eastAsia="en-GB" w:bidi="hi-IN"/>
        </w:rPr>
        <w:t>Float</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0000FF"/>
          <w:sz w:val="19"/>
          <w:szCs w:val="19"/>
          <w:lang w:eastAsia="en-GB" w:bidi="hi-IN"/>
        </w:rPr>
        <w:t>"10.0"</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9933"/>
          <w:sz w:val="19"/>
          <w:szCs w:val="19"/>
          <w:lang w:eastAsia="en-GB" w:bidi="hi-IN"/>
        </w:rPr>
        <w: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stockDailyRecords.</w:t>
      </w:r>
      <w:r>
        <w:rPr>
          <w:rFonts w:ascii="Courier New" w:eastAsia="Times New Roman" w:hAnsi="Courier New" w:cs="Courier New"/>
          <w:color w:val="006633"/>
          <w:sz w:val="19"/>
          <w:szCs w:val="19"/>
          <w:lang w:eastAsia="en-GB" w:bidi="hi-IN"/>
        </w:rPr>
        <w:t>setVolume</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3333"/>
          <w:sz w:val="19"/>
          <w:szCs w:val="19"/>
          <w:lang w:eastAsia="en-GB" w:bidi="hi-IN"/>
        </w:rPr>
        <w:t>3000000L</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9933"/>
          <w:sz w:val="19"/>
          <w:szCs w:val="19"/>
          <w:lang w:eastAsia="en-GB" w:bidi="hi-IN"/>
        </w:rPr>
        <w: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stockDailyRecords.</w:t>
      </w:r>
      <w:r>
        <w:rPr>
          <w:rFonts w:ascii="Courier New" w:eastAsia="Times New Roman" w:hAnsi="Courier New" w:cs="Courier New"/>
          <w:color w:val="006633"/>
          <w:sz w:val="19"/>
          <w:szCs w:val="19"/>
          <w:lang w:eastAsia="en-GB" w:bidi="hi-IN"/>
        </w:rPr>
        <w:t>setDate</w:t>
      </w:r>
      <w:r>
        <w:rPr>
          <w:rFonts w:ascii="Courier New" w:eastAsia="Times New Roman" w:hAnsi="Courier New" w:cs="Courier New"/>
          <w:color w:val="009900"/>
          <w:sz w:val="19"/>
          <w:szCs w:val="19"/>
          <w:lang w:eastAsia="en-GB" w:bidi="hi-IN"/>
        </w:rPr>
        <w:t>(</w:t>
      </w:r>
      <w:r>
        <w:rPr>
          <w:rFonts w:ascii="Courier New" w:eastAsia="Times New Roman" w:hAnsi="Courier New" w:cs="Courier New"/>
          <w:b/>
          <w:bCs/>
          <w:color w:val="000000"/>
          <w:sz w:val="19"/>
          <w:szCs w:val="19"/>
          <w:lang w:eastAsia="en-GB" w:bidi="hi-IN"/>
        </w:rPr>
        <w:t>new</w:t>
      </w:r>
      <w:r>
        <w:rPr>
          <w:rFonts w:ascii="Courier New" w:eastAsia="Times New Roman" w:hAnsi="Courier New" w:cs="Courier New"/>
          <w:color w:val="003399"/>
          <w:sz w:val="19"/>
          <w:szCs w:val="19"/>
          <w:lang w:eastAsia="en-GB" w:bidi="hi-IN"/>
        </w:rPr>
        <w:t>Date</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9933"/>
          <w:sz w:val="19"/>
          <w:szCs w:val="19"/>
          <w:lang w:eastAsia="en-GB" w:bidi="hi-IN"/>
        </w:rPr>
        <w: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 </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stockDailyRecords.</w:t>
      </w:r>
      <w:r>
        <w:rPr>
          <w:rFonts w:ascii="Courier New" w:eastAsia="Times New Roman" w:hAnsi="Courier New" w:cs="Courier New"/>
          <w:color w:val="006633"/>
          <w:sz w:val="19"/>
          <w:szCs w:val="19"/>
          <w:lang w:eastAsia="en-GB" w:bidi="hi-IN"/>
        </w:rPr>
        <w:t>setStock</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3333"/>
          <w:sz w:val="19"/>
          <w:szCs w:val="19"/>
          <w:lang w:eastAsia="en-GB" w:bidi="hi-IN"/>
        </w:rPr>
        <w:t>stock</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9933"/>
          <w:sz w:val="19"/>
          <w:szCs w:val="19"/>
          <w:lang w:eastAsia="en-GB" w:bidi="hi-IN"/>
        </w:rPr>
        <w: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stock.</w:t>
      </w:r>
      <w:r>
        <w:rPr>
          <w:rFonts w:ascii="Courier New" w:eastAsia="Times New Roman" w:hAnsi="Courier New" w:cs="Courier New"/>
          <w:color w:val="006633"/>
          <w:sz w:val="19"/>
          <w:szCs w:val="19"/>
          <w:lang w:eastAsia="en-GB" w:bidi="hi-IN"/>
        </w:rPr>
        <w:t>getStockDailyRecords</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3333"/>
          <w:sz w:val="19"/>
          <w:szCs w:val="19"/>
          <w:lang w:eastAsia="en-GB" w:bidi="hi-IN"/>
        </w:rPr>
        <w:t>.</w:t>
      </w:r>
      <w:r>
        <w:rPr>
          <w:rFonts w:ascii="Courier New" w:eastAsia="Times New Roman" w:hAnsi="Courier New" w:cs="Courier New"/>
          <w:color w:val="006633"/>
          <w:sz w:val="19"/>
          <w:szCs w:val="19"/>
          <w:lang w:eastAsia="en-GB" w:bidi="hi-IN"/>
        </w:rPr>
        <w:t>add</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3333"/>
          <w:sz w:val="19"/>
          <w:szCs w:val="19"/>
          <w:lang w:eastAsia="en-GB" w:bidi="hi-IN"/>
        </w:rPr>
        <w:t>stockDailyRecords</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9933"/>
          <w:sz w:val="19"/>
          <w:szCs w:val="19"/>
          <w:lang w:eastAsia="en-GB" w:bidi="hi-IN"/>
        </w:rPr>
        <w: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 </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session.</w:t>
      </w:r>
      <w:r>
        <w:rPr>
          <w:rFonts w:ascii="Courier New" w:eastAsia="Times New Roman" w:hAnsi="Courier New" w:cs="Courier New"/>
          <w:color w:val="006633"/>
          <w:sz w:val="19"/>
          <w:szCs w:val="19"/>
          <w:lang w:eastAsia="en-GB" w:bidi="hi-IN"/>
        </w:rPr>
        <w:t>save</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3333"/>
          <w:sz w:val="19"/>
          <w:szCs w:val="19"/>
          <w:lang w:eastAsia="en-GB" w:bidi="hi-IN"/>
        </w:rPr>
        <w:t>stock</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9933"/>
          <w:sz w:val="19"/>
          <w:szCs w:val="19"/>
          <w:lang w:eastAsia="en-GB" w:bidi="hi-IN"/>
        </w:rPr>
        <w: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session.</w:t>
      </w:r>
      <w:r>
        <w:rPr>
          <w:rFonts w:ascii="Courier New" w:eastAsia="Times New Roman" w:hAnsi="Courier New" w:cs="Courier New"/>
          <w:color w:val="006633"/>
          <w:sz w:val="19"/>
          <w:szCs w:val="19"/>
          <w:lang w:eastAsia="en-GB" w:bidi="hi-IN"/>
        </w:rPr>
        <w:t>save</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3333"/>
          <w:sz w:val="19"/>
          <w:szCs w:val="19"/>
          <w:lang w:eastAsia="en-GB" w:bidi="hi-IN"/>
        </w:rPr>
        <w:t>stockDailyRecords</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9933"/>
          <w:sz w:val="19"/>
          <w:szCs w:val="19"/>
          <w:lang w:eastAsia="en-GB" w:bidi="hi-IN"/>
        </w:rPr>
        <w: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 </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session.</w:t>
      </w:r>
      <w:r>
        <w:rPr>
          <w:rFonts w:ascii="Courier New" w:eastAsia="Times New Roman" w:hAnsi="Courier New" w:cs="Courier New"/>
          <w:color w:val="006633"/>
          <w:sz w:val="19"/>
          <w:szCs w:val="19"/>
          <w:lang w:eastAsia="en-GB" w:bidi="hi-IN"/>
        </w:rPr>
        <w:t>getTransaction</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3333"/>
          <w:sz w:val="19"/>
          <w:szCs w:val="19"/>
          <w:lang w:eastAsia="en-GB" w:bidi="hi-IN"/>
        </w:rPr>
        <w:t>.</w:t>
      </w:r>
      <w:r>
        <w:rPr>
          <w:rFonts w:ascii="Courier New" w:eastAsia="Times New Roman" w:hAnsi="Courier New" w:cs="Courier New"/>
          <w:color w:val="006633"/>
          <w:sz w:val="19"/>
          <w:szCs w:val="19"/>
          <w:lang w:eastAsia="en-GB" w:bidi="hi-IN"/>
        </w:rPr>
        <w:t>commit</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9933"/>
          <w:sz w:val="19"/>
          <w:szCs w:val="19"/>
          <w:lang w:eastAsia="en-GB" w:bidi="hi-IN"/>
        </w:rPr>
        <w:t>;</w:t>
      </w:r>
    </w:p>
    <w:p w:rsidR="004F5092" w:rsidRDefault="004F5092" w:rsidP="004F5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Helvetica" w:eastAsia="Times New Roman" w:hAnsi="Helvetica" w:cs="Helvetica"/>
          <w:color w:val="3C3C3C"/>
          <w:sz w:val="21"/>
          <w:szCs w:val="21"/>
          <w:lang w:eastAsia="en-GB" w:bidi="hi-IN"/>
        </w:rPr>
      </w:pPr>
      <w:r>
        <w:rPr>
          <w:rFonts w:ascii="Helvetica" w:eastAsia="Times New Roman" w:hAnsi="Helvetica" w:cs="Helvetica"/>
          <w:i/>
          <w:iCs/>
          <w:color w:val="3C3C3C"/>
          <w:sz w:val="21"/>
          <w:szCs w:val="21"/>
          <w:lang w:eastAsia="en-GB" w:bidi="hi-IN"/>
        </w:rPr>
        <w:t>Output …</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 xml:space="preserve">Hibernate: </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b/>
          <w:bCs/>
          <w:color w:val="993333"/>
          <w:sz w:val="19"/>
          <w:szCs w:val="19"/>
          <w:lang w:eastAsia="en-GB" w:bidi="hi-IN"/>
        </w:rPr>
        <w:t>INSERT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b/>
          <w:bCs/>
          <w:color w:val="993333"/>
          <w:sz w:val="19"/>
          <w:szCs w:val="19"/>
          <w:lang w:eastAsia="en-GB" w:bidi="hi-IN"/>
        </w:rPr>
        <w:t>INTO</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mkyongdb</w:t>
      </w:r>
      <w:r>
        <w:rPr>
          <w:rFonts w:ascii="Courier New" w:eastAsia="Times New Roman" w:hAnsi="Courier New" w:cs="Courier New"/>
          <w:color w:val="66CC66"/>
          <w:sz w:val="19"/>
          <w:szCs w:val="19"/>
          <w:lang w:eastAsia="en-GB" w:bidi="hi-IN"/>
        </w:rPr>
        <w:t>.</w:t>
      </w:r>
      <w:r>
        <w:rPr>
          <w:rFonts w:ascii="Courier New" w:eastAsia="Times New Roman" w:hAnsi="Courier New" w:cs="Courier New"/>
          <w:color w:val="333333"/>
          <w:sz w:val="19"/>
          <w:szCs w:val="19"/>
          <w:lang w:eastAsia="en-GB" w:bidi="hi-IN"/>
        </w:rPr>
        <w:t>stock</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66CC66"/>
          <w:sz w:val="19"/>
          <w:szCs w:val="19"/>
          <w:lang w:eastAsia="en-GB" w:bidi="hi-IN"/>
        </w:rPr>
        <w:t>(</w:t>
      </w:r>
      <w:r>
        <w:rPr>
          <w:rFonts w:ascii="Courier New" w:eastAsia="Times New Roman" w:hAnsi="Courier New" w:cs="Courier New"/>
          <w:color w:val="333333"/>
          <w:sz w:val="19"/>
          <w:szCs w:val="19"/>
          <w:lang w:eastAsia="en-GB" w:bidi="hi-IN"/>
        </w:rPr>
        <w:t>STOCK_CODE</w:t>
      </w:r>
      <w:r>
        <w:rPr>
          <w:rFonts w:ascii="Courier New" w:eastAsia="Times New Roman" w:hAnsi="Courier New" w:cs="Courier New"/>
          <w:color w:val="66CC66"/>
          <w:sz w:val="19"/>
          <w:szCs w:val="19"/>
          <w:lang w:eastAsia="en-GB" w:bidi="hi-IN"/>
        </w:rPr>
        <w:t>,</w:t>
      </w:r>
      <w:r>
        <w:rPr>
          <w:rFonts w:ascii="Courier New" w:eastAsia="Times New Roman" w:hAnsi="Courier New" w:cs="Courier New"/>
          <w:color w:val="333333"/>
          <w:sz w:val="19"/>
          <w:szCs w:val="19"/>
          <w:lang w:eastAsia="en-GB" w:bidi="hi-IN"/>
        </w:rPr>
        <w:t xml:space="preserve"> STOCK_NAME</w:t>
      </w:r>
      <w:r>
        <w:rPr>
          <w:rFonts w:ascii="Courier New" w:eastAsia="Times New Roman" w:hAnsi="Courier New" w:cs="Courier New"/>
          <w:color w:val="66CC66"/>
          <w:sz w:val="19"/>
          <w:szCs w:val="19"/>
          <w:lang w:eastAsia="en-GB" w:bidi="hi-IN"/>
        </w:rPr>
        <w: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b/>
          <w:bCs/>
          <w:color w:val="993333"/>
          <w:sz w:val="19"/>
          <w:szCs w:val="19"/>
          <w:lang w:eastAsia="en-GB" w:bidi="hi-IN"/>
        </w:rPr>
        <w:lastRenderedPageBreak/>
        <w:t>VALUES</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66CC66"/>
          <w:sz w:val="19"/>
          <w:szCs w:val="19"/>
          <w:lang w:eastAsia="en-GB" w:bidi="hi-IN"/>
        </w:rPr>
        <w:t>(</w:t>
      </w:r>
      <w:r>
        <w:rPr>
          <w:rFonts w:ascii="Courier New" w:eastAsia="Times New Roman" w:hAnsi="Courier New" w:cs="Courier New"/>
          <w:color w:val="333333"/>
          <w:sz w:val="19"/>
          <w:szCs w:val="19"/>
          <w:lang w:eastAsia="en-GB" w:bidi="hi-IN"/>
        </w:rPr>
        <w:t>?</w:t>
      </w:r>
      <w:r>
        <w:rPr>
          <w:rFonts w:ascii="Courier New" w:eastAsia="Times New Roman" w:hAnsi="Courier New" w:cs="Courier New"/>
          <w:color w:val="66CC66"/>
          <w:sz w:val="19"/>
          <w:szCs w:val="19"/>
          <w:lang w:eastAsia="en-GB" w:bidi="hi-IN"/>
        </w:rPr>
        <w:t>,</w:t>
      </w:r>
      <w:r>
        <w:rPr>
          <w:rFonts w:ascii="Courier New" w:eastAsia="Times New Roman" w:hAnsi="Courier New" w:cs="Courier New"/>
          <w:color w:val="333333"/>
          <w:sz w:val="19"/>
          <w:szCs w:val="19"/>
          <w:lang w:eastAsia="en-GB" w:bidi="hi-IN"/>
        </w:rPr>
        <w:t xml:space="preserve"> ?</w:t>
      </w:r>
      <w:r>
        <w:rPr>
          <w:rFonts w:ascii="Courier New" w:eastAsia="Times New Roman" w:hAnsi="Courier New" w:cs="Courier New"/>
          <w:color w:val="66CC66"/>
          <w:sz w:val="19"/>
          <w:szCs w:val="19"/>
          <w:lang w:eastAsia="en-GB" w:bidi="hi-IN"/>
        </w:rPr>
        <w: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 xml:space="preserve">Hibernate: </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b/>
          <w:bCs/>
          <w:color w:val="993333"/>
          <w:sz w:val="19"/>
          <w:szCs w:val="19"/>
          <w:lang w:eastAsia="en-GB" w:bidi="hi-IN"/>
        </w:rPr>
        <w:t>INSERT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b/>
          <w:bCs/>
          <w:color w:val="993333"/>
          <w:sz w:val="19"/>
          <w:szCs w:val="19"/>
          <w:lang w:eastAsia="en-GB" w:bidi="hi-IN"/>
        </w:rPr>
        <w:t>INTO</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mkyongdb</w:t>
      </w:r>
      <w:r>
        <w:rPr>
          <w:rFonts w:ascii="Courier New" w:eastAsia="Times New Roman" w:hAnsi="Courier New" w:cs="Courier New"/>
          <w:color w:val="66CC66"/>
          <w:sz w:val="19"/>
          <w:szCs w:val="19"/>
          <w:lang w:eastAsia="en-GB" w:bidi="hi-IN"/>
        </w:rPr>
        <w:t>.</w:t>
      </w:r>
      <w:r>
        <w:rPr>
          <w:rFonts w:ascii="Courier New" w:eastAsia="Times New Roman" w:hAnsi="Courier New" w:cs="Courier New"/>
          <w:color w:val="333333"/>
          <w:sz w:val="19"/>
          <w:szCs w:val="19"/>
          <w:lang w:eastAsia="en-GB" w:bidi="hi-IN"/>
        </w:rPr>
        <w:t>stock_daily_record</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66CC66"/>
          <w:sz w:val="19"/>
          <w:szCs w:val="19"/>
          <w:lang w:eastAsia="en-GB" w:bidi="hi-IN"/>
        </w:rPr>
        <w:t>(</w:t>
      </w:r>
      <w:r>
        <w:rPr>
          <w:rFonts w:ascii="Courier New" w:eastAsia="Times New Roman" w:hAnsi="Courier New" w:cs="Courier New"/>
          <w:color w:val="333333"/>
          <w:sz w:val="19"/>
          <w:szCs w:val="19"/>
          <w:lang w:eastAsia="en-GB" w:bidi="hi-IN"/>
        </w:rPr>
        <w:t>STOCK_ID</w:t>
      </w:r>
      <w:r>
        <w:rPr>
          <w:rFonts w:ascii="Courier New" w:eastAsia="Times New Roman" w:hAnsi="Courier New" w:cs="Courier New"/>
          <w:color w:val="66CC66"/>
          <w:sz w:val="19"/>
          <w:szCs w:val="19"/>
          <w:lang w:eastAsia="en-GB" w:bidi="hi-IN"/>
        </w:rPr>
        <w:t>,</w:t>
      </w:r>
      <w:r>
        <w:rPr>
          <w:rFonts w:ascii="Courier New" w:eastAsia="Times New Roman" w:hAnsi="Courier New" w:cs="Courier New"/>
          <w:color w:val="333333"/>
          <w:sz w:val="19"/>
          <w:szCs w:val="19"/>
          <w:lang w:eastAsia="en-GB" w:bidi="hi-IN"/>
        </w:rPr>
        <w:t xml:space="preserve"> PRICE_OPEN</w:t>
      </w:r>
      <w:r>
        <w:rPr>
          <w:rFonts w:ascii="Courier New" w:eastAsia="Times New Roman" w:hAnsi="Courier New" w:cs="Courier New"/>
          <w:color w:val="66CC66"/>
          <w:sz w:val="19"/>
          <w:szCs w:val="19"/>
          <w:lang w:eastAsia="en-GB" w:bidi="hi-IN"/>
        </w:rPr>
        <w:t>,</w:t>
      </w:r>
      <w:r>
        <w:rPr>
          <w:rFonts w:ascii="Courier New" w:eastAsia="Times New Roman" w:hAnsi="Courier New" w:cs="Courier New"/>
          <w:color w:val="333333"/>
          <w:sz w:val="19"/>
          <w:szCs w:val="19"/>
          <w:lang w:eastAsia="en-GB" w:bidi="hi-IN"/>
        </w:rPr>
        <w:t xml:space="preserve"> PRICE_CLOSE</w:t>
      </w:r>
      <w:r>
        <w:rPr>
          <w:rFonts w:ascii="Courier New" w:eastAsia="Times New Roman" w:hAnsi="Courier New" w:cs="Courier New"/>
          <w:color w:val="66CC66"/>
          <w:sz w:val="19"/>
          <w:szCs w:val="19"/>
          <w:lang w:eastAsia="en-GB" w:bidi="hi-IN"/>
        </w:rPr>
        <w:t>,</w:t>
      </w:r>
      <w:r>
        <w:rPr>
          <w:rFonts w:ascii="Courier New" w:eastAsia="Times New Roman" w:hAnsi="Courier New" w:cs="Courier New"/>
          <w:color w:val="333333"/>
          <w:sz w:val="19"/>
          <w:szCs w:val="19"/>
          <w:lang w:eastAsia="en-GB" w:bidi="hi-IN"/>
        </w:rPr>
        <w:t xml:space="preserve"> PRICE_CHANGE</w:t>
      </w:r>
      <w:r>
        <w:rPr>
          <w:rFonts w:ascii="Courier New" w:eastAsia="Times New Roman" w:hAnsi="Courier New" w:cs="Courier New"/>
          <w:color w:val="66CC66"/>
          <w:sz w:val="19"/>
          <w:szCs w:val="19"/>
          <w:lang w:eastAsia="en-GB" w:bidi="hi-IN"/>
        </w:rPr>
        <w:t>,</w:t>
      </w:r>
      <w:r>
        <w:rPr>
          <w:rFonts w:ascii="Courier New" w:eastAsia="Times New Roman" w:hAnsi="Courier New" w:cs="Courier New"/>
          <w:color w:val="333333"/>
          <w:sz w:val="19"/>
          <w:szCs w:val="19"/>
          <w:lang w:eastAsia="en-GB" w:bidi="hi-IN"/>
        </w:rPr>
        <w:t xml:space="preserve"> VOLUME</w:t>
      </w:r>
      <w:r>
        <w:rPr>
          <w:rFonts w:ascii="Courier New" w:eastAsia="Times New Roman" w:hAnsi="Courier New" w:cs="Courier New"/>
          <w:color w:val="66CC66"/>
          <w:sz w:val="19"/>
          <w:szCs w:val="19"/>
          <w:lang w:eastAsia="en-GB" w:bidi="hi-IN"/>
        </w:rPr>
        <w:t>,</w:t>
      </w:r>
      <w:r>
        <w:rPr>
          <w:rFonts w:ascii="Courier New" w:eastAsia="Times New Roman" w:hAnsi="Courier New" w:cs="Courier New"/>
          <w:b/>
          <w:bCs/>
          <w:color w:val="993333"/>
          <w:sz w:val="19"/>
          <w:szCs w:val="19"/>
          <w:lang w:eastAsia="en-GB" w:bidi="hi-IN"/>
        </w:rPr>
        <w:t>DATE</w:t>
      </w:r>
      <w:r>
        <w:rPr>
          <w:rFonts w:ascii="Courier New" w:eastAsia="Times New Roman" w:hAnsi="Courier New" w:cs="Courier New"/>
          <w:color w:val="66CC66"/>
          <w:sz w:val="19"/>
          <w:szCs w:val="19"/>
          <w:lang w:eastAsia="en-GB" w:bidi="hi-IN"/>
        </w:rPr>
        <w: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b/>
          <w:bCs/>
          <w:color w:val="993333"/>
          <w:sz w:val="19"/>
          <w:szCs w:val="19"/>
          <w:lang w:eastAsia="en-GB" w:bidi="hi-IN"/>
        </w:rPr>
        <w:t>VALUES</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66CC66"/>
          <w:sz w:val="19"/>
          <w:szCs w:val="19"/>
          <w:lang w:eastAsia="en-GB" w:bidi="hi-IN"/>
        </w:rPr>
        <w:t>(</w:t>
      </w:r>
      <w:r>
        <w:rPr>
          <w:rFonts w:ascii="Courier New" w:eastAsia="Times New Roman" w:hAnsi="Courier New" w:cs="Courier New"/>
          <w:color w:val="333333"/>
          <w:sz w:val="19"/>
          <w:szCs w:val="19"/>
          <w:lang w:eastAsia="en-GB" w:bidi="hi-IN"/>
        </w:rPr>
        <w:t>?</w:t>
      </w:r>
      <w:r>
        <w:rPr>
          <w:rFonts w:ascii="Courier New" w:eastAsia="Times New Roman" w:hAnsi="Courier New" w:cs="Courier New"/>
          <w:color w:val="66CC66"/>
          <w:sz w:val="19"/>
          <w:szCs w:val="19"/>
          <w:lang w:eastAsia="en-GB" w:bidi="hi-IN"/>
        </w:rPr>
        <w:t>,</w:t>
      </w:r>
      <w:r>
        <w:rPr>
          <w:rFonts w:ascii="Courier New" w:eastAsia="Times New Roman" w:hAnsi="Courier New" w:cs="Courier New"/>
          <w:color w:val="333333"/>
          <w:sz w:val="19"/>
          <w:szCs w:val="19"/>
          <w:lang w:eastAsia="en-GB" w:bidi="hi-IN"/>
        </w:rPr>
        <w:t xml:space="preserve"> ?</w:t>
      </w:r>
      <w:r>
        <w:rPr>
          <w:rFonts w:ascii="Courier New" w:eastAsia="Times New Roman" w:hAnsi="Courier New" w:cs="Courier New"/>
          <w:color w:val="66CC66"/>
          <w:sz w:val="19"/>
          <w:szCs w:val="19"/>
          <w:lang w:eastAsia="en-GB" w:bidi="hi-IN"/>
        </w:rPr>
        <w:t>,</w:t>
      </w:r>
      <w:r>
        <w:rPr>
          <w:rFonts w:ascii="Courier New" w:eastAsia="Times New Roman" w:hAnsi="Courier New" w:cs="Courier New"/>
          <w:color w:val="333333"/>
          <w:sz w:val="19"/>
          <w:szCs w:val="19"/>
          <w:lang w:eastAsia="en-GB" w:bidi="hi-IN"/>
        </w:rPr>
        <w:t xml:space="preserve"> ?</w:t>
      </w:r>
      <w:r>
        <w:rPr>
          <w:rFonts w:ascii="Courier New" w:eastAsia="Times New Roman" w:hAnsi="Courier New" w:cs="Courier New"/>
          <w:color w:val="66CC66"/>
          <w:sz w:val="19"/>
          <w:szCs w:val="19"/>
          <w:lang w:eastAsia="en-GB" w:bidi="hi-IN"/>
        </w:rPr>
        <w:t>,</w:t>
      </w:r>
      <w:r>
        <w:rPr>
          <w:rFonts w:ascii="Courier New" w:eastAsia="Times New Roman" w:hAnsi="Courier New" w:cs="Courier New"/>
          <w:color w:val="333333"/>
          <w:sz w:val="19"/>
          <w:szCs w:val="19"/>
          <w:lang w:eastAsia="en-GB" w:bidi="hi-IN"/>
        </w:rPr>
        <w:t xml:space="preserve"> ?</w:t>
      </w:r>
      <w:r>
        <w:rPr>
          <w:rFonts w:ascii="Courier New" w:eastAsia="Times New Roman" w:hAnsi="Courier New" w:cs="Courier New"/>
          <w:color w:val="66CC66"/>
          <w:sz w:val="19"/>
          <w:szCs w:val="19"/>
          <w:lang w:eastAsia="en-GB" w:bidi="hi-IN"/>
        </w:rPr>
        <w:t>,</w:t>
      </w:r>
      <w:r>
        <w:rPr>
          <w:rFonts w:ascii="Courier New" w:eastAsia="Times New Roman" w:hAnsi="Courier New" w:cs="Courier New"/>
          <w:color w:val="333333"/>
          <w:sz w:val="19"/>
          <w:szCs w:val="19"/>
          <w:lang w:eastAsia="en-GB" w:bidi="hi-IN"/>
        </w:rPr>
        <w:t xml:space="preserve"> ?</w:t>
      </w:r>
      <w:r>
        <w:rPr>
          <w:rFonts w:ascii="Courier New" w:eastAsia="Times New Roman" w:hAnsi="Courier New" w:cs="Courier New"/>
          <w:color w:val="66CC66"/>
          <w:sz w:val="19"/>
          <w:szCs w:val="19"/>
          <w:lang w:eastAsia="en-GB" w:bidi="hi-IN"/>
        </w:rPr>
        <w:t>,</w:t>
      </w:r>
      <w:r>
        <w:rPr>
          <w:rFonts w:ascii="Courier New" w:eastAsia="Times New Roman" w:hAnsi="Courier New" w:cs="Courier New"/>
          <w:color w:val="333333"/>
          <w:sz w:val="19"/>
          <w:szCs w:val="19"/>
          <w:lang w:eastAsia="en-GB" w:bidi="hi-IN"/>
        </w:rPr>
        <w:t xml:space="preserve"> ?</w:t>
      </w:r>
      <w:r>
        <w:rPr>
          <w:rFonts w:ascii="Courier New" w:eastAsia="Times New Roman" w:hAnsi="Courier New" w:cs="Courier New"/>
          <w:color w:val="66CC66"/>
          <w:sz w:val="19"/>
          <w:szCs w:val="19"/>
          <w:lang w:eastAsia="en-GB" w:bidi="hi-IN"/>
        </w:rPr>
        <w:t>)</w:t>
      </w:r>
    </w:p>
    <w:p w:rsidR="004F5092" w:rsidRDefault="004F5092" w:rsidP="004F5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Helvetica" w:eastAsia="Times New Roman" w:hAnsi="Helvetica" w:cs="Helvetica"/>
          <w:color w:val="3C3C3C"/>
          <w:sz w:val="21"/>
          <w:szCs w:val="21"/>
          <w:lang w:eastAsia="en-GB" w:bidi="hi-IN"/>
        </w:rPr>
      </w:pPr>
      <w:r>
        <w:rPr>
          <w:rFonts w:ascii="Helvetica" w:eastAsia="Times New Roman" w:hAnsi="Helvetica" w:cs="Helvetica"/>
          <w:b/>
          <w:bCs/>
          <w:color w:val="3C3C3C"/>
          <w:sz w:val="21"/>
          <w:szCs w:val="21"/>
          <w:lang w:eastAsia="en-GB" w:bidi="hi-IN"/>
        </w:rPr>
        <w:t>Update example …</w:t>
      </w:r>
    </w:p>
    <w:p w:rsidR="004F5092" w:rsidRDefault="004F5092" w:rsidP="004F5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Helvetica" w:eastAsia="Times New Roman" w:hAnsi="Helvetica" w:cs="Helvetica"/>
          <w:color w:val="3C3C3C"/>
          <w:sz w:val="21"/>
          <w:szCs w:val="21"/>
          <w:lang w:eastAsia="en-GB" w:bidi="hi-IN"/>
        </w:rPr>
      </w:pPr>
      <w:r>
        <w:rPr>
          <w:rFonts w:ascii="Helvetica" w:eastAsia="Times New Roman" w:hAnsi="Helvetica" w:cs="Helvetica"/>
          <w:color w:val="3C3C3C"/>
          <w:sz w:val="21"/>
          <w:szCs w:val="21"/>
          <w:lang w:eastAsia="en-GB" w:bidi="hi-IN"/>
        </w:rPr>
        <w:t>When a “Stock” object is updated, Hibernate will generated one SQL statement.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session.</w:t>
      </w:r>
      <w:r>
        <w:rPr>
          <w:rFonts w:ascii="Courier New" w:eastAsia="Times New Roman" w:hAnsi="Courier New" w:cs="Courier New"/>
          <w:color w:val="006633"/>
          <w:sz w:val="19"/>
          <w:szCs w:val="19"/>
          <w:lang w:eastAsia="en-GB" w:bidi="hi-IN"/>
        </w:rPr>
        <w:t>beginTransaction</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9933"/>
          <w:sz w:val="19"/>
          <w:szCs w:val="19"/>
          <w:lang w:eastAsia="en-GB" w:bidi="hi-IN"/>
        </w:rPr>
        <w: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 </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 xml:space="preserve">    Stock stock</w:t>
      </w:r>
      <w:r>
        <w:rPr>
          <w:rFonts w:ascii="Courier New" w:eastAsia="Times New Roman" w:hAnsi="Courier New" w:cs="Courier New"/>
          <w:color w:val="339933"/>
          <w:sz w:val="19"/>
          <w:szCs w:val="19"/>
          <w:lang w:eastAsia="en-GB" w:bidi="hi-IN"/>
        </w:rPr>
        <w:t>=</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3333"/>
          <w:sz w:val="19"/>
          <w:szCs w:val="19"/>
          <w:lang w:eastAsia="en-GB" w:bidi="hi-IN"/>
        </w:rPr>
        <w:t>Stock</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3333"/>
          <w:sz w:val="19"/>
          <w:szCs w:val="19"/>
          <w:lang w:eastAsia="en-GB" w:bidi="hi-IN"/>
        </w:rPr>
        <w:t>session.</w:t>
      </w:r>
      <w:r>
        <w:rPr>
          <w:rFonts w:ascii="Courier New" w:eastAsia="Times New Roman" w:hAnsi="Courier New" w:cs="Courier New"/>
          <w:color w:val="006633"/>
          <w:sz w:val="19"/>
          <w:szCs w:val="19"/>
          <w:lang w:eastAsia="en-GB" w:bidi="hi-IN"/>
        </w:rPr>
        <w:t>get</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3333"/>
          <w:sz w:val="19"/>
          <w:szCs w:val="19"/>
          <w:lang w:eastAsia="en-GB" w:bidi="hi-IN"/>
        </w:rPr>
        <w:t>Stock.</w:t>
      </w:r>
      <w:r>
        <w:rPr>
          <w:rFonts w:ascii="Courier New" w:eastAsia="Times New Roman" w:hAnsi="Courier New" w:cs="Courier New"/>
          <w:b/>
          <w:bCs/>
          <w:color w:val="000000"/>
          <w:sz w:val="19"/>
          <w:szCs w:val="19"/>
          <w:lang w:eastAsia="en-GB" w:bidi="hi-IN"/>
        </w:rPr>
        <w:t>class</w:t>
      </w:r>
      <w:r>
        <w:rPr>
          <w:rFonts w:ascii="Courier New" w:eastAsia="Times New Roman" w:hAnsi="Courier New" w:cs="Courier New"/>
          <w:color w:val="333333"/>
          <w:sz w:val="19"/>
          <w:szCs w:val="19"/>
          <w:lang w:eastAsia="en-GB" w:bidi="hi-IN"/>
        </w:rPr>
        <w:t xml:space="preserve">, </w:t>
      </w:r>
      <w:r>
        <w:rPr>
          <w:rFonts w:ascii="Courier New" w:eastAsia="Times New Roman" w:hAnsi="Courier New" w:cs="Courier New"/>
          <w:color w:val="CC66CC"/>
          <w:sz w:val="19"/>
          <w:szCs w:val="19"/>
          <w:lang w:eastAsia="en-GB" w:bidi="hi-IN"/>
        </w:rPr>
        <w:t>57</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9933"/>
          <w:sz w:val="19"/>
          <w:szCs w:val="19"/>
          <w:lang w:eastAsia="en-GB" w:bidi="hi-IN"/>
        </w:rPr>
        <w: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 </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StockDailyRecordstockDailyRecords</w:t>
      </w:r>
      <w:r>
        <w:rPr>
          <w:rFonts w:ascii="Courier New" w:eastAsia="Times New Roman" w:hAnsi="Courier New" w:cs="Courier New"/>
          <w:color w:val="339933"/>
          <w:sz w:val="19"/>
          <w:szCs w:val="19"/>
          <w:lang w:eastAsia="en-GB" w:bidi="hi-IN"/>
        </w:rPr>
        <w:t>=</w:t>
      </w:r>
      <w:r>
        <w:rPr>
          <w:rFonts w:ascii="Courier New" w:eastAsia="Times New Roman" w:hAnsi="Courier New" w:cs="Courier New"/>
          <w:b/>
          <w:bCs/>
          <w:color w:val="000000"/>
          <w:sz w:val="19"/>
          <w:szCs w:val="19"/>
          <w:lang w:eastAsia="en-GB" w:bidi="hi-IN"/>
        </w:rPr>
        <w:t>new</w:t>
      </w:r>
      <w:r>
        <w:rPr>
          <w:rFonts w:ascii="Courier New" w:eastAsia="Times New Roman" w:hAnsi="Courier New" w:cs="Courier New"/>
          <w:color w:val="333333"/>
          <w:sz w:val="19"/>
          <w:szCs w:val="19"/>
          <w:lang w:eastAsia="en-GB" w:bidi="hi-IN"/>
        </w:rPr>
        <w:t>StockDailyRecord</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9933"/>
          <w:sz w:val="19"/>
          <w:szCs w:val="19"/>
          <w:lang w:eastAsia="en-GB" w:bidi="hi-IN"/>
        </w:rPr>
        <w: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stockDailyRecords.</w:t>
      </w:r>
      <w:r>
        <w:rPr>
          <w:rFonts w:ascii="Courier New" w:eastAsia="Times New Roman" w:hAnsi="Courier New" w:cs="Courier New"/>
          <w:color w:val="006633"/>
          <w:sz w:val="19"/>
          <w:szCs w:val="19"/>
          <w:lang w:eastAsia="en-GB" w:bidi="hi-IN"/>
        </w:rPr>
        <w:t>setPriceOpen</w:t>
      </w:r>
      <w:r>
        <w:rPr>
          <w:rFonts w:ascii="Courier New" w:eastAsia="Times New Roman" w:hAnsi="Courier New" w:cs="Courier New"/>
          <w:color w:val="009900"/>
          <w:sz w:val="19"/>
          <w:szCs w:val="19"/>
          <w:lang w:eastAsia="en-GB" w:bidi="hi-IN"/>
        </w:rPr>
        <w:t>(</w:t>
      </w:r>
      <w:r>
        <w:rPr>
          <w:rFonts w:ascii="Courier New" w:eastAsia="Times New Roman" w:hAnsi="Courier New" w:cs="Courier New"/>
          <w:b/>
          <w:bCs/>
          <w:color w:val="000000"/>
          <w:sz w:val="19"/>
          <w:szCs w:val="19"/>
          <w:lang w:eastAsia="en-GB" w:bidi="hi-IN"/>
        </w:rPr>
        <w:t>new</w:t>
      </w:r>
      <w:r>
        <w:rPr>
          <w:rFonts w:ascii="Courier New" w:eastAsia="Times New Roman" w:hAnsi="Courier New" w:cs="Courier New"/>
          <w:color w:val="003399"/>
          <w:sz w:val="19"/>
          <w:szCs w:val="19"/>
          <w:lang w:eastAsia="en-GB" w:bidi="hi-IN"/>
        </w:rPr>
        <w:t>Float</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0000FF"/>
          <w:sz w:val="19"/>
          <w:szCs w:val="19"/>
          <w:lang w:eastAsia="en-GB" w:bidi="hi-IN"/>
        </w:rPr>
        <w:t>"1.2"</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9933"/>
          <w:sz w:val="19"/>
          <w:szCs w:val="19"/>
          <w:lang w:eastAsia="en-GB" w:bidi="hi-IN"/>
        </w:rPr>
        <w: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stockDailyRecords.</w:t>
      </w:r>
      <w:r>
        <w:rPr>
          <w:rFonts w:ascii="Courier New" w:eastAsia="Times New Roman" w:hAnsi="Courier New" w:cs="Courier New"/>
          <w:color w:val="006633"/>
          <w:sz w:val="19"/>
          <w:szCs w:val="19"/>
          <w:lang w:eastAsia="en-GB" w:bidi="hi-IN"/>
        </w:rPr>
        <w:t>setPriceClose</w:t>
      </w:r>
      <w:r>
        <w:rPr>
          <w:rFonts w:ascii="Courier New" w:eastAsia="Times New Roman" w:hAnsi="Courier New" w:cs="Courier New"/>
          <w:color w:val="009900"/>
          <w:sz w:val="19"/>
          <w:szCs w:val="19"/>
          <w:lang w:eastAsia="en-GB" w:bidi="hi-IN"/>
        </w:rPr>
        <w:t>(</w:t>
      </w:r>
      <w:r>
        <w:rPr>
          <w:rFonts w:ascii="Courier New" w:eastAsia="Times New Roman" w:hAnsi="Courier New" w:cs="Courier New"/>
          <w:b/>
          <w:bCs/>
          <w:color w:val="000000"/>
          <w:sz w:val="19"/>
          <w:szCs w:val="19"/>
          <w:lang w:eastAsia="en-GB" w:bidi="hi-IN"/>
        </w:rPr>
        <w:t>new</w:t>
      </w:r>
      <w:r>
        <w:rPr>
          <w:rFonts w:ascii="Courier New" w:eastAsia="Times New Roman" w:hAnsi="Courier New" w:cs="Courier New"/>
          <w:color w:val="003399"/>
          <w:sz w:val="19"/>
          <w:szCs w:val="19"/>
          <w:lang w:eastAsia="en-GB" w:bidi="hi-IN"/>
        </w:rPr>
        <w:t>Float</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0000FF"/>
          <w:sz w:val="19"/>
          <w:szCs w:val="19"/>
          <w:lang w:eastAsia="en-GB" w:bidi="hi-IN"/>
        </w:rPr>
        <w:t>"1.1"</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9933"/>
          <w:sz w:val="19"/>
          <w:szCs w:val="19"/>
          <w:lang w:eastAsia="en-GB" w:bidi="hi-IN"/>
        </w:rPr>
        <w: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stockDailyRecords.</w:t>
      </w:r>
      <w:r>
        <w:rPr>
          <w:rFonts w:ascii="Courier New" w:eastAsia="Times New Roman" w:hAnsi="Courier New" w:cs="Courier New"/>
          <w:color w:val="006633"/>
          <w:sz w:val="19"/>
          <w:szCs w:val="19"/>
          <w:lang w:eastAsia="en-GB" w:bidi="hi-IN"/>
        </w:rPr>
        <w:t>setPriceChange</w:t>
      </w:r>
      <w:r>
        <w:rPr>
          <w:rFonts w:ascii="Courier New" w:eastAsia="Times New Roman" w:hAnsi="Courier New" w:cs="Courier New"/>
          <w:color w:val="009900"/>
          <w:sz w:val="19"/>
          <w:szCs w:val="19"/>
          <w:lang w:eastAsia="en-GB" w:bidi="hi-IN"/>
        </w:rPr>
        <w:t>(</w:t>
      </w:r>
      <w:r>
        <w:rPr>
          <w:rFonts w:ascii="Courier New" w:eastAsia="Times New Roman" w:hAnsi="Courier New" w:cs="Courier New"/>
          <w:b/>
          <w:bCs/>
          <w:color w:val="000000"/>
          <w:sz w:val="19"/>
          <w:szCs w:val="19"/>
          <w:lang w:eastAsia="en-GB" w:bidi="hi-IN"/>
        </w:rPr>
        <w:t>new</w:t>
      </w:r>
      <w:r>
        <w:rPr>
          <w:rFonts w:ascii="Courier New" w:eastAsia="Times New Roman" w:hAnsi="Courier New" w:cs="Courier New"/>
          <w:color w:val="003399"/>
          <w:sz w:val="19"/>
          <w:szCs w:val="19"/>
          <w:lang w:eastAsia="en-GB" w:bidi="hi-IN"/>
        </w:rPr>
        <w:t>Float</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0000FF"/>
          <w:sz w:val="19"/>
          <w:szCs w:val="19"/>
          <w:lang w:eastAsia="en-GB" w:bidi="hi-IN"/>
        </w:rPr>
        <w:t>"10.0"</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9933"/>
          <w:sz w:val="19"/>
          <w:szCs w:val="19"/>
          <w:lang w:eastAsia="en-GB" w:bidi="hi-IN"/>
        </w:rPr>
        <w: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stockDailyRecords.</w:t>
      </w:r>
      <w:r>
        <w:rPr>
          <w:rFonts w:ascii="Courier New" w:eastAsia="Times New Roman" w:hAnsi="Courier New" w:cs="Courier New"/>
          <w:color w:val="006633"/>
          <w:sz w:val="19"/>
          <w:szCs w:val="19"/>
          <w:lang w:eastAsia="en-GB" w:bidi="hi-IN"/>
        </w:rPr>
        <w:t>setVolume</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3333"/>
          <w:sz w:val="19"/>
          <w:szCs w:val="19"/>
          <w:lang w:eastAsia="en-GB" w:bidi="hi-IN"/>
        </w:rPr>
        <w:t>3000000L</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9933"/>
          <w:sz w:val="19"/>
          <w:szCs w:val="19"/>
          <w:lang w:eastAsia="en-GB" w:bidi="hi-IN"/>
        </w:rPr>
        <w: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stockDailyRecords.</w:t>
      </w:r>
      <w:r>
        <w:rPr>
          <w:rFonts w:ascii="Courier New" w:eastAsia="Times New Roman" w:hAnsi="Courier New" w:cs="Courier New"/>
          <w:color w:val="006633"/>
          <w:sz w:val="19"/>
          <w:szCs w:val="19"/>
          <w:lang w:eastAsia="en-GB" w:bidi="hi-IN"/>
        </w:rPr>
        <w:t>setDate</w:t>
      </w:r>
      <w:r>
        <w:rPr>
          <w:rFonts w:ascii="Courier New" w:eastAsia="Times New Roman" w:hAnsi="Courier New" w:cs="Courier New"/>
          <w:color w:val="009900"/>
          <w:sz w:val="19"/>
          <w:szCs w:val="19"/>
          <w:lang w:eastAsia="en-GB" w:bidi="hi-IN"/>
        </w:rPr>
        <w:t>(</w:t>
      </w:r>
      <w:r>
        <w:rPr>
          <w:rFonts w:ascii="Courier New" w:eastAsia="Times New Roman" w:hAnsi="Courier New" w:cs="Courier New"/>
          <w:b/>
          <w:bCs/>
          <w:color w:val="000000"/>
          <w:sz w:val="19"/>
          <w:szCs w:val="19"/>
          <w:lang w:eastAsia="en-GB" w:bidi="hi-IN"/>
        </w:rPr>
        <w:t>new</w:t>
      </w:r>
      <w:r>
        <w:rPr>
          <w:rFonts w:ascii="Courier New" w:eastAsia="Times New Roman" w:hAnsi="Courier New" w:cs="Courier New"/>
          <w:color w:val="003399"/>
          <w:sz w:val="19"/>
          <w:szCs w:val="19"/>
          <w:lang w:eastAsia="en-GB" w:bidi="hi-IN"/>
        </w:rPr>
        <w:t>Date</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9933"/>
          <w:sz w:val="19"/>
          <w:szCs w:val="19"/>
          <w:lang w:eastAsia="en-GB" w:bidi="hi-IN"/>
        </w:rPr>
        <w: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 </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stockDailyRecords.</w:t>
      </w:r>
      <w:r>
        <w:rPr>
          <w:rFonts w:ascii="Courier New" w:eastAsia="Times New Roman" w:hAnsi="Courier New" w:cs="Courier New"/>
          <w:color w:val="006633"/>
          <w:sz w:val="19"/>
          <w:szCs w:val="19"/>
          <w:lang w:eastAsia="en-GB" w:bidi="hi-IN"/>
        </w:rPr>
        <w:t>setStock</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3333"/>
          <w:sz w:val="19"/>
          <w:szCs w:val="19"/>
          <w:lang w:eastAsia="en-GB" w:bidi="hi-IN"/>
        </w:rPr>
        <w:t>stock</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9933"/>
          <w:sz w:val="19"/>
          <w:szCs w:val="19"/>
          <w:lang w:eastAsia="en-GB" w:bidi="hi-IN"/>
        </w:rPr>
        <w: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stock.</w:t>
      </w:r>
      <w:r>
        <w:rPr>
          <w:rFonts w:ascii="Courier New" w:eastAsia="Times New Roman" w:hAnsi="Courier New" w:cs="Courier New"/>
          <w:color w:val="006633"/>
          <w:sz w:val="19"/>
          <w:szCs w:val="19"/>
          <w:lang w:eastAsia="en-GB" w:bidi="hi-IN"/>
        </w:rPr>
        <w:t>getStockDailyRecords</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3333"/>
          <w:sz w:val="19"/>
          <w:szCs w:val="19"/>
          <w:lang w:eastAsia="en-GB" w:bidi="hi-IN"/>
        </w:rPr>
        <w:t>.</w:t>
      </w:r>
      <w:r>
        <w:rPr>
          <w:rFonts w:ascii="Courier New" w:eastAsia="Times New Roman" w:hAnsi="Courier New" w:cs="Courier New"/>
          <w:color w:val="006633"/>
          <w:sz w:val="19"/>
          <w:szCs w:val="19"/>
          <w:lang w:eastAsia="en-GB" w:bidi="hi-IN"/>
        </w:rPr>
        <w:t>add</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3333"/>
          <w:sz w:val="19"/>
          <w:szCs w:val="19"/>
          <w:lang w:eastAsia="en-GB" w:bidi="hi-IN"/>
        </w:rPr>
        <w:t>stockDailyRecords</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9933"/>
          <w:sz w:val="19"/>
          <w:szCs w:val="19"/>
          <w:lang w:eastAsia="en-GB" w:bidi="hi-IN"/>
        </w:rPr>
        <w: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 </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session.</w:t>
      </w:r>
      <w:r>
        <w:rPr>
          <w:rFonts w:ascii="Courier New" w:eastAsia="Times New Roman" w:hAnsi="Courier New" w:cs="Courier New"/>
          <w:color w:val="006633"/>
          <w:sz w:val="19"/>
          <w:szCs w:val="19"/>
          <w:lang w:eastAsia="en-GB" w:bidi="hi-IN"/>
        </w:rPr>
        <w:t>save</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3333"/>
          <w:sz w:val="19"/>
          <w:szCs w:val="19"/>
          <w:lang w:eastAsia="en-GB" w:bidi="hi-IN"/>
        </w:rPr>
        <w:t>stockDailyRecords</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9933"/>
          <w:sz w:val="19"/>
          <w:szCs w:val="19"/>
          <w:lang w:eastAsia="en-GB" w:bidi="hi-IN"/>
        </w:rPr>
        <w: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session.</w:t>
      </w:r>
      <w:r>
        <w:rPr>
          <w:rFonts w:ascii="Courier New" w:eastAsia="Times New Roman" w:hAnsi="Courier New" w:cs="Courier New"/>
          <w:color w:val="006633"/>
          <w:sz w:val="19"/>
          <w:szCs w:val="19"/>
          <w:lang w:eastAsia="en-GB" w:bidi="hi-IN"/>
        </w:rPr>
        <w:t>update</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3333"/>
          <w:sz w:val="19"/>
          <w:szCs w:val="19"/>
          <w:lang w:eastAsia="en-GB" w:bidi="hi-IN"/>
        </w:rPr>
        <w:t>stock</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9933"/>
          <w:sz w:val="19"/>
          <w:szCs w:val="19"/>
          <w:lang w:eastAsia="en-GB" w:bidi="hi-IN"/>
        </w:rPr>
        <w: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 </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session.</w:t>
      </w:r>
      <w:r>
        <w:rPr>
          <w:rFonts w:ascii="Courier New" w:eastAsia="Times New Roman" w:hAnsi="Courier New" w:cs="Courier New"/>
          <w:color w:val="006633"/>
          <w:sz w:val="19"/>
          <w:szCs w:val="19"/>
          <w:lang w:eastAsia="en-GB" w:bidi="hi-IN"/>
        </w:rPr>
        <w:t>getTransaction</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3333"/>
          <w:sz w:val="19"/>
          <w:szCs w:val="19"/>
          <w:lang w:eastAsia="en-GB" w:bidi="hi-IN"/>
        </w:rPr>
        <w:t>.</w:t>
      </w:r>
      <w:r>
        <w:rPr>
          <w:rFonts w:ascii="Courier New" w:eastAsia="Times New Roman" w:hAnsi="Courier New" w:cs="Courier New"/>
          <w:color w:val="006633"/>
          <w:sz w:val="19"/>
          <w:szCs w:val="19"/>
          <w:lang w:eastAsia="en-GB" w:bidi="hi-IN"/>
        </w:rPr>
        <w:t>commit</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9933"/>
          <w:sz w:val="19"/>
          <w:szCs w:val="19"/>
          <w:lang w:eastAsia="en-GB" w:bidi="hi-IN"/>
        </w:rPr>
        <w:t>;</w:t>
      </w:r>
    </w:p>
    <w:p w:rsidR="004F5092" w:rsidRDefault="004F5092" w:rsidP="004F5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Helvetica" w:eastAsia="Times New Roman" w:hAnsi="Helvetica" w:cs="Helvetica"/>
          <w:color w:val="3C3C3C"/>
          <w:sz w:val="21"/>
          <w:szCs w:val="21"/>
          <w:lang w:eastAsia="en-GB" w:bidi="hi-IN"/>
        </w:rPr>
      </w:pPr>
      <w:r>
        <w:rPr>
          <w:rFonts w:ascii="Helvetica" w:eastAsia="Times New Roman" w:hAnsi="Helvetica" w:cs="Helvetica"/>
          <w:i/>
          <w:iCs/>
          <w:color w:val="3C3C3C"/>
          <w:sz w:val="21"/>
          <w:szCs w:val="21"/>
          <w:lang w:eastAsia="en-GB" w:bidi="hi-IN"/>
        </w:rPr>
        <w:t>Output…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 xml:space="preserve">Hibernate: </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b/>
          <w:bCs/>
          <w:color w:val="993333"/>
          <w:sz w:val="19"/>
          <w:szCs w:val="19"/>
          <w:lang w:eastAsia="en-GB" w:bidi="hi-IN"/>
        </w:rPr>
        <w:t>INSERT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b/>
          <w:bCs/>
          <w:color w:val="993333"/>
          <w:sz w:val="19"/>
          <w:szCs w:val="19"/>
          <w:lang w:eastAsia="en-GB" w:bidi="hi-IN"/>
        </w:rPr>
        <w:t>INTO</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mkyongdb</w:t>
      </w:r>
      <w:r>
        <w:rPr>
          <w:rFonts w:ascii="Courier New" w:eastAsia="Times New Roman" w:hAnsi="Courier New" w:cs="Courier New"/>
          <w:color w:val="66CC66"/>
          <w:sz w:val="19"/>
          <w:szCs w:val="19"/>
          <w:lang w:eastAsia="en-GB" w:bidi="hi-IN"/>
        </w:rPr>
        <w:t>.</w:t>
      </w:r>
      <w:r>
        <w:rPr>
          <w:rFonts w:ascii="Courier New" w:eastAsia="Times New Roman" w:hAnsi="Courier New" w:cs="Courier New"/>
          <w:color w:val="333333"/>
          <w:sz w:val="19"/>
          <w:szCs w:val="19"/>
          <w:lang w:eastAsia="en-GB" w:bidi="hi-IN"/>
        </w:rPr>
        <w:t>stock_daily_record</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66CC66"/>
          <w:sz w:val="19"/>
          <w:szCs w:val="19"/>
          <w:lang w:eastAsia="en-GB" w:bidi="hi-IN"/>
        </w:rPr>
        <w:t>(</w:t>
      </w:r>
      <w:r>
        <w:rPr>
          <w:rFonts w:ascii="Courier New" w:eastAsia="Times New Roman" w:hAnsi="Courier New" w:cs="Courier New"/>
          <w:color w:val="333333"/>
          <w:sz w:val="19"/>
          <w:szCs w:val="19"/>
          <w:lang w:eastAsia="en-GB" w:bidi="hi-IN"/>
        </w:rPr>
        <w:t>STOCK_ID</w:t>
      </w:r>
      <w:r>
        <w:rPr>
          <w:rFonts w:ascii="Courier New" w:eastAsia="Times New Roman" w:hAnsi="Courier New" w:cs="Courier New"/>
          <w:color w:val="66CC66"/>
          <w:sz w:val="19"/>
          <w:szCs w:val="19"/>
          <w:lang w:eastAsia="en-GB" w:bidi="hi-IN"/>
        </w:rPr>
        <w:t>,</w:t>
      </w:r>
      <w:r>
        <w:rPr>
          <w:rFonts w:ascii="Courier New" w:eastAsia="Times New Roman" w:hAnsi="Courier New" w:cs="Courier New"/>
          <w:color w:val="333333"/>
          <w:sz w:val="19"/>
          <w:szCs w:val="19"/>
          <w:lang w:eastAsia="en-GB" w:bidi="hi-IN"/>
        </w:rPr>
        <w:t xml:space="preserve"> PRICE_OPEN</w:t>
      </w:r>
      <w:r>
        <w:rPr>
          <w:rFonts w:ascii="Courier New" w:eastAsia="Times New Roman" w:hAnsi="Courier New" w:cs="Courier New"/>
          <w:color w:val="66CC66"/>
          <w:sz w:val="19"/>
          <w:szCs w:val="19"/>
          <w:lang w:eastAsia="en-GB" w:bidi="hi-IN"/>
        </w:rPr>
        <w:t>,</w:t>
      </w:r>
      <w:r>
        <w:rPr>
          <w:rFonts w:ascii="Courier New" w:eastAsia="Times New Roman" w:hAnsi="Courier New" w:cs="Courier New"/>
          <w:color w:val="333333"/>
          <w:sz w:val="19"/>
          <w:szCs w:val="19"/>
          <w:lang w:eastAsia="en-GB" w:bidi="hi-IN"/>
        </w:rPr>
        <w:t xml:space="preserve"> PRICE_CLOSE</w:t>
      </w:r>
      <w:r>
        <w:rPr>
          <w:rFonts w:ascii="Courier New" w:eastAsia="Times New Roman" w:hAnsi="Courier New" w:cs="Courier New"/>
          <w:color w:val="66CC66"/>
          <w:sz w:val="19"/>
          <w:szCs w:val="19"/>
          <w:lang w:eastAsia="en-GB" w:bidi="hi-IN"/>
        </w:rPr>
        <w:t>,</w:t>
      </w:r>
      <w:r>
        <w:rPr>
          <w:rFonts w:ascii="Courier New" w:eastAsia="Times New Roman" w:hAnsi="Courier New" w:cs="Courier New"/>
          <w:color w:val="333333"/>
          <w:sz w:val="19"/>
          <w:szCs w:val="19"/>
          <w:lang w:eastAsia="en-GB" w:bidi="hi-IN"/>
        </w:rPr>
        <w:t xml:space="preserve"> PRICE_CHANGE</w:t>
      </w:r>
      <w:r>
        <w:rPr>
          <w:rFonts w:ascii="Courier New" w:eastAsia="Times New Roman" w:hAnsi="Courier New" w:cs="Courier New"/>
          <w:color w:val="66CC66"/>
          <w:sz w:val="19"/>
          <w:szCs w:val="19"/>
          <w:lang w:eastAsia="en-GB" w:bidi="hi-IN"/>
        </w:rPr>
        <w:t>,</w:t>
      </w:r>
      <w:r>
        <w:rPr>
          <w:rFonts w:ascii="Courier New" w:eastAsia="Times New Roman" w:hAnsi="Courier New" w:cs="Courier New"/>
          <w:color w:val="333333"/>
          <w:sz w:val="19"/>
          <w:szCs w:val="19"/>
          <w:lang w:eastAsia="en-GB" w:bidi="hi-IN"/>
        </w:rPr>
        <w:t xml:space="preserve"> VOLUME</w:t>
      </w:r>
      <w:r>
        <w:rPr>
          <w:rFonts w:ascii="Courier New" w:eastAsia="Times New Roman" w:hAnsi="Courier New" w:cs="Courier New"/>
          <w:color w:val="66CC66"/>
          <w:sz w:val="19"/>
          <w:szCs w:val="19"/>
          <w:lang w:eastAsia="en-GB" w:bidi="hi-IN"/>
        </w:rPr>
        <w:t>,</w:t>
      </w:r>
      <w:r>
        <w:rPr>
          <w:rFonts w:ascii="Courier New" w:eastAsia="Times New Roman" w:hAnsi="Courier New" w:cs="Courier New"/>
          <w:b/>
          <w:bCs/>
          <w:color w:val="993333"/>
          <w:sz w:val="19"/>
          <w:szCs w:val="19"/>
          <w:lang w:eastAsia="en-GB" w:bidi="hi-IN"/>
        </w:rPr>
        <w:t>DATE</w:t>
      </w:r>
      <w:r>
        <w:rPr>
          <w:rFonts w:ascii="Courier New" w:eastAsia="Times New Roman" w:hAnsi="Courier New" w:cs="Courier New"/>
          <w:color w:val="66CC66"/>
          <w:sz w:val="19"/>
          <w:szCs w:val="19"/>
          <w:lang w:eastAsia="en-GB" w:bidi="hi-IN"/>
        </w:rPr>
        <w: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b/>
          <w:bCs/>
          <w:color w:val="993333"/>
          <w:sz w:val="19"/>
          <w:szCs w:val="19"/>
          <w:lang w:eastAsia="en-GB" w:bidi="hi-IN"/>
        </w:rPr>
        <w:t>VALUES</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66CC66"/>
          <w:sz w:val="19"/>
          <w:szCs w:val="19"/>
          <w:lang w:eastAsia="en-GB" w:bidi="hi-IN"/>
        </w:rPr>
        <w:t>(</w:t>
      </w:r>
      <w:r>
        <w:rPr>
          <w:rFonts w:ascii="Courier New" w:eastAsia="Times New Roman" w:hAnsi="Courier New" w:cs="Courier New"/>
          <w:color w:val="333333"/>
          <w:sz w:val="19"/>
          <w:szCs w:val="19"/>
          <w:lang w:eastAsia="en-GB" w:bidi="hi-IN"/>
        </w:rPr>
        <w:t>?</w:t>
      </w:r>
      <w:r>
        <w:rPr>
          <w:rFonts w:ascii="Courier New" w:eastAsia="Times New Roman" w:hAnsi="Courier New" w:cs="Courier New"/>
          <w:color w:val="66CC66"/>
          <w:sz w:val="19"/>
          <w:szCs w:val="19"/>
          <w:lang w:eastAsia="en-GB" w:bidi="hi-IN"/>
        </w:rPr>
        <w:t>,</w:t>
      </w:r>
      <w:r>
        <w:rPr>
          <w:rFonts w:ascii="Courier New" w:eastAsia="Times New Roman" w:hAnsi="Courier New" w:cs="Courier New"/>
          <w:color w:val="333333"/>
          <w:sz w:val="19"/>
          <w:szCs w:val="19"/>
          <w:lang w:eastAsia="en-GB" w:bidi="hi-IN"/>
        </w:rPr>
        <w:t xml:space="preserve"> ?</w:t>
      </w:r>
      <w:r>
        <w:rPr>
          <w:rFonts w:ascii="Courier New" w:eastAsia="Times New Roman" w:hAnsi="Courier New" w:cs="Courier New"/>
          <w:color w:val="66CC66"/>
          <w:sz w:val="19"/>
          <w:szCs w:val="19"/>
          <w:lang w:eastAsia="en-GB" w:bidi="hi-IN"/>
        </w:rPr>
        <w:t>,</w:t>
      </w:r>
      <w:r>
        <w:rPr>
          <w:rFonts w:ascii="Courier New" w:eastAsia="Times New Roman" w:hAnsi="Courier New" w:cs="Courier New"/>
          <w:color w:val="333333"/>
          <w:sz w:val="19"/>
          <w:szCs w:val="19"/>
          <w:lang w:eastAsia="en-GB" w:bidi="hi-IN"/>
        </w:rPr>
        <w:t xml:space="preserve"> ?</w:t>
      </w:r>
      <w:r>
        <w:rPr>
          <w:rFonts w:ascii="Courier New" w:eastAsia="Times New Roman" w:hAnsi="Courier New" w:cs="Courier New"/>
          <w:color w:val="66CC66"/>
          <w:sz w:val="19"/>
          <w:szCs w:val="19"/>
          <w:lang w:eastAsia="en-GB" w:bidi="hi-IN"/>
        </w:rPr>
        <w:t>,</w:t>
      </w:r>
      <w:r>
        <w:rPr>
          <w:rFonts w:ascii="Courier New" w:eastAsia="Times New Roman" w:hAnsi="Courier New" w:cs="Courier New"/>
          <w:color w:val="333333"/>
          <w:sz w:val="19"/>
          <w:szCs w:val="19"/>
          <w:lang w:eastAsia="en-GB" w:bidi="hi-IN"/>
        </w:rPr>
        <w:t xml:space="preserve"> ?</w:t>
      </w:r>
      <w:r>
        <w:rPr>
          <w:rFonts w:ascii="Courier New" w:eastAsia="Times New Roman" w:hAnsi="Courier New" w:cs="Courier New"/>
          <w:color w:val="66CC66"/>
          <w:sz w:val="19"/>
          <w:szCs w:val="19"/>
          <w:lang w:eastAsia="en-GB" w:bidi="hi-IN"/>
        </w:rPr>
        <w:t>,</w:t>
      </w:r>
      <w:r>
        <w:rPr>
          <w:rFonts w:ascii="Courier New" w:eastAsia="Times New Roman" w:hAnsi="Courier New" w:cs="Courier New"/>
          <w:color w:val="333333"/>
          <w:sz w:val="19"/>
          <w:szCs w:val="19"/>
          <w:lang w:eastAsia="en-GB" w:bidi="hi-IN"/>
        </w:rPr>
        <w:t xml:space="preserve"> ?</w:t>
      </w:r>
      <w:r>
        <w:rPr>
          <w:rFonts w:ascii="Courier New" w:eastAsia="Times New Roman" w:hAnsi="Courier New" w:cs="Courier New"/>
          <w:color w:val="66CC66"/>
          <w:sz w:val="19"/>
          <w:szCs w:val="19"/>
          <w:lang w:eastAsia="en-GB" w:bidi="hi-IN"/>
        </w:rPr>
        <w:t>,</w:t>
      </w:r>
      <w:r>
        <w:rPr>
          <w:rFonts w:ascii="Courier New" w:eastAsia="Times New Roman" w:hAnsi="Courier New" w:cs="Courier New"/>
          <w:color w:val="333333"/>
          <w:sz w:val="19"/>
          <w:szCs w:val="19"/>
          <w:lang w:eastAsia="en-GB" w:bidi="hi-IN"/>
        </w:rPr>
        <w:t xml:space="preserve"> ?</w:t>
      </w:r>
      <w:r>
        <w:rPr>
          <w:rFonts w:ascii="Courier New" w:eastAsia="Times New Roman" w:hAnsi="Courier New" w:cs="Courier New"/>
          <w:color w:val="66CC66"/>
          <w:sz w:val="19"/>
          <w:szCs w:val="19"/>
          <w:lang w:eastAsia="en-GB" w:bidi="hi-IN"/>
        </w:rPr>
        <w:t>)</w:t>
      </w:r>
    </w:p>
    <w:p w:rsidR="004F5092" w:rsidRDefault="004F5092" w:rsidP="004F5092">
      <w:pPr>
        <w:shd w:val="clear" w:color="auto" w:fill="E6E6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eastAsia="Times New Roman" w:hAnsi="Helvetica" w:cs="Helvetica"/>
          <w:color w:val="3C3C3C"/>
          <w:sz w:val="21"/>
          <w:szCs w:val="21"/>
          <w:lang w:eastAsia="en-GB" w:bidi="hi-IN"/>
        </w:rPr>
      </w:pPr>
      <w:r>
        <w:rPr>
          <w:rFonts w:ascii="Helvetica" w:eastAsia="Times New Roman" w:hAnsi="Helvetica" w:cs="Helvetica"/>
          <w:b/>
          <w:bCs/>
          <w:color w:val="3C3C3C"/>
          <w:sz w:val="21"/>
          <w:szCs w:val="21"/>
          <w:lang w:eastAsia="en-GB" w:bidi="hi-IN"/>
        </w:rPr>
        <w:t>inversevs cascade</w:t>
      </w:r>
      <w:r>
        <w:rPr>
          <w:rFonts w:ascii="Helvetica" w:eastAsia="Times New Roman" w:hAnsi="Helvetica" w:cs="Helvetica"/>
          <w:color w:val="3C3C3C"/>
          <w:sz w:val="21"/>
          <w:szCs w:val="21"/>
          <w:lang w:eastAsia="en-GB" w:bidi="hi-IN"/>
        </w:rPr>
        <w:br/>
        <w:t xml:space="preserve">Many people like to compare between inverse and cascade, but both are totally different notions, see the </w:t>
      </w:r>
      <w:hyperlink r:id="rId29" w:tgtFrame="_blank" w:history="1">
        <w:r>
          <w:rPr>
            <w:rStyle w:val="Hyperlink"/>
            <w:rFonts w:ascii="Helvetica" w:hAnsi="Helvetica" w:cs="Helvetica"/>
            <w:color w:val="0F3B68"/>
            <w:sz w:val="21"/>
            <w:szCs w:val="21"/>
            <w:lang w:eastAsia="en-GB" w:bidi="hi-IN"/>
          </w:rPr>
          <w:t>differential here</w:t>
        </w:r>
      </w:hyperlink>
      <w:r>
        <w:rPr>
          <w:rFonts w:ascii="Helvetica" w:eastAsia="Times New Roman" w:hAnsi="Helvetica" w:cs="Helvetica"/>
          <w:color w:val="3C3C3C"/>
          <w:sz w:val="21"/>
          <w:szCs w:val="21"/>
          <w:lang w:eastAsia="en-GB" w:bidi="hi-IN"/>
        </w:rPr>
        <w:t xml:space="preserve">. </w:t>
      </w:r>
    </w:p>
    <w:p w:rsidR="004F5092" w:rsidRDefault="004F5092" w:rsidP="004F5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150" w:line="288" w:lineRule="atLeast"/>
        <w:outlineLvl w:val="4"/>
        <w:rPr>
          <w:rFonts w:ascii="inherit" w:eastAsia="Times New Roman" w:hAnsi="inherit" w:cs="Times New Roman"/>
          <w:color w:val="252525"/>
          <w:sz w:val="32"/>
          <w:szCs w:val="32"/>
          <w:lang w:eastAsia="en-GB" w:bidi="hi-IN"/>
        </w:rPr>
      </w:pPr>
      <w:r>
        <w:rPr>
          <w:rFonts w:ascii="inherit" w:eastAsia="Times New Roman" w:hAnsi="inherit"/>
          <w:color w:val="252525"/>
          <w:sz w:val="32"/>
          <w:szCs w:val="32"/>
          <w:lang w:eastAsia="en-GB" w:bidi="hi-IN"/>
        </w:rPr>
        <w:t>Conclusion</w:t>
      </w:r>
    </w:p>
    <w:p w:rsidR="004F5092" w:rsidRDefault="004F5092" w:rsidP="004F5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ins w:id="9" w:author="Unknown"/>
          <w:rFonts w:ascii="Helvetica" w:eastAsia="Times New Roman" w:hAnsi="Helvetica" w:cs="Helvetica"/>
          <w:color w:val="3C3C3C"/>
          <w:sz w:val="21"/>
          <w:szCs w:val="21"/>
          <w:lang w:eastAsia="en-GB" w:bidi="hi-IN"/>
        </w:rPr>
      </w:pPr>
      <w:r>
        <w:rPr>
          <w:rFonts w:ascii="Helvetica" w:eastAsia="Times New Roman" w:hAnsi="Helvetica" w:cs="Helvetica"/>
          <w:color w:val="3C3C3C"/>
          <w:sz w:val="21"/>
          <w:szCs w:val="21"/>
          <w:lang w:eastAsia="en-GB" w:bidi="hi-IN"/>
        </w:rPr>
        <w:lastRenderedPageBreak/>
        <w:t>Understanding the “inverse” is essential to optimize your Hibernate code, it helps to avoid many unnecessary update statements, like “insert and update example for inverse=false” above. At last, try to remember the inverse=”true” mean this is the relationship owner to handle the relationship.</w:t>
      </w:r>
    </w:p>
    <w:p w:rsidR="004F5092" w:rsidRDefault="004F5092" w:rsidP="004F5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76" w:lineRule="atLeast"/>
        <w:outlineLvl w:val="1"/>
        <w:rPr>
          <w:ins w:id="10" w:author="Unknown"/>
          <w:rFonts w:ascii="inherit" w:eastAsia="Times New Roman" w:hAnsi="inherit" w:cs="Times New Roman"/>
          <w:b/>
          <w:bCs/>
          <w:color w:val="252525"/>
          <w:spacing w:val="-15"/>
          <w:kern w:val="36"/>
          <w:sz w:val="42"/>
          <w:szCs w:val="42"/>
          <w:lang w:eastAsia="en-GB" w:bidi="hi-IN"/>
        </w:rPr>
      </w:pPr>
      <w:r>
        <w:rPr>
          <w:rFonts w:ascii="inherit" w:eastAsia="Times New Roman" w:hAnsi="inherit"/>
          <w:b/>
          <w:bCs/>
          <w:color w:val="252525"/>
          <w:spacing w:val="-15"/>
          <w:kern w:val="36"/>
          <w:sz w:val="42"/>
          <w:szCs w:val="42"/>
          <w:lang w:eastAsia="en-GB" w:bidi="hi-IN"/>
        </w:rPr>
        <w:t xml:space="preserve">Different between cascade and inverse </w:t>
      </w:r>
    </w:p>
    <w:p w:rsidR="004F5092" w:rsidRDefault="004F5092" w:rsidP="004F5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Helvetica" w:eastAsia="Times New Roman" w:hAnsi="Helvetica" w:cs="Helvetica"/>
          <w:color w:val="3C3C3C"/>
          <w:sz w:val="21"/>
          <w:szCs w:val="21"/>
          <w:lang w:eastAsia="en-GB" w:bidi="hi-IN"/>
        </w:rPr>
      </w:pPr>
      <w:r>
        <w:rPr>
          <w:rFonts w:ascii="Helvetica" w:eastAsia="Times New Roman" w:hAnsi="Helvetica" w:cs="Helvetica"/>
          <w:color w:val="3C3C3C"/>
          <w:sz w:val="21"/>
          <w:szCs w:val="21"/>
          <w:lang w:eastAsia="en-GB" w:bidi="hi-IN"/>
        </w:rPr>
        <w:t>Many Hibernate developers are confuse about the cascade option and inverse keyword. In some ways..they really look quite similar at the beginning, both are related with relationship.</w:t>
      </w:r>
    </w:p>
    <w:p w:rsidR="004F5092" w:rsidRDefault="004F5092" w:rsidP="004F5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150" w:line="288" w:lineRule="atLeast"/>
        <w:outlineLvl w:val="3"/>
        <w:rPr>
          <w:rFonts w:ascii="inherit" w:eastAsia="Times New Roman" w:hAnsi="inherit" w:cs="Times New Roman"/>
          <w:color w:val="252525"/>
          <w:sz w:val="32"/>
          <w:szCs w:val="32"/>
          <w:lang w:eastAsia="en-GB" w:bidi="hi-IN"/>
        </w:rPr>
      </w:pPr>
      <w:r>
        <w:rPr>
          <w:rFonts w:ascii="inherit" w:eastAsia="Times New Roman" w:hAnsi="inherit"/>
          <w:color w:val="252525"/>
          <w:sz w:val="32"/>
          <w:szCs w:val="32"/>
          <w:lang w:eastAsia="en-GB" w:bidi="hi-IN"/>
        </w:rPr>
        <w:t>Cascade vs inverse</w:t>
      </w:r>
    </w:p>
    <w:p w:rsidR="004F5092" w:rsidRDefault="004F5092" w:rsidP="004F5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Helvetica" w:eastAsia="Times New Roman" w:hAnsi="Helvetica" w:cs="Helvetica"/>
          <w:color w:val="3C3C3C"/>
          <w:sz w:val="21"/>
          <w:szCs w:val="21"/>
          <w:lang w:eastAsia="en-GB" w:bidi="hi-IN"/>
        </w:rPr>
      </w:pPr>
      <w:r>
        <w:rPr>
          <w:rFonts w:ascii="Helvetica" w:eastAsia="Times New Roman" w:hAnsi="Helvetica" w:cs="Helvetica"/>
          <w:color w:val="3C3C3C"/>
          <w:sz w:val="21"/>
          <w:szCs w:val="21"/>
          <w:lang w:eastAsia="en-GB" w:bidi="hi-IN"/>
        </w:rPr>
        <w:t>However, there is no relationship between cascade and inverse, both are totally different notions.</w:t>
      </w:r>
    </w:p>
    <w:p w:rsidR="004F5092" w:rsidRDefault="004F5092" w:rsidP="004F5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150" w:line="288" w:lineRule="atLeast"/>
        <w:outlineLvl w:val="4"/>
        <w:rPr>
          <w:rFonts w:ascii="inherit" w:eastAsia="Times New Roman" w:hAnsi="inherit" w:cs="Times New Roman"/>
          <w:color w:val="252525"/>
          <w:sz w:val="32"/>
          <w:szCs w:val="32"/>
          <w:lang w:eastAsia="en-GB" w:bidi="hi-IN"/>
        </w:rPr>
      </w:pPr>
      <w:r>
        <w:rPr>
          <w:rFonts w:ascii="inherit" w:eastAsia="Times New Roman" w:hAnsi="inherit"/>
          <w:color w:val="252525"/>
          <w:sz w:val="32"/>
          <w:szCs w:val="32"/>
          <w:lang w:eastAsia="en-GB" w:bidi="hi-IN"/>
        </w:rPr>
        <w:t>1. inverse</w:t>
      </w:r>
    </w:p>
    <w:p w:rsidR="004F5092" w:rsidRDefault="004F5092" w:rsidP="004F5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Helvetica" w:eastAsia="Times New Roman" w:hAnsi="Helvetica" w:cs="Helvetica"/>
          <w:color w:val="3C3C3C"/>
          <w:sz w:val="21"/>
          <w:szCs w:val="21"/>
          <w:lang w:eastAsia="en-GB" w:bidi="hi-IN"/>
        </w:rPr>
      </w:pPr>
      <w:r>
        <w:rPr>
          <w:rFonts w:ascii="Helvetica" w:eastAsia="Times New Roman" w:hAnsi="Helvetica" w:cs="Helvetica"/>
          <w:color w:val="3C3C3C"/>
          <w:sz w:val="21"/>
          <w:szCs w:val="21"/>
          <w:lang w:eastAsia="en-GB" w:bidi="hi-IN"/>
        </w:rPr>
        <w:t>This is used to decide which side is the relationship owner to manage the relationship (insert or update of the foreign key column).</w:t>
      </w:r>
    </w:p>
    <w:p w:rsidR="004F5092" w:rsidRDefault="004F5092" w:rsidP="004F5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utlineLvl w:val="4"/>
        <w:rPr>
          <w:rFonts w:ascii="inherit" w:eastAsia="Times New Roman" w:hAnsi="inherit" w:cs="Times New Roman"/>
          <w:b/>
          <w:bCs/>
          <w:color w:val="3C3C3C"/>
          <w:sz w:val="18"/>
          <w:szCs w:val="18"/>
          <w:lang w:eastAsia="en-GB" w:bidi="hi-IN"/>
        </w:rPr>
      </w:pPr>
      <w:r>
        <w:rPr>
          <w:rFonts w:ascii="inherit" w:eastAsia="Times New Roman" w:hAnsi="inherit"/>
          <w:b/>
          <w:bCs/>
          <w:color w:val="3C3C3C"/>
          <w:sz w:val="18"/>
          <w:szCs w:val="18"/>
          <w:lang w:eastAsia="en-GB" w:bidi="hi-IN"/>
        </w:rPr>
        <w:t>Example</w:t>
      </w:r>
    </w:p>
    <w:p w:rsidR="004F5092" w:rsidRDefault="004F5092" w:rsidP="004F5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Helvetica" w:eastAsia="Times New Roman" w:hAnsi="Helvetica" w:cs="Helvetica"/>
          <w:color w:val="3C3C3C"/>
          <w:sz w:val="21"/>
          <w:szCs w:val="21"/>
          <w:lang w:eastAsia="en-GB" w:bidi="hi-IN"/>
        </w:rPr>
      </w:pPr>
      <w:r>
        <w:rPr>
          <w:rFonts w:ascii="Helvetica" w:eastAsia="Times New Roman" w:hAnsi="Helvetica" w:cs="Helvetica"/>
          <w:color w:val="3C3C3C"/>
          <w:sz w:val="21"/>
          <w:szCs w:val="21"/>
          <w:lang w:eastAsia="en-GB" w:bidi="hi-IN"/>
        </w:rPr>
        <w:t>In this example, the relationship owner is belong to stockDailyRecords (inverse=true).</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i/>
          <w:iCs/>
          <w:color w:val="808080"/>
          <w:sz w:val="19"/>
          <w:szCs w:val="19"/>
          <w:lang w:eastAsia="en-GB" w:bidi="hi-IN"/>
        </w:rPr>
        <w:t>&lt;!-- Stock.hbm.xml --&gt;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b/>
          <w:bCs/>
          <w:color w:val="000000"/>
          <w:sz w:val="19"/>
          <w:szCs w:val="19"/>
          <w:lang w:eastAsia="en-GB" w:bidi="hi-IN"/>
        </w:rPr>
        <w:t>&lt;hibernate-mapping&gt;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b/>
          <w:bCs/>
          <w:color w:val="000000"/>
          <w:sz w:val="19"/>
          <w:szCs w:val="19"/>
          <w:lang w:eastAsia="en-GB" w:bidi="hi-IN"/>
        </w:rPr>
        <w:t>&lt;class</w:t>
      </w:r>
      <w:r>
        <w:rPr>
          <w:rFonts w:ascii="Courier New" w:eastAsia="Times New Roman" w:hAnsi="Courier New" w:cs="Courier New"/>
          <w:color w:val="000066"/>
          <w:sz w:val="19"/>
          <w:szCs w:val="19"/>
          <w:lang w:eastAsia="en-GB" w:bidi="hi-IN"/>
        </w:rPr>
        <w:t>name</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FF0000"/>
          <w:sz w:val="19"/>
          <w:szCs w:val="19"/>
          <w:lang w:eastAsia="en-GB" w:bidi="hi-IN"/>
        </w:rPr>
        <w:t>"com.mkyong.common.Stock"</w:t>
      </w:r>
      <w:r>
        <w:rPr>
          <w:rFonts w:ascii="Courier New" w:eastAsia="Times New Roman" w:hAnsi="Courier New" w:cs="Courier New"/>
          <w:color w:val="000066"/>
          <w:sz w:val="19"/>
          <w:szCs w:val="19"/>
          <w:lang w:eastAsia="en-GB" w:bidi="hi-IN"/>
        </w:rPr>
        <w:t>table</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FF0000"/>
          <w:sz w:val="19"/>
          <w:szCs w:val="19"/>
          <w:lang w:eastAsia="en-GB" w:bidi="hi-IN"/>
        </w:rPr>
        <w:t>"stock"</w:t>
      </w:r>
      <w:r>
        <w:rPr>
          <w:rFonts w:ascii="Courier New" w:eastAsia="Times New Roman" w:hAnsi="Courier New" w:cs="Courier New"/>
          <w:color w:val="009900"/>
          <w:sz w:val="19"/>
          <w:szCs w:val="19"/>
          <w:lang w:eastAsia="en-GB" w:bidi="hi-IN"/>
        </w:rPr>
        <w:t xml:space="preserve"> ...</w:t>
      </w:r>
      <w:r>
        <w:rPr>
          <w:rFonts w:ascii="Courier New" w:eastAsia="Times New Roman" w:hAnsi="Courier New" w:cs="Courier New"/>
          <w:b/>
          <w:bCs/>
          <w:color w:val="000000"/>
          <w:sz w:val="19"/>
          <w:szCs w:val="19"/>
          <w:lang w:eastAsia="en-GB" w:bidi="hi-IN"/>
        </w:rPr>
        <w:t>&gt;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 xml:space="preserve">    ...</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b/>
          <w:bCs/>
          <w:color w:val="000000"/>
          <w:sz w:val="19"/>
          <w:szCs w:val="19"/>
          <w:lang w:eastAsia="en-GB" w:bidi="hi-IN"/>
        </w:rPr>
        <w:t>&lt;set</w:t>
      </w:r>
      <w:r>
        <w:rPr>
          <w:rFonts w:ascii="Courier New" w:eastAsia="Times New Roman" w:hAnsi="Courier New" w:cs="Courier New"/>
          <w:color w:val="000066"/>
          <w:sz w:val="19"/>
          <w:szCs w:val="19"/>
          <w:lang w:eastAsia="en-GB" w:bidi="hi-IN"/>
        </w:rPr>
        <w:t>name</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FF0000"/>
          <w:sz w:val="19"/>
          <w:szCs w:val="19"/>
          <w:lang w:eastAsia="en-GB" w:bidi="hi-IN"/>
        </w:rPr>
        <w:t>"stockDailyRecords"</w:t>
      </w:r>
      <w:r>
        <w:rPr>
          <w:rFonts w:ascii="Courier New" w:eastAsia="Times New Roman" w:hAnsi="Courier New" w:cs="Courier New"/>
          <w:color w:val="000066"/>
          <w:sz w:val="19"/>
          <w:szCs w:val="19"/>
          <w:lang w:eastAsia="en-GB" w:bidi="hi-IN"/>
        </w:rPr>
        <w:t>table</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FF0000"/>
          <w:sz w:val="19"/>
          <w:szCs w:val="19"/>
          <w:lang w:eastAsia="en-GB" w:bidi="hi-IN"/>
        </w:rPr>
        <w:t>"stock_daily_record"</w:t>
      </w:r>
      <w:r>
        <w:rPr>
          <w:rFonts w:ascii="Courier New" w:eastAsia="Times New Roman" w:hAnsi="Courier New" w:cs="Courier New"/>
          <w:color w:val="000066"/>
          <w:sz w:val="19"/>
          <w:szCs w:val="19"/>
          <w:lang w:eastAsia="en-GB" w:bidi="hi-IN"/>
        </w:rPr>
        <w:t>inverse</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FF0000"/>
          <w:sz w:val="19"/>
          <w:szCs w:val="19"/>
          <w:lang w:eastAsia="en-GB" w:bidi="hi-IN"/>
        </w:rPr>
        <w:t>"true"</w:t>
      </w:r>
      <w:r>
        <w:rPr>
          <w:rFonts w:ascii="Courier New" w:eastAsia="Times New Roman" w:hAnsi="Courier New" w:cs="Courier New"/>
          <w:b/>
          <w:bCs/>
          <w:color w:val="000000"/>
          <w:sz w:val="19"/>
          <w:szCs w:val="19"/>
          <w:lang w:eastAsia="en-GB" w:bidi="hi-IN"/>
        </w:rPr>
        <w:t>&gt;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b/>
          <w:bCs/>
          <w:color w:val="000000"/>
          <w:sz w:val="19"/>
          <w:szCs w:val="19"/>
          <w:lang w:eastAsia="en-GB" w:bidi="hi-IN"/>
        </w:rPr>
        <w:t>&lt;key&gt;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b/>
          <w:bCs/>
          <w:color w:val="000000"/>
          <w:sz w:val="19"/>
          <w:szCs w:val="19"/>
          <w:lang w:eastAsia="en-GB" w:bidi="hi-IN"/>
        </w:rPr>
        <w:t>&lt;column</w:t>
      </w:r>
      <w:r>
        <w:rPr>
          <w:rFonts w:ascii="Courier New" w:eastAsia="Times New Roman" w:hAnsi="Courier New" w:cs="Courier New"/>
          <w:color w:val="000066"/>
          <w:sz w:val="19"/>
          <w:szCs w:val="19"/>
          <w:lang w:eastAsia="en-GB" w:bidi="hi-IN"/>
        </w:rPr>
        <w:t>name</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FF0000"/>
          <w:sz w:val="19"/>
          <w:szCs w:val="19"/>
          <w:lang w:eastAsia="en-GB" w:bidi="hi-IN"/>
        </w:rPr>
        <w:t>"STOCK_ID"</w:t>
      </w:r>
      <w:r>
        <w:rPr>
          <w:rFonts w:ascii="Courier New" w:eastAsia="Times New Roman" w:hAnsi="Courier New" w:cs="Courier New"/>
          <w:color w:val="000066"/>
          <w:sz w:val="19"/>
          <w:szCs w:val="19"/>
          <w:lang w:eastAsia="en-GB" w:bidi="hi-IN"/>
        </w:rPr>
        <w:t>not-null</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FF0000"/>
          <w:sz w:val="19"/>
          <w:szCs w:val="19"/>
          <w:lang w:eastAsia="en-GB" w:bidi="hi-IN"/>
        </w:rPr>
        <w:t>"true"</w:t>
      </w:r>
      <w:r>
        <w:rPr>
          <w:rFonts w:ascii="Courier New" w:eastAsia="Times New Roman" w:hAnsi="Courier New" w:cs="Courier New"/>
          <w:b/>
          <w:bCs/>
          <w:color w:val="000000"/>
          <w:sz w:val="19"/>
          <w:szCs w:val="19"/>
          <w:lang w:eastAsia="en-GB" w:bidi="hi-IN"/>
        </w:rPr>
        <w:t>/&gt;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b/>
          <w:bCs/>
          <w:color w:val="000000"/>
          <w:sz w:val="19"/>
          <w:szCs w:val="19"/>
          <w:lang w:eastAsia="en-GB" w:bidi="hi-IN"/>
        </w:rPr>
        <w:t>&lt;/key&gt;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b/>
          <w:bCs/>
          <w:color w:val="000000"/>
          <w:sz w:val="19"/>
          <w:szCs w:val="19"/>
          <w:lang w:eastAsia="en-GB" w:bidi="hi-IN"/>
        </w:rPr>
        <w:t>&lt;one-to-many</w:t>
      </w:r>
      <w:r>
        <w:rPr>
          <w:rFonts w:ascii="Courier New" w:eastAsia="Times New Roman" w:hAnsi="Courier New" w:cs="Courier New"/>
          <w:color w:val="000066"/>
          <w:sz w:val="19"/>
          <w:szCs w:val="19"/>
          <w:lang w:eastAsia="en-GB" w:bidi="hi-IN"/>
        </w:rPr>
        <w:t>class</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FF0000"/>
          <w:sz w:val="19"/>
          <w:szCs w:val="19"/>
          <w:lang w:eastAsia="en-GB" w:bidi="hi-IN"/>
        </w:rPr>
        <w:t>"com.mkyong.common.StockDailyRecord"</w:t>
      </w:r>
      <w:r>
        <w:rPr>
          <w:rFonts w:ascii="Courier New" w:eastAsia="Times New Roman" w:hAnsi="Courier New" w:cs="Courier New"/>
          <w:b/>
          <w:bCs/>
          <w:color w:val="000000"/>
          <w:sz w:val="19"/>
          <w:szCs w:val="19"/>
          <w:lang w:eastAsia="en-GB" w:bidi="hi-IN"/>
        </w:rPr>
        <w:t>/&gt;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b/>
          <w:bCs/>
          <w:color w:val="000000"/>
          <w:sz w:val="19"/>
          <w:szCs w:val="19"/>
          <w:lang w:eastAsia="en-GB" w:bidi="hi-IN"/>
        </w:rPr>
        <w:t>&lt;/set&gt;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 xml:space="preserve">    ...</w:t>
      </w:r>
    </w:p>
    <w:p w:rsidR="004F5092" w:rsidRDefault="004F5092" w:rsidP="004F5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Helvetica" w:eastAsia="Times New Roman" w:hAnsi="Helvetica" w:cs="Helvetica"/>
          <w:color w:val="3C3C3C"/>
          <w:sz w:val="21"/>
          <w:szCs w:val="21"/>
          <w:lang w:eastAsia="en-GB" w:bidi="hi-IN"/>
        </w:rPr>
      </w:pPr>
      <w:r>
        <w:rPr>
          <w:rFonts w:ascii="Helvetica" w:eastAsia="Times New Roman" w:hAnsi="Helvetica" w:cs="Helvetica"/>
          <w:color w:val="3C3C3C"/>
          <w:sz w:val="21"/>
          <w:szCs w:val="21"/>
          <w:lang w:eastAsia="en-GB" w:bidi="hi-IN"/>
        </w:rPr>
        <w:t>When you save or update the stock object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session.</w:t>
      </w:r>
      <w:r>
        <w:rPr>
          <w:rFonts w:ascii="Courier New" w:eastAsia="Times New Roman" w:hAnsi="Courier New" w:cs="Courier New"/>
          <w:color w:val="006633"/>
          <w:sz w:val="19"/>
          <w:szCs w:val="19"/>
          <w:lang w:eastAsia="en-GB" w:bidi="hi-IN"/>
        </w:rPr>
        <w:t>save</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3333"/>
          <w:sz w:val="19"/>
          <w:szCs w:val="19"/>
          <w:lang w:eastAsia="en-GB" w:bidi="hi-IN"/>
        </w:rPr>
        <w:t>stock</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9933"/>
          <w:sz w:val="19"/>
          <w:szCs w:val="19"/>
          <w:lang w:eastAsia="en-GB" w:bidi="hi-IN"/>
        </w:rPr>
        <w: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session.</w:t>
      </w:r>
      <w:r>
        <w:rPr>
          <w:rFonts w:ascii="Courier New" w:eastAsia="Times New Roman" w:hAnsi="Courier New" w:cs="Courier New"/>
          <w:color w:val="006633"/>
          <w:sz w:val="19"/>
          <w:szCs w:val="19"/>
          <w:lang w:eastAsia="en-GB" w:bidi="hi-IN"/>
        </w:rPr>
        <w:t>update</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3333"/>
          <w:sz w:val="19"/>
          <w:szCs w:val="19"/>
          <w:lang w:eastAsia="en-GB" w:bidi="hi-IN"/>
        </w:rPr>
        <w:t>stock</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9933"/>
          <w:sz w:val="19"/>
          <w:szCs w:val="19"/>
          <w:lang w:eastAsia="en-GB" w:bidi="hi-IN"/>
        </w:rPr>
        <w:t>;</w:t>
      </w:r>
    </w:p>
    <w:p w:rsidR="004F5092" w:rsidRDefault="004F5092" w:rsidP="004F5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Helvetica" w:eastAsia="Times New Roman" w:hAnsi="Helvetica" w:cs="Helvetica"/>
          <w:color w:val="3C3C3C"/>
          <w:sz w:val="21"/>
          <w:szCs w:val="21"/>
          <w:lang w:eastAsia="en-GB" w:bidi="hi-IN"/>
        </w:rPr>
      </w:pPr>
      <w:r>
        <w:rPr>
          <w:rFonts w:ascii="Helvetica" w:eastAsia="Times New Roman" w:hAnsi="Helvetica" w:cs="Helvetica"/>
          <w:color w:val="3C3C3C"/>
          <w:sz w:val="21"/>
          <w:szCs w:val="21"/>
          <w:lang w:eastAsia="en-GB" w:bidi="hi-IN"/>
        </w:rPr>
        <w:t xml:space="preserve">Hibernate will only insert or update the STOCK table, no update on the foreign key column. </w:t>
      </w:r>
      <w:hyperlink r:id="rId30" w:tgtFrame="_blank" w:history="1">
        <w:r>
          <w:rPr>
            <w:rStyle w:val="Hyperlink"/>
            <w:rFonts w:ascii="Helvetica" w:hAnsi="Helvetica" w:cs="Helvetica"/>
            <w:color w:val="0F3B68"/>
            <w:sz w:val="21"/>
            <w:szCs w:val="21"/>
            <w:lang w:eastAsia="en-GB" w:bidi="hi-IN"/>
          </w:rPr>
          <w:t>More detail example here…</w:t>
        </w:r>
      </w:hyperlink>
    </w:p>
    <w:p w:rsidR="004F5092" w:rsidRDefault="004F5092" w:rsidP="004F5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150" w:line="288" w:lineRule="atLeast"/>
        <w:outlineLvl w:val="4"/>
        <w:rPr>
          <w:rFonts w:ascii="inherit" w:eastAsia="Times New Roman" w:hAnsi="inherit" w:cs="Times New Roman"/>
          <w:color w:val="252525"/>
          <w:sz w:val="32"/>
          <w:szCs w:val="32"/>
          <w:lang w:eastAsia="en-GB" w:bidi="hi-IN"/>
        </w:rPr>
      </w:pPr>
      <w:r>
        <w:rPr>
          <w:rFonts w:ascii="inherit" w:eastAsia="Times New Roman" w:hAnsi="inherit"/>
          <w:color w:val="252525"/>
          <w:sz w:val="32"/>
          <w:szCs w:val="32"/>
          <w:lang w:eastAsia="en-GB" w:bidi="hi-IN"/>
        </w:rPr>
        <w:t>2. cascade</w:t>
      </w:r>
    </w:p>
    <w:p w:rsidR="004F5092" w:rsidRDefault="004F5092" w:rsidP="004F5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Helvetica" w:eastAsia="Times New Roman" w:hAnsi="Helvetica" w:cs="Helvetica"/>
          <w:color w:val="3C3C3C"/>
          <w:sz w:val="21"/>
          <w:szCs w:val="21"/>
          <w:lang w:eastAsia="en-GB" w:bidi="hi-IN"/>
        </w:rPr>
      </w:pPr>
      <w:r>
        <w:rPr>
          <w:rFonts w:ascii="Helvetica" w:eastAsia="Times New Roman" w:hAnsi="Helvetica" w:cs="Helvetica"/>
          <w:color w:val="3C3C3C"/>
          <w:sz w:val="21"/>
          <w:szCs w:val="21"/>
          <w:lang w:eastAsia="en-GB" w:bidi="hi-IN"/>
        </w:rPr>
        <w:lastRenderedPageBreak/>
        <w:t>In cascade, after one operation (save, update and delete) is done, it decide whether it need to call other operations (save, update and delete) on another entities which has relationship with each other.</w:t>
      </w:r>
    </w:p>
    <w:p w:rsidR="004F5092" w:rsidRDefault="004F5092" w:rsidP="004F5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utlineLvl w:val="4"/>
        <w:rPr>
          <w:rFonts w:ascii="inherit" w:eastAsia="Times New Roman" w:hAnsi="inherit" w:cs="Times New Roman"/>
          <w:b/>
          <w:bCs/>
          <w:color w:val="3C3C3C"/>
          <w:sz w:val="18"/>
          <w:szCs w:val="18"/>
          <w:lang w:eastAsia="en-GB" w:bidi="hi-IN"/>
        </w:rPr>
      </w:pPr>
      <w:r>
        <w:rPr>
          <w:rFonts w:ascii="inherit" w:eastAsia="Times New Roman" w:hAnsi="inherit"/>
          <w:b/>
          <w:bCs/>
          <w:color w:val="3C3C3C"/>
          <w:sz w:val="18"/>
          <w:szCs w:val="18"/>
          <w:lang w:eastAsia="en-GB" w:bidi="hi-IN"/>
        </w:rPr>
        <w:t>Example</w:t>
      </w:r>
    </w:p>
    <w:p w:rsidR="004F5092" w:rsidRDefault="004F5092" w:rsidP="004F5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Helvetica" w:eastAsia="Times New Roman" w:hAnsi="Helvetica" w:cs="Helvetica"/>
          <w:color w:val="3C3C3C"/>
          <w:sz w:val="21"/>
          <w:szCs w:val="21"/>
          <w:lang w:eastAsia="en-GB" w:bidi="hi-IN"/>
        </w:rPr>
      </w:pPr>
      <w:r>
        <w:rPr>
          <w:rFonts w:ascii="Helvetica" w:eastAsia="Times New Roman" w:hAnsi="Helvetica" w:cs="Helvetica"/>
          <w:color w:val="3C3C3C"/>
          <w:sz w:val="21"/>
          <w:szCs w:val="21"/>
          <w:lang w:eastAsia="en-GB" w:bidi="hi-IN"/>
        </w:rPr>
        <w:t>In this example, the cascade=”save-update” is declare on stockDailyRecords.</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i/>
          <w:iCs/>
          <w:color w:val="808080"/>
          <w:sz w:val="19"/>
          <w:szCs w:val="19"/>
          <w:lang w:eastAsia="en-GB" w:bidi="hi-IN"/>
        </w:rPr>
        <w:t>&lt;!-- Stock.hbm.xml --&gt;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b/>
          <w:bCs/>
          <w:color w:val="000000"/>
          <w:sz w:val="19"/>
          <w:szCs w:val="19"/>
          <w:lang w:eastAsia="en-GB" w:bidi="hi-IN"/>
        </w:rPr>
        <w:t>&lt;hibernate-mapping&gt;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b/>
          <w:bCs/>
          <w:color w:val="000000"/>
          <w:sz w:val="19"/>
          <w:szCs w:val="19"/>
          <w:lang w:eastAsia="en-GB" w:bidi="hi-IN"/>
        </w:rPr>
        <w:t>&lt;class</w:t>
      </w:r>
      <w:r>
        <w:rPr>
          <w:rFonts w:ascii="Courier New" w:eastAsia="Times New Roman" w:hAnsi="Courier New" w:cs="Courier New"/>
          <w:color w:val="000066"/>
          <w:sz w:val="19"/>
          <w:szCs w:val="19"/>
          <w:lang w:eastAsia="en-GB" w:bidi="hi-IN"/>
        </w:rPr>
        <w:t>name</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FF0000"/>
          <w:sz w:val="19"/>
          <w:szCs w:val="19"/>
          <w:lang w:eastAsia="en-GB" w:bidi="hi-IN"/>
        </w:rPr>
        <w:t>"com.mkyong.common.Stock"</w:t>
      </w:r>
      <w:r>
        <w:rPr>
          <w:rFonts w:ascii="Courier New" w:eastAsia="Times New Roman" w:hAnsi="Courier New" w:cs="Courier New"/>
          <w:color w:val="000066"/>
          <w:sz w:val="19"/>
          <w:szCs w:val="19"/>
          <w:lang w:eastAsia="en-GB" w:bidi="hi-IN"/>
        </w:rPr>
        <w:t>table</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FF0000"/>
          <w:sz w:val="19"/>
          <w:szCs w:val="19"/>
          <w:lang w:eastAsia="en-GB" w:bidi="hi-IN"/>
        </w:rPr>
        <w:t>"stock"</w:t>
      </w:r>
      <w:r>
        <w:rPr>
          <w:rFonts w:ascii="Courier New" w:eastAsia="Times New Roman" w:hAnsi="Courier New" w:cs="Courier New"/>
          <w:color w:val="009900"/>
          <w:sz w:val="19"/>
          <w:szCs w:val="19"/>
          <w:lang w:eastAsia="en-GB" w:bidi="hi-IN"/>
        </w:rPr>
        <w:t xml:space="preserve"> ...</w:t>
      </w:r>
      <w:r>
        <w:rPr>
          <w:rFonts w:ascii="Courier New" w:eastAsia="Times New Roman" w:hAnsi="Courier New" w:cs="Courier New"/>
          <w:b/>
          <w:bCs/>
          <w:color w:val="000000"/>
          <w:sz w:val="19"/>
          <w:szCs w:val="19"/>
          <w:lang w:eastAsia="en-GB" w:bidi="hi-IN"/>
        </w:rPr>
        <w:t>&gt;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 xml:space="preserve">    ...</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b/>
          <w:bCs/>
          <w:color w:val="000000"/>
          <w:sz w:val="19"/>
          <w:szCs w:val="19"/>
          <w:lang w:eastAsia="en-GB" w:bidi="hi-IN"/>
        </w:rPr>
        <w:t>&lt;set</w:t>
      </w:r>
      <w:r>
        <w:rPr>
          <w:rFonts w:ascii="Courier New" w:eastAsia="Times New Roman" w:hAnsi="Courier New" w:cs="Courier New"/>
          <w:color w:val="000066"/>
          <w:sz w:val="19"/>
          <w:szCs w:val="19"/>
          <w:lang w:eastAsia="en-GB" w:bidi="hi-IN"/>
        </w:rPr>
        <w:t>name</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FF0000"/>
          <w:sz w:val="19"/>
          <w:szCs w:val="19"/>
          <w:lang w:eastAsia="en-GB" w:bidi="hi-IN"/>
        </w:rPr>
        <w:t>"stockDailyRecords"</w:t>
      </w:r>
      <w:r>
        <w:rPr>
          <w:rFonts w:ascii="Courier New" w:eastAsia="Times New Roman" w:hAnsi="Courier New" w:cs="Courier New"/>
          <w:color w:val="000066"/>
          <w:sz w:val="19"/>
          <w:szCs w:val="19"/>
          <w:lang w:eastAsia="en-GB" w:bidi="hi-IN"/>
        </w:rPr>
        <w:t>table</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FF0000"/>
          <w:sz w:val="19"/>
          <w:szCs w:val="19"/>
          <w:lang w:eastAsia="en-GB" w:bidi="hi-IN"/>
        </w:rPr>
        <w:t>"stock_daily_record"</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000066"/>
          <w:sz w:val="19"/>
          <w:szCs w:val="19"/>
          <w:lang w:eastAsia="en-GB" w:bidi="hi-IN"/>
        </w:rPr>
        <w:t>cascade</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FF0000"/>
          <w:sz w:val="19"/>
          <w:szCs w:val="19"/>
          <w:lang w:eastAsia="en-GB" w:bidi="hi-IN"/>
        </w:rPr>
        <w:t>"save-update"</w:t>
      </w:r>
      <w:r>
        <w:rPr>
          <w:rFonts w:ascii="Courier New" w:eastAsia="Times New Roman" w:hAnsi="Courier New" w:cs="Courier New"/>
          <w:color w:val="000066"/>
          <w:sz w:val="19"/>
          <w:szCs w:val="19"/>
          <w:lang w:eastAsia="en-GB" w:bidi="hi-IN"/>
        </w:rPr>
        <w:t>inverse</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FF0000"/>
          <w:sz w:val="19"/>
          <w:szCs w:val="19"/>
          <w:lang w:eastAsia="en-GB" w:bidi="hi-IN"/>
        </w:rPr>
        <w:t>"true"</w:t>
      </w:r>
      <w:r>
        <w:rPr>
          <w:rFonts w:ascii="Courier New" w:eastAsia="Times New Roman" w:hAnsi="Courier New" w:cs="Courier New"/>
          <w:b/>
          <w:bCs/>
          <w:color w:val="000000"/>
          <w:sz w:val="19"/>
          <w:szCs w:val="19"/>
          <w:lang w:eastAsia="en-GB" w:bidi="hi-IN"/>
        </w:rPr>
        <w:t>&gt;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b/>
          <w:bCs/>
          <w:color w:val="000000"/>
          <w:sz w:val="19"/>
          <w:szCs w:val="19"/>
          <w:lang w:eastAsia="en-GB" w:bidi="hi-IN"/>
        </w:rPr>
        <w:t>&lt;key&gt;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b/>
          <w:bCs/>
          <w:color w:val="000000"/>
          <w:sz w:val="19"/>
          <w:szCs w:val="19"/>
          <w:lang w:eastAsia="en-GB" w:bidi="hi-IN"/>
        </w:rPr>
        <w:t>&lt;column</w:t>
      </w:r>
      <w:r>
        <w:rPr>
          <w:rFonts w:ascii="Courier New" w:eastAsia="Times New Roman" w:hAnsi="Courier New" w:cs="Courier New"/>
          <w:color w:val="000066"/>
          <w:sz w:val="19"/>
          <w:szCs w:val="19"/>
          <w:lang w:eastAsia="en-GB" w:bidi="hi-IN"/>
        </w:rPr>
        <w:t>name</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FF0000"/>
          <w:sz w:val="19"/>
          <w:szCs w:val="19"/>
          <w:lang w:eastAsia="en-GB" w:bidi="hi-IN"/>
        </w:rPr>
        <w:t>"STOCK_ID"</w:t>
      </w:r>
      <w:r>
        <w:rPr>
          <w:rFonts w:ascii="Courier New" w:eastAsia="Times New Roman" w:hAnsi="Courier New" w:cs="Courier New"/>
          <w:color w:val="000066"/>
          <w:sz w:val="19"/>
          <w:szCs w:val="19"/>
          <w:lang w:eastAsia="en-GB" w:bidi="hi-IN"/>
        </w:rPr>
        <w:t>not-null</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FF0000"/>
          <w:sz w:val="19"/>
          <w:szCs w:val="19"/>
          <w:lang w:eastAsia="en-GB" w:bidi="hi-IN"/>
        </w:rPr>
        <w:t>"true"</w:t>
      </w:r>
      <w:r>
        <w:rPr>
          <w:rFonts w:ascii="Courier New" w:eastAsia="Times New Roman" w:hAnsi="Courier New" w:cs="Courier New"/>
          <w:b/>
          <w:bCs/>
          <w:color w:val="000000"/>
          <w:sz w:val="19"/>
          <w:szCs w:val="19"/>
          <w:lang w:eastAsia="en-GB" w:bidi="hi-IN"/>
        </w:rPr>
        <w:t>/&gt;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b/>
          <w:bCs/>
          <w:color w:val="000000"/>
          <w:sz w:val="19"/>
          <w:szCs w:val="19"/>
          <w:lang w:eastAsia="en-GB" w:bidi="hi-IN"/>
        </w:rPr>
        <w:t>&lt;/key&gt;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b/>
          <w:bCs/>
          <w:color w:val="000000"/>
          <w:sz w:val="19"/>
          <w:szCs w:val="19"/>
          <w:lang w:eastAsia="en-GB" w:bidi="hi-IN"/>
        </w:rPr>
        <w:t>&lt;one-to-many</w:t>
      </w:r>
      <w:r>
        <w:rPr>
          <w:rFonts w:ascii="Courier New" w:eastAsia="Times New Roman" w:hAnsi="Courier New" w:cs="Courier New"/>
          <w:color w:val="000066"/>
          <w:sz w:val="19"/>
          <w:szCs w:val="19"/>
          <w:lang w:eastAsia="en-GB" w:bidi="hi-IN"/>
        </w:rPr>
        <w:t>class</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FF0000"/>
          <w:sz w:val="19"/>
          <w:szCs w:val="19"/>
          <w:lang w:eastAsia="en-GB" w:bidi="hi-IN"/>
        </w:rPr>
        <w:t>"com.mkyong.common.StockDailyRecord"</w:t>
      </w:r>
      <w:r>
        <w:rPr>
          <w:rFonts w:ascii="Courier New" w:eastAsia="Times New Roman" w:hAnsi="Courier New" w:cs="Courier New"/>
          <w:b/>
          <w:bCs/>
          <w:color w:val="000000"/>
          <w:sz w:val="19"/>
          <w:szCs w:val="19"/>
          <w:lang w:eastAsia="en-GB" w:bidi="hi-IN"/>
        </w:rPr>
        <w:t>/&gt;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b/>
          <w:bCs/>
          <w:color w:val="000000"/>
          <w:sz w:val="19"/>
          <w:szCs w:val="19"/>
          <w:lang w:eastAsia="en-GB" w:bidi="hi-IN"/>
        </w:rPr>
        <w:t>&lt;/set&gt;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 xml:space="preserve">    ...</w:t>
      </w:r>
    </w:p>
    <w:p w:rsidR="004F5092" w:rsidRDefault="004F5092" w:rsidP="004F5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Helvetica" w:eastAsia="Times New Roman" w:hAnsi="Helvetica" w:cs="Helvetica"/>
          <w:color w:val="3C3C3C"/>
          <w:sz w:val="21"/>
          <w:szCs w:val="21"/>
          <w:lang w:eastAsia="en-GB" w:bidi="hi-IN"/>
        </w:rPr>
      </w:pPr>
      <w:r>
        <w:rPr>
          <w:rFonts w:ascii="Helvetica" w:eastAsia="Times New Roman" w:hAnsi="Helvetica" w:cs="Helvetica"/>
          <w:color w:val="3C3C3C"/>
          <w:sz w:val="21"/>
          <w:szCs w:val="21"/>
          <w:lang w:eastAsia="en-GB" w:bidi="hi-IN"/>
        </w:rPr>
        <w:t>When you save or update the stock object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session.</w:t>
      </w:r>
      <w:r>
        <w:rPr>
          <w:rFonts w:ascii="Courier New" w:eastAsia="Times New Roman" w:hAnsi="Courier New" w:cs="Courier New"/>
          <w:color w:val="006633"/>
          <w:sz w:val="19"/>
          <w:szCs w:val="19"/>
          <w:lang w:eastAsia="en-GB" w:bidi="hi-IN"/>
        </w:rPr>
        <w:t>save</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3333"/>
          <w:sz w:val="19"/>
          <w:szCs w:val="19"/>
          <w:lang w:eastAsia="en-GB" w:bidi="hi-IN"/>
        </w:rPr>
        <w:t>stock</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9933"/>
          <w:sz w:val="19"/>
          <w:szCs w:val="19"/>
          <w:lang w:eastAsia="en-GB" w:bidi="hi-IN"/>
        </w:rPr>
        <w:t>;</w:t>
      </w:r>
    </w:p>
    <w:p w:rsidR="004F5092" w:rsidRDefault="004F5092" w:rsidP="004F5092">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
        <w:rPr>
          <w:rFonts w:ascii="Courier New" w:eastAsia="Times New Roman" w:hAnsi="Courier New" w:cs="Courier New"/>
          <w:color w:val="333333"/>
          <w:sz w:val="19"/>
          <w:szCs w:val="19"/>
          <w:lang w:eastAsia="en-GB" w:bidi="hi-IN"/>
        </w:rPr>
      </w:pPr>
      <w:r>
        <w:rPr>
          <w:rFonts w:ascii="Courier New" w:eastAsia="Times New Roman" w:hAnsi="Courier New" w:cs="Courier New"/>
          <w:color w:val="333333"/>
          <w:sz w:val="19"/>
          <w:szCs w:val="19"/>
          <w:lang w:eastAsia="en-GB" w:bidi="hi-IN"/>
        </w:rPr>
        <w:t>session.</w:t>
      </w:r>
      <w:r>
        <w:rPr>
          <w:rFonts w:ascii="Courier New" w:eastAsia="Times New Roman" w:hAnsi="Courier New" w:cs="Courier New"/>
          <w:color w:val="006633"/>
          <w:sz w:val="19"/>
          <w:szCs w:val="19"/>
          <w:lang w:eastAsia="en-GB" w:bidi="hi-IN"/>
        </w:rPr>
        <w:t>update</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3333"/>
          <w:sz w:val="19"/>
          <w:szCs w:val="19"/>
          <w:lang w:eastAsia="en-GB" w:bidi="hi-IN"/>
        </w:rPr>
        <w:t>stock</w:t>
      </w:r>
      <w:r>
        <w:rPr>
          <w:rFonts w:ascii="Courier New" w:eastAsia="Times New Roman" w:hAnsi="Courier New" w:cs="Courier New"/>
          <w:color w:val="009900"/>
          <w:sz w:val="19"/>
          <w:szCs w:val="19"/>
          <w:lang w:eastAsia="en-GB" w:bidi="hi-IN"/>
        </w:rPr>
        <w:t>)</w:t>
      </w:r>
      <w:r>
        <w:rPr>
          <w:rFonts w:ascii="Courier New" w:eastAsia="Times New Roman" w:hAnsi="Courier New" w:cs="Courier New"/>
          <w:color w:val="339933"/>
          <w:sz w:val="19"/>
          <w:szCs w:val="19"/>
          <w:lang w:eastAsia="en-GB" w:bidi="hi-IN"/>
        </w:rPr>
        <w:t>;</w:t>
      </w:r>
    </w:p>
    <w:p w:rsidR="004F5092" w:rsidRDefault="004F5092" w:rsidP="004F5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Helvetica" w:eastAsia="Times New Roman" w:hAnsi="Helvetica" w:cs="Helvetica"/>
          <w:color w:val="3C3C3C"/>
          <w:sz w:val="21"/>
          <w:szCs w:val="21"/>
          <w:lang w:eastAsia="en-GB" w:bidi="hi-IN"/>
        </w:rPr>
      </w:pPr>
      <w:r>
        <w:rPr>
          <w:rFonts w:ascii="Helvetica" w:eastAsia="Times New Roman" w:hAnsi="Helvetica" w:cs="Helvetica"/>
          <w:color w:val="3C3C3C"/>
          <w:sz w:val="21"/>
          <w:szCs w:val="21"/>
          <w:lang w:eastAsia="en-GB" w:bidi="hi-IN"/>
        </w:rPr>
        <w:t xml:space="preserve">It will inserted or updated the record into STOCK table and call another insert or update statement (cascade=”save-update”) on StockDailyRecord. </w:t>
      </w:r>
      <w:hyperlink r:id="rId31" w:history="1">
        <w:r>
          <w:rPr>
            <w:rStyle w:val="Hyperlink"/>
            <w:rFonts w:ascii="Helvetica" w:hAnsi="Helvetica" w:cs="Helvetica"/>
            <w:color w:val="0F3B68"/>
            <w:sz w:val="21"/>
            <w:szCs w:val="21"/>
            <w:lang w:eastAsia="en-GB" w:bidi="hi-IN"/>
          </w:rPr>
          <w:t>More detail example here…</w:t>
        </w:r>
      </w:hyperlink>
    </w:p>
    <w:p w:rsidR="004F5092" w:rsidRDefault="004F5092" w:rsidP="004F5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150" w:line="288" w:lineRule="atLeast"/>
        <w:outlineLvl w:val="3"/>
        <w:rPr>
          <w:rFonts w:ascii="inherit" w:eastAsia="Times New Roman" w:hAnsi="inherit" w:cs="Times New Roman"/>
          <w:color w:val="252525"/>
          <w:sz w:val="32"/>
          <w:szCs w:val="32"/>
          <w:lang w:eastAsia="en-GB" w:bidi="hi-IN"/>
        </w:rPr>
      </w:pPr>
      <w:r>
        <w:rPr>
          <w:rFonts w:ascii="inherit" w:eastAsia="Times New Roman" w:hAnsi="inherit"/>
          <w:color w:val="252525"/>
          <w:sz w:val="32"/>
          <w:szCs w:val="32"/>
          <w:lang w:eastAsia="en-GB" w:bidi="hi-IN"/>
        </w:rPr>
        <w:t>Conclusion</w:t>
      </w:r>
    </w:p>
    <w:p w:rsidR="004F5092" w:rsidRDefault="004F5092" w:rsidP="004F5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Helvetica" w:eastAsia="Times New Roman" w:hAnsi="Helvetica" w:cs="Helvetica"/>
          <w:color w:val="3C3C3C"/>
          <w:sz w:val="21"/>
          <w:szCs w:val="21"/>
          <w:lang w:eastAsia="en-GB" w:bidi="hi-IN"/>
        </w:rPr>
      </w:pPr>
      <w:r>
        <w:rPr>
          <w:rFonts w:ascii="Helvetica" w:eastAsia="Times New Roman" w:hAnsi="Helvetica" w:cs="Helvetica"/>
          <w:color w:val="3C3C3C"/>
          <w:sz w:val="21"/>
          <w:szCs w:val="21"/>
          <w:lang w:eastAsia="en-GB" w:bidi="hi-IN"/>
        </w:rPr>
        <w:t>In short, the “inverse” is decide which side will update the foreign key, while “cascade” is decide what’s the follow by operation should execute. Both are look quite similar in relationship, but it’s totally two different things. Hibernate developers are worth to spend time to research on it, because misunderstand the concept or misuse it will bring serious performance or data integrity issue in your application.</w:t>
      </w:r>
    </w:p>
    <w:p w:rsidR="004F5092" w:rsidRDefault="004F5092" w:rsidP="004F5092">
      <w:pPr>
        <w:tabs>
          <w:tab w:val="left" w:pos="900"/>
        </w:tabs>
        <w:rPr>
          <w:rFonts w:ascii="Times New Roman" w:eastAsiaTheme="minorEastAsia" w:hAnsi="Times New Roman" w:cs="Times New Roman"/>
          <w:sz w:val="24"/>
          <w:szCs w:val="20"/>
          <w:lang w:eastAsia="ja-JP"/>
        </w:rPr>
      </w:pPr>
    </w:p>
    <w:p w:rsidR="00142923" w:rsidRDefault="00142923" w:rsidP="00BC4950">
      <w:pPr>
        <w:jc w:val="both"/>
      </w:pPr>
    </w:p>
    <w:p w:rsidR="00BC4950" w:rsidRPr="00780410" w:rsidRDefault="00BC4950" w:rsidP="00BC4950">
      <w:pPr>
        <w:jc w:val="both"/>
        <w:rPr>
          <w:rFonts w:ascii="Verdana" w:hAnsi="Verdana"/>
          <w:b/>
          <w:sz w:val="18"/>
          <w:szCs w:val="18"/>
        </w:rPr>
      </w:pPr>
      <w:r w:rsidRPr="00780410">
        <w:rPr>
          <w:rFonts w:ascii="Verdana" w:hAnsi="Verdana"/>
          <w:b/>
          <w:sz w:val="18"/>
          <w:szCs w:val="18"/>
        </w:rPr>
        <w:t>What are the most common methods of Hibernate configuration?</w:t>
      </w:r>
    </w:p>
    <w:p w:rsidR="00BC4950" w:rsidRPr="00780410" w:rsidRDefault="00BC4950" w:rsidP="00BC4950">
      <w:pPr>
        <w:jc w:val="both"/>
        <w:rPr>
          <w:rFonts w:ascii="Verdana" w:hAnsi="Verdana"/>
          <w:sz w:val="18"/>
          <w:szCs w:val="18"/>
        </w:rPr>
      </w:pPr>
      <w:r w:rsidRPr="00780410">
        <w:rPr>
          <w:rFonts w:ascii="Verdana" w:hAnsi="Verdana"/>
          <w:sz w:val="18"/>
          <w:szCs w:val="18"/>
        </w:rPr>
        <w:t>The most common methods of Hibernate configuration are:</w:t>
      </w:r>
    </w:p>
    <w:p w:rsidR="00BC4950" w:rsidRDefault="00BC4950" w:rsidP="00BC4950">
      <w:pPr>
        <w:jc w:val="both"/>
        <w:rPr>
          <w:rFonts w:ascii="Verdana" w:hAnsi="Verdana"/>
          <w:sz w:val="18"/>
          <w:szCs w:val="18"/>
        </w:rPr>
      </w:pPr>
      <w:r w:rsidRPr="00780410">
        <w:rPr>
          <w:rFonts w:ascii="Verdana" w:hAnsi="Verdana"/>
          <w:sz w:val="18"/>
          <w:szCs w:val="18"/>
        </w:rPr>
        <w:t>* Programmatic configuration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031"/>
      </w:tblGrid>
      <w:tr w:rsidR="0043508E" w:rsidRPr="0043508E" w:rsidTr="0043508E">
        <w:trPr>
          <w:tblCellSpacing w:w="15" w:type="dxa"/>
        </w:trPr>
        <w:tc>
          <w:tcPr>
            <w:tcW w:w="0" w:type="auto"/>
            <w:vAlign w:val="center"/>
            <w:hideMark/>
          </w:tcPr>
          <w:p w:rsidR="0043508E" w:rsidRPr="0043508E" w:rsidRDefault="0043508E" w:rsidP="0043508E">
            <w:pPr>
              <w:spacing w:after="0" w:line="240" w:lineRule="auto"/>
              <w:rPr>
                <w:rFonts w:ascii="Times New Roman" w:eastAsia="Times New Roman" w:hAnsi="Times New Roman" w:cs="Times New Roman"/>
                <w:sz w:val="24"/>
                <w:szCs w:val="24"/>
              </w:rPr>
            </w:pPr>
            <w:r w:rsidRPr="0043508E">
              <w:rPr>
                <w:rFonts w:ascii="Courier New" w:eastAsia="Times New Roman" w:hAnsi="Courier New" w:cs="Courier New"/>
                <w:sz w:val="20"/>
                <w:szCs w:val="20"/>
              </w:rPr>
              <w:t>Configuration configuration = new</w:t>
            </w:r>
            <w:r w:rsidRPr="0043508E">
              <w:rPr>
                <w:rFonts w:ascii="Times New Roman" w:eastAsia="Times New Roman" w:hAnsi="Times New Roman" w:cs="Times New Roman"/>
                <w:sz w:val="24"/>
                <w:szCs w:val="24"/>
              </w:rPr>
              <w:t xml:space="preserve"> </w:t>
            </w:r>
            <w:r w:rsidRPr="0043508E">
              <w:rPr>
                <w:rFonts w:ascii="Courier New" w:eastAsia="Times New Roman" w:hAnsi="Courier New" w:cs="Courier New"/>
                <w:sz w:val="20"/>
                <w:szCs w:val="20"/>
              </w:rPr>
              <w:t>Configuration();</w:t>
            </w:r>
          </w:p>
        </w:tc>
      </w:tr>
    </w:tbl>
    <w:p w:rsidR="0043508E" w:rsidRPr="0043508E" w:rsidRDefault="0043508E" w:rsidP="0043508E">
      <w:pPr>
        <w:spacing w:after="0" w:line="297" w:lineRule="atLeast"/>
        <w:rPr>
          <w:rFonts w:ascii="Consolas" w:eastAsia="Times New Roman" w:hAnsi="Consolas" w:cs="Consolas"/>
          <w:vanish/>
          <w:color w:val="000000"/>
          <w:sz w:val="27"/>
          <w:szCs w:val="27"/>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8102"/>
      </w:tblGrid>
      <w:tr w:rsidR="0043508E" w:rsidRPr="0043508E" w:rsidTr="0043508E">
        <w:trPr>
          <w:tblCellSpacing w:w="15" w:type="dxa"/>
        </w:trPr>
        <w:tc>
          <w:tcPr>
            <w:tcW w:w="0" w:type="auto"/>
            <w:vAlign w:val="center"/>
            <w:hideMark/>
          </w:tcPr>
          <w:p w:rsidR="0043508E" w:rsidRPr="0043508E" w:rsidRDefault="0043508E" w:rsidP="0043508E">
            <w:pPr>
              <w:spacing w:after="0" w:line="240" w:lineRule="auto"/>
              <w:rPr>
                <w:rFonts w:ascii="Times New Roman" w:eastAsia="Times New Roman" w:hAnsi="Times New Roman" w:cs="Times New Roman"/>
                <w:sz w:val="24"/>
                <w:szCs w:val="24"/>
              </w:rPr>
            </w:pPr>
            <w:r w:rsidRPr="0043508E">
              <w:rPr>
                <w:rFonts w:ascii="Courier New" w:eastAsia="Times New Roman" w:hAnsi="Courier New" w:cs="Courier New"/>
                <w:color w:val="DDDDDD"/>
                <w:sz w:val="20"/>
                <w:szCs w:val="20"/>
              </w:rPr>
              <w:t>15</w:t>
            </w:r>
          </w:p>
        </w:tc>
        <w:tc>
          <w:tcPr>
            <w:tcW w:w="8057" w:type="dxa"/>
            <w:vAlign w:val="center"/>
            <w:hideMark/>
          </w:tcPr>
          <w:p w:rsidR="0043508E" w:rsidRPr="0043508E" w:rsidRDefault="0043508E" w:rsidP="0043508E">
            <w:pPr>
              <w:spacing w:after="0" w:line="240" w:lineRule="auto"/>
              <w:rPr>
                <w:rFonts w:ascii="Times New Roman" w:eastAsia="Times New Roman" w:hAnsi="Times New Roman" w:cs="Times New Roman"/>
                <w:sz w:val="24"/>
                <w:szCs w:val="24"/>
              </w:rPr>
            </w:pPr>
            <w:r w:rsidRPr="0043508E">
              <w:rPr>
                <w:rFonts w:ascii="Courier New" w:eastAsia="Times New Roman" w:hAnsi="Courier New" w:cs="Courier New"/>
                <w:sz w:val="20"/>
                <w:szCs w:val="20"/>
              </w:rPr>
              <w:t>configuration.addClass(javabeat.net.hibernate.EmployeeInfo.class);</w:t>
            </w:r>
          </w:p>
        </w:tc>
      </w:tr>
    </w:tbl>
    <w:p w:rsidR="0043508E" w:rsidRPr="0043508E" w:rsidRDefault="0043508E" w:rsidP="0043508E">
      <w:pPr>
        <w:spacing w:after="0" w:line="297" w:lineRule="atLeast"/>
        <w:rPr>
          <w:rFonts w:ascii="Consolas" w:eastAsia="Times New Roman" w:hAnsi="Consolas" w:cs="Consolas"/>
          <w:vanish/>
          <w:color w:val="000000"/>
          <w:sz w:val="27"/>
          <w:szCs w:val="27"/>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5596"/>
      </w:tblGrid>
      <w:tr w:rsidR="0043508E" w:rsidRPr="0043508E" w:rsidTr="0043508E">
        <w:trPr>
          <w:tblCellSpacing w:w="15" w:type="dxa"/>
        </w:trPr>
        <w:tc>
          <w:tcPr>
            <w:tcW w:w="0" w:type="auto"/>
            <w:vAlign w:val="center"/>
            <w:hideMark/>
          </w:tcPr>
          <w:p w:rsidR="0043508E" w:rsidRPr="0043508E" w:rsidRDefault="0043508E" w:rsidP="0043508E">
            <w:pPr>
              <w:spacing w:after="0" w:line="240" w:lineRule="auto"/>
              <w:rPr>
                <w:rFonts w:ascii="Times New Roman" w:eastAsia="Times New Roman" w:hAnsi="Times New Roman" w:cs="Times New Roman"/>
                <w:sz w:val="24"/>
                <w:szCs w:val="24"/>
              </w:rPr>
            </w:pPr>
            <w:r w:rsidRPr="0043508E">
              <w:rPr>
                <w:rFonts w:ascii="Courier New" w:eastAsia="Times New Roman" w:hAnsi="Courier New" w:cs="Courier New"/>
                <w:color w:val="DDDDDD"/>
                <w:sz w:val="20"/>
                <w:szCs w:val="20"/>
              </w:rPr>
              <w:lastRenderedPageBreak/>
              <w:t>16</w:t>
            </w:r>
          </w:p>
        </w:tc>
        <w:tc>
          <w:tcPr>
            <w:tcW w:w="0" w:type="auto"/>
            <w:vAlign w:val="center"/>
            <w:hideMark/>
          </w:tcPr>
          <w:p w:rsidR="0043508E" w:rsidRPr="0043508E" w:rsidRDefault="0043508E" w:rsidP="0043508E">
            <w:pPr>
              <w:spacing w:after="0" w:line="240" w:lineRule="auto"/>
              <w:rPr>
                <w:rFonts w:ascii="Times New Roman" w:eastAsia="Times New Roman" w:hAnsi="Times New Roman" w:cs="Times New Roman"/>
                <w:sz w:val="24"/>
                <w:szCs w:val="24"/>
              </w:rPr>
            </w:pPr>
            <w:r w:rsidRPr="0043508E">
              <w:rPr>
                <w:rFonts w:ascii="Courier New" w:eastAsia="Times New Roman" w:hAnsi="Courier New" w:cs="Courier New"/>
                <w:sz w:val="20"/>
                <w:szCs w:val="20"/>
              </w:rPr>
              <w:t>configuration.setProperty("hibernate.dialect",</w:t>
            </w:r>
          </w:p>
        </w:tc>
      </w:tr>
    </w:tbl>
    <w:p w:rsidR="0043508E" w:rsidRPr="0043508E" w:rsidRDefault="0043508E" w:rsidP="0043508E">
      <w:pPr>
        <w:spacing w:after="0" w:line="297" w:lineRule="atLeast"/>
        <w:rPr>
          <w:rFonts w:ascii="Consolas" w:eastAsia="Times New Roman" w:hAnsi="Consolas" w:cs="Consolas"/>
          <w:vanish/>
          <w:color w:val="000000"/>
          <w:sz w:val="27"/>
          <w:szCs w:val="27"/>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4636"/>
      </w:tblGrid>
      <w:tr w:rsidR="0043508E" w:rsidRPr="0043508E" w:rsidTr="0043508E">
        <w:trPr>
          <w:tblCellSpacing w:w="15" w:type="dxa"/>
        </w:trPr>
        <w:tc>
          <w:tcPr>
            <w:tcW w:w="0" w:type="auto"/>
            <w:vAlign w:val="center"/>
            <w:hideMark/>
          </w:tcPr>
          <w:p w:rsidR="0043508E" w:rsidRPr="0043508E" w:rsidRDefault="0043508E" w:rsidP="0043508E">
            <w:pPr>
              <w:spacing w:after="0" w:line="240" w:lineRule="auto"/>
              <w:rPr>
                <w:rFonts w:ascii="Times New Roman" w:eastAsia="Times New Roman" w:hAnsi="Times New Roman" w:cs="Times New Roman"/>
                <w:sz w:val="24"/>
                <w:szCs w:val="24"/>
              </w:rPr>
            </w:pPr>
            <w:r w:rsidRPr="0043508E">
              <w:rPr>
                <w:rFonts w:ascii="Courier New" w:eastAsia="Times New Roman" w:hAnsi="Courier New" w:cs="Courier New"/>
                <w:color w:val="DDDDDD"/>
                <w:sz w:val="20"/>
                <w:szCs w:val="20"/>
              </w:rPr>
              <w:t>17</w:t>
            </w:r>
          </w:p>
        </w:tc>
        <w:tc>
          <w:tcPr>
            <w:tcW w:w="0" w:type="auto"/>
            <w:vAlign w:val="center"/>
            <w:hideMark/>
          </w:tcPr>
          <w:p w:rsidR="0043508E" w:rsidRPr="0043508E" w:rsidRDefault="0043508E" w:rsidP="0043508E">
            <w:pPr>
              <w:spacing w:after="0" w:line="240" w:lineRule="auto"/>
              <w:rPr>
                <w:rFonts w:ascii="Times New Roman" w:eastAsia="Times New Roman" w:hAnsi="Times New Roman" w:cs="Times New Roman"/>
                <w:sz w:val="24"/>
                <w:szCs w:val="24"/>
              </w:rPr>
            </w:pPr>
            <w:r w:rsidRPr="0043508E">
              <w:rPr>
                <w:rFonts w:ascii="Courier New" w:eastAsia="Times New Roman" w:hAnsi="Courier New" w:cs="Courier New"/>
                <w:sz w:val="20"/>
                <w:szCs w:val="20"/>
              </w:rPr>
              <w:t>"org.hibernate.dialect.DerbyDialect");</w:t>
            </w:r>
          </w:p>
        </w:tc>
      </w:tr>
    </w:tbl>
    <w:p w:rsidR="0043508E" w:rsidRPr="0043508E" w:rsidRDefault="0043508E" w:rsidP="0043508E">
      <w:pPr>
        <w:spacing w:after="0" w:line="297" w:lineRule="atLeast"/>
        <w:rPr>
          <w:rFonts w:ascii="Consolas" w:eastAsia="Times New Roman" w:hAnsi="Consolas" w:cs="Consolas"/>
          <w:vanish/>
          <w:color w:val="000000"/>
          <w:sz w:val="27"/>
          <w:szCs w:val="27"/>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6437"/>
      </w:tblGrid>
      <w:tr w:rsidR="0043508E" w:rsidRPr="0043508E" w:rsidTr="0043508E">
        <w:trPr>
          <w:tblCellSpacing w:w="15" w:type="dxa"/>
        </w:trPr>
        <w:tc>
          <w:tcPr>
            <w:tcW w:w="0" w:type="auto"/>
            <w:vAlign w:val="center"/>
            <w:hideMark/>
          </w:tcPr>
          <w:p w:rsidR="0043508E" w:rsidRPr="0043508E" w:rsidRDefault="0043508E" w:rsidP="0043508E">
            <w:pPr>
              <w:spacing w:after="0" w:line="240" w:lineRule="auto"/>
              <w:rPr>
                <w:rFonts w:ascii="Times New Roman" w:eastAsia="Times New Roman" w:hAnsi="Times New Roman" w:cs="Times New Roman"/>
                <w:sz w:val="24"/>
                <w:szCs w:val="24"/>
              </w:rPr>
            </w:pPr>
            <w:r w:rsidRPr="0043508E">
              <w:rPr>
                <w:rFonts w:ascii="Courier New" w:eastAsia="Times New Roman" w:hAnsi="Courier New" w:cs="Courier New"/>
                <w:color w:val="DDDDDD"/>
                <w:sz w:val="20"/>
                <w:szCs w:val="20"/>
              </w:rPr>
              <w:t>18</w:t>
            </w:r>
          </w:p>
        </w:tc>
        <w:tc>
          <w:tcPr>
            <w:tcW w:w="0" w:type="auto"/>
            <w:vAlign w:val="center"/>
            <w:hideMark/>
          </w:tcPr>
          <w:p w:rsidR="0043508E" w:rsidRPr="0043508E" w:rsidRDefault="0043508E" w:rsidP="0043508E">
            <w:pPr>
              <w:spacing w:after="0" w:line="240" w:lineRule="auto"/>
              <w:rPr>
                <w:rFonts w:ascii="Times New Roman" w:eastAsia="Times New Roman" w:hAnsi="Times New Roman" w:cs="Times New Roman"/>
                <w:sz w:val="24"/>
                <w:szCs w:val="24"/>
              </w:rPr>
            </w:pPr>
            <w:r w:rsidRPr="0043508E">
              <w:rPr>
                <w:rFonts w:ascii="Courier New" w:eastAsia="Times New Roman" w:hAnsi="Courier New" w:cs="Courier New"/>
                <w:sz w:val="20"/>
                <w:szCs w:val="20"/>
              </w:rPr>
              <w:t>configuration.setProperty("hibernate.connection.url",</w:t>
            </w:r>
          </w:p>
        </w:tc>
      </w:tr>
    </w:tbl>
    <w:p w:rsidR="0043508E" w:rsidRPr="0043508E" w:rsidRDefault="0043508E" w:rsidP="0043508E">
      <w:pPr>
        <w:spacing w:after="0" w:line="297" w:lineRule="atLeast"/>
        <w:rPr>
          <w:rFonts w:ascii="Consolas" w:eastAsia="Times New Roman" w:hAnsi="Consolas" w:cs="Consolas"/>
          <w:vanish/>
          <w:color w:val="000000"/>
          <w:sz w:val="27"/>
          <w:szCs w:val="27"/>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4876"/>
      </w:tblGrid>
      <w:tr w:rsidR="0043508E" w:rsidRPr="0043508E" w:rsidTr="0043508E">
        <w:trPr>
          <w:tblCellSpacing w:w="15" w:type="dxa"/>
        </w:trPr>
        <w:tc>
          <w:tcPr>
            <w:tcW w:w="0" w:type="auto"/>
            <w:vAlign w:val="center"/>
            <w:hideMark/>
          </w:tcPr>
          <w:p w:rsidR="0043508E" w:rsidRPr="0043508E" w:rsidRDefault="0043508E" w:rsidP="0043508E">
            <w:pPr>
              <w:spacing w:after="0" w:line="240" w:lineRule="auto"/>
              <w:rPr>
                <w:rFonts w:ascii="Times New Roman" w:eastAsia="Times New Roman" w:hAnsi="Times New Roman" w:cs="Times New Roman"/>
                <w:sz w:val="24"/>
                <w:szCs w:val="24"/>
              </w:rPr>
            </w:pPr>
            <w:r w:rsidRPr="0043508E">
              <w:rPr>
                <w:rFonts w:ascii="Courier New" w:eastAsia="Times New Roman" w:hAnsi="Courier New" w:cs="Courier New"/>
                <w:color w:val="DDDDDD"/>
                <w:sz w:val="20"/>
                <w:szCs w:val="20"/>
              </w:rPr>
              <w:t>19</w:t>
            </w:r>
          </w:p>
        </w:tc>
        <w:tc>
          <w:tcPr>
            <w:tcW w:w="0" w:type="auto"/>
            <w:vAlign w:val="center"/>
            <w:hideMark/>
          </w:tcPr>
          <w:p w:rsidR="0043508E" w:rsidRPr="0043508E" w:rsidRDefault="0043508E" w:rsidP="0043508E">
            <w:pPr>
              <w:spacing w:after="0" w:line="240" w:lineRule="auto"/>
              <w:rPr>
                <w:rFonts w:ascii="Times New Roman" w:eastAsia="Times New Roman" w:hAnsi="Times New Roman" w:cs="Times New Roman"/>
                <w:sz w:val="24"/>
                <w:szCs w:val="24"/>
              </w:rPr>
            </w:pPr>
            <w:r w:rsidRPr="0043508E">
              <w:rPr>
                <w:rFonts w:ascii="Courier New" w:eastAsia="Times New Roman" w:hAnsi="Courier New" w:cs="Courier New"/>
                <w:sz w:val="20"/>
                <w:szCs w:val="20"/>
              </w:rPr>
              <w:t>"jdbc:derby://localhost:1527/SampleDB");</w:t>
            </w:r>
          </w:p>
        </w:tc>
      </w:tr>
    </w:tbl>
    <w:p w:rsidR="0043508E" w:rsidRPr="0043508E" w:rsidRDefault="0043508E" w:rsidP="0043508E">
      <w:pPr>
        <w:spacing w:after="0" w:line="297" w:lineRule="atLeast"/>
        <w:rPr>
          <w:rFonts w:ascii="Consolas" w:eastAsia="Times New Roman" w:hAnsi="Consolas" w:cs="Consolas"/>
          <w:vanish/>
          <w:color w:val="000000"/>
          <w:sz w:val="27"/>
          <w:szCs w:val="27"/>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8117"/>
      </w:tblGrid>
      <w:tr w:rsidR="0043508E" w:rsidRPr="0043508E" w:rsidTr="0043508E">
        <w:trPr>
          <w:tblCellSpacing w:w="15" w:type="dxa"/>
        </w:trPr>
        <w:tc>
          <w:tcPr>
            <w:tcW w:w="0" w:type="auto"/>
            <w:vAlign w:val="center"/>
            <w:hideMark/>
          </w:tcPr>
          <w:p w:rsidR="0043508E" w:rsidRPr="0043508E" w:rsidRDefault="0043508E" w:rsidP="0043508E">
            <w:pPr>
              <w:spacing w:after="0" w:line="240" w:lineRule="auto"/>
              <w:rPr>
                <w:rFonts w:ascii="Times New Roman" w:eastAsia="Times New Roman" w:hAnsi="Times New Roman" w:cs="Times New Roman"/>
                <w:sz w:val="24"/>
                <w:szCs w:val="24"/>
              </w:rPr>
            </w:pPr>
            <w:r w:rsidRPr="0043508E">
              <w:rPr>
                <w:rFonts w:ascii="Courier New" w:eastAsia="Times New Roman" w:hAnsi="Courier New" w:cs="Courier New"/>
                <w:color w:val="DDDDDD"/>
                <w:sz w:val="20"/>
                <w:szCs w:val="20"/>
              </w:rPr>
              <w:t>20</w:t>
            </w:r>
          </w:p>
        </w:tc>
        <w:tc>
          <w:tcPr>
            <w:tcW w:w="0" w:type="auto"/>
            <w:vAlign w:val="center"/>
            <w:hideMark/>
          </w:tcPr>
          <w:p w:rsidR="0043508E" w:rsidRPr="0043508E" w:rsidRDefault="0043508E" w:rsidP="0043508E">
            <w:pPr>
              <w:spacing w:after="0" w:line="240" w:lineRule="auto"/>
              <w:rPr>
                <w:rFonts w:ascii="Times New Roman" w:eastAsia="Times New Roman" w:hAnsi="Times New Roman" w:cs="Times New Roman"/>
                <w:sz w:val="24"/>
                <w:szCs w:val="24"/>
              </w:rPr>
            </w:pPr>
            <w:r w:rsidRPr="0043508E">
              <w:rPr>
                <w:rFonts w:ascii="Courier New" w:eastAsia="Times New Roman" w:hAnsi="Courier New" w:cs="Courier New"/>
                <w:sz w:val="20"/>
                <w:szCs w:val="20"/>
              </w:rPr>
              <w:t>configuration.setProperty("hibernate.connection.username", "root");</w:t>
            </w:r>
          </w:p>
        </w:tc>
      </w:tr>
    </w:tbl>
    <w:p w:rsidR="0043508E" w:rsidRPr="0043508E" w:rsidRDefault="0043508E" w:rsidP="0043508E">
      <w:pPr>
        <w:spacing w:after="0" w:line="297" w:lineRule="atLeast"/>
        <w:rPr>
          <w:rFonts w:ascii="Consolas" w:eastAsia="Times New Roman" w:hAnsi="Consolas" w:cs="Consolas"/>
          <w:vanish/>
          <w:color w:val="000000"/>
          <w:sz w:val="27"/>
          <w:szCs w:val="27"/>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7517"/>
      </w:tblGrid>
      <w:tr w:rsidR="0043508E" w:rsidRPr="0043508E" w:rsidTr="0043508E">
        <w:trPr>
          <w:tblCellSpacing w:w="15" w:type="dxa"/>
        </w:trPr>
        <w:tc>
          <w:tcPr>
            <w:tcW w:w="0" w:type="auto"/>
            <w:vAlign w:val="center"/>
            <w:hideMark/>
          </w:tcPr>
          <w:p w:rsidR="0043508E" w:rsidRPr="0043508E" w:rsidRDefault="0043508E" w:rsidP="0043508E">
            <w:pPr>
              <w:spacing w:after="0" w:line="240" w:lineRule="auto"/>
              <w:rPr>
                <w:rFonts w:ascii="Times New Roman" w:eastAsia="Times New Roman" w:hAnsi="Times New Roman" w:cs="Times New Roman"/>
                <w:sz w:val="24"/>
                <w:szCs w:val="24"/>
              </w:rPr>
            </w:pPr>
            <w:r w:rsidRPr="0043508E">
              <w:rPr>
                <w:rFonts w:ascii="Courier New" w:eastAsia="Times New Roman" w:hAnsi="Courier New" w:cs="Courier New"/>
                <w:color w:val="DDDDDD"/>
                <w:sz w:val="20"/>
                <w:szCs w:val="20"/>
              </w:rPr>
              <w:t>21</w:t>
            </w:r>
          </w:p>
        </w:tc>
        <w:tc>
          <w:tcPr>
            <w:tcW w:w="0" w:type="auto"/>
            <w:vAlign w:val="center"/>
            <w:hideMark/>
          </w:tcPr>
          <w:p w:rsidR="0043508E" w:rsidRPr="0043508E" w:rsidRDefault="0043508E" w:rsidP="0043508E">
            <w:pPr>
              <w:spacing w:after="0" w:line="240" w:lineRule="auto"/>
              <w:rPr>
                <w:rFonts w:ascii="Times New Roman" w:eastAsia="Times New Roman" w:hAnsi="Times New Roman" w:cs="Times New Roman"/>
                <w:sz w:val="24"/>
                <w:szCs w:val="24"/>
              </w:rPr>
            </w:pPr>
            <w:r w:rsidRPr="0043508E">
              <w:rPr>
                <w:rFonts w:ascii="Courier New" w:eastAsia="Times New Roman" w:hAnsi="Courier New" w:cs="Courier New"/>
                <w:sz w:val="20"/>
                <w:szCs w:val="20"/>
              </w:rPr>
              <w:t>configuration.setProperty("hibernate.connection.driver_class",</w:t>
            </w:r>
          </w:p>
        </w:tc>
      </w:tr>
    </w:tbl>
    <w:p w:rsidR="0043508E" w:rsidRPr="0043508E" w:rsidRDefault="0043508E" w:rsidP="0043508E">
      <w:pPr>
        <w:spacing w:after="0" w:line="297" w:lineRule="atLeast"/>
        <w:rPr>
          <w:rFonts w:ascii="Consolas" w:eastAsia="Times New Roman" w:hAnsi="Consolas" w:cs="Consolas"/>
          <w:vanish/>
          <w:color w:val="000000"/>
          <w:sz w:val="27"/>
          <w:szCs w:val="27"/>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4636"/>
      </w:tblGrid>
      <w:tr w:rsidR="0043508E" w:rsidRPr="0043508E" w:rsidTr="0043508E">
        <w:trPr>
          <w:tblCellSpacing w:w="15" w:type="dxa"/>
        </w:trPr>
        <w:tc>
          <w:tcPr>
            <w:tcW w:w="0" w:type="auto"/>
            <w:vAlign w:val="center"/>
            <w:hideMark/>
          </w:tcPr>
          <w:p w:rsidR="0043508E" w:rsidRPr="0043508E" w:rsidRDefault="0043508E" w:rsidP="0043508E">
            <w:pPr>
              <w:spacing w:after="0" w:line="240" w:lineRule="auto"/>
              <w:rPr>
                <w:rFonts w:ascii="Times New Roman" w:eastAsia="Times New Roman" w:hAnsi="Times New Roman" w:cs="Times New Roman"/>
                <w:sz w:val="24"/>
                <w:szCs w:val="24"/>
              </w:rPr>
            </w:pPr>
            <w:r w:rsidRPr="0043508E">
              <w:rPr>
                <w:rFonts w:ascii="Courier New" w:eastAsia="Times New Roman" w:hAnsi="Courier New" w:cs="Courier New"/>
                <w:color w:val="DDDDDD"/>
                <w:sz w:val="20"/>
                <w:szCs w:val="20"/>
              </w:rPr>
              <w:t>22</w:t>
            </w:r>
          </w:p>
        </w:tc>
        <w:tc>
          <w:tcPr>
            <w:tcW w:w="0" w:type="auto"/>
            <w:vAlign w:val="center"/>
            <w:hideMark/>
          </w:tcPr>
          <w:p w:rsidR="0043508E" w:rsidRPr="0043508E" w:rsidRDefault="0043508E" w:rsidP="0043508E">
            <w:pPr>
              <w:spacing w:after="0" w:line="240" w:lineRule="auto"/>
              <w:rPr>
                <w:rFonts w:ascii="Times New Roman" w:eastAsia="Times New Roman" w:hAnsi="Times New Roman" w:cs="Times New Roman"/>
                <w:sz w:val="24"/>
                <w:szCs w:val="24"/>
              </w:rPr>
            </w:pPr>
            <w:r w:rsidRPr="0043508E">
              <w:rPr>
                <w:rFonts w:ascii="Courier New" w:eastAsia="Times New Roman" w:hAnsi="Courier New" w:cs="Courier New"/>
                <w:sz w:val="20"/>
                <w:szCs w:val="20"/>
              </w:rPr>
              <w:t>"org.apache.derby.jdbc.ClientDriver");</w:t>
            </w:r>
          </w:p>
        </w:tc>
      </w:tr>
    </w:tbl>
    <w:p w:rsidR="0043508E" w:rsidRPr="0043508E" w:rsidRDefault="0043508E" w:rsidP="0043508E">
      <w:pPr>
        <w:spacing w:after="0" w:line="297" w:lineRule="atLeast"/>
        <w:rPr>
          <w:rFonts w:ascii="Consolas" w:eastAsia="Times New Roman" w:hAnsi="Consolas" w:cs="Consolas"/>
          <w:vanish/>
          <w:color w:val="000000"/>
          <w:sz w:val="27"/>
          <w:szCs w:val="27"/>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8117"/>
      </w:tblGrid>
      <w:tr w:rsidR="0043508E" w:rsidRPr="0043508E" w:rsidTr="0043508E">
        <w:trPr>
          <w:tblCellSpacing w:w="15" w:type="dxa"/>
        </w:trPr>
        <w:tc>
          <w:tcPr>
            <w:tcW w:w="0" w:type="auto"/>
            <w:vAlign w:val="center"/>
            <w:hideMark/>
          </w:tcPr>
          <w:p w:rsidR="0043508E" w:rsidRPr="0043508E" w:rsidRDefault="0043508E" w:rsidP="0043508E">
            <w:pPr>
              <w:spacing w:after="0" w:line="240" w:lineRule="auto"/>
              <w:rPr>
                <w:rFonts w:ascii="Times New Roman" w:eastAsia="Times New Roman" w:hAnsi="Times New Roman" w:cs="Times New Roman"/>
                <w:sz w:val="24"/>
                <w:szCs w:val="24"/>
              </w:rPr>
            </w:pPr>
            <w:r w:rsidRPr="0043508E">
              <w:rPr>
                <w:rFonts w:ascii="Courier New" w:eastAsia="Times New Roman" w:hAnsi="Courier New" w:cs="Courier New"/>
                <w:color w:val="DDDDDD"/>
                <w:sz w:val="20"/>
                <w:szCs w:val="20"/>
              </w:rPr>
              <w:t>23</w:t>
            </w:r>
          </w:p>
        </w:tc>
        <w:tc>
          <w:tcPr>
            <w:tcW w:w="0" w:type="auto"/>
            <w:vAlign w:val="center"/>
            <w:hideMark/>
          </w:tcPr>
          <w:p w:rsidR="0043508E" w:rsidRPr="0043508E" w:rsidRDefault="0043508E" w:rsidP="0043508E">
            <w:pPr>
              <w:spacing w:after="0" w:line="240" w:lineRule="auto"/>
              <w:rPr>
                <w:rFonts w:ascii="Times New Roman" w:eastAsia="Times New Roman" w:hAnsi="Times New Roman" w:cs="Times New Roman"/>
                <w:sz w:val="24"/>
                <w:szCs w:val="24"/>
              </w:rPr>
            </w:pPr>
            <w:r w:rsidRPr="0043508E">
              <w:rPr>
                <w:rFonts w:ascii="Courier New" w:eastAsia="Times New Roman" w:hAnsi="Courier New" w:cs="Courier New"/>
                <w:sz w:val="20"/>
                <w:szCs w:val="20"/>
              </w:rPr>
              <w:t>configuration.setProperty("hibernate.connection.password", "root");</w:t>
            </w:r>
          </w:p>
        </w:tc>
      </w:tr>
    </w:tbl>
    <w:p w:rsidR="0043508E" w:rsidRPr="0043508E" w:rsidRDefault="0043508E" w:rsidP="0043508E">
      <w:pPr>
        <w:spacing w:after="0" w:line="297" w:lineRule="atLeast"/>
        <w:rPr>
          <w:rFonts w:ascii="Consolas" w:eastAsia="Times New Roman" w:hAnsi="Consolas" w:cs="Consolas"/>
          <w:vanish/>
          <w:color w:val="000000"/>
          <w:sz w:val="27"/>
          <w:szCs w:val="27"/>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7757"/>
      </w:tblGrid>
      <w:tr w:rsidR="0043508E" w:rsidRPr="0043508E" w:rsidTr="0043508E">
        <w:trPr>
          <w:tblCellSpacing w:w="15" w:type="dxa"/>
        </w:trPr>
        <w:tc>
          <w:tcPr>
            <w:tcW w:w="0" w:type="auto"/>
            <w:vAlign w:val="center"/>
            <w:hideMark/>
          </w:tcPr>
          <w:p w:rsidR="0043508E" w:rsidRPr="0043508E" w:rsidRDefault="0043508E" w:rsidP="0043508E">
            <w:pPr>
              <w:spacing w:after="0" w:line="240" w:lineRule="auto"/>
              <w:rPr>
                <w:rFonts w:ascii="Times New Roman" w:eastAsia="Times New Roman" w:hAnsi="Times New Roman" w:cs="Times New Roman"/>
                <w:sz w:val="24"/>
                <w:szCs w:val="24"/>
              </w:rPr>
            </w:pPr>
            <w:r w:rsidRPr="0043508E">
              <w:rPr>
                <w:rFonts w:ascii="Courier New" w:eastAsia="Times New Roman" w:hAnsi="Courier New" w:cs="Courier New"/>
                <w:color w:val="DDDDDD"/>
                <w:sz w:val="20"/>
                <w:szCs w:val="20"/>
              </w:rPr>
              <w:t>24</w:t>
            </w:r>
          </w:p>
        </w:tc>
        <w:tc>
          <w:tcPr>
            <w:tcW w:w="0" w:type="auto"/>
            <w:vAlign w:val="center"/>
            <w:hideMark/>
          </w:tcPr>
          <w:p w:rsidR="0043508E" w:rsidRPr="0043508E" w:rsidRDefault="0043508E" w:rsidP="0043508E">
            <w:pPr>
              <w:spacing w:after="0" w:line="240" w:lineRule="auto"/>
              <w:rPr>
                <w:rFonts w:ascii="Times New Roman" w:eastAsia="Times New Roman" w:hAnsi="Times New Roman" w:cs="Times New Roman"/>
                <w:sz w:val="24"/>
                <w:szCs w:val="24"/>
              </w:rPr>
            </w:pPr>
            <w:r w:rsidRPr="0043508E">
              <w:rPr>
                <w:rFonts w:ascii="Courier New" w:eastAsia="Times New Roman" w:hAnsi="Courier New" w:cs="Courier New"/>
                <w:sz w:val="20"/>
                <w:szCs w:val="20"/>
              </w:rPr>
              <w:t>configuration.setProperty("hibernate.transaction.factory_class",</w:t>
            </w:r>
          </w:p>
        </w:tc>
      </w:tr>
    </w:tbl>
    <w:p w:rsidR="0043508E" w:rsidRPr="0043508E" w:rsidRDefault="0043508E" w:rsidP="0043508E">
      <w:pPr>
        <w:spacing w:after="0" w:line="297" w:lineRule="atLeast"/>
        <w:rPr>
          <w:rFonts w:ascii="Consolas" w:eastAsia="Times New Roman" w:hAnsi="Consolas" w:cs="Consolas"/>
          <w:vanish/>
          <w:color w:val="000000"/>
          <w:sz w:val="27"/>
          <w:szCs w:val="27"/>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6317"/>
      </w:tblGrid>
      <w:tr w:rsidR="0043508E" w:rsidRPr="0043508E" w:rsidTr="0043508E">
        <w:trPr>
          <w:tblCellSpacing w:w="15" w:type="dxa"/>
        </w:trPr>
        <w:tc>
          <w:tcPr>
            <w:tcW w:w="0" w:type="auto"/>
            <w:vAlign w:val="center"/>
            <w:hideMark/>
          </w:tcPr>
          <w:p w:rsidR="0043508E" w:rsidRPr="0043508E" w:rsidRDefault="0043508E" w:rsidP="0043508E">
            <w:pPr>
              <w:spacing w:after="0" w:line="240" w:lineRule="auto"/>
              <w:rPr>
                <w:rFonts w:ascii="Times New Roman" w:eastAsia="Times New Roman" w:hAnsi="Times New Roman" w:cs="Times New Roman"/>
                <w:sz w:val="24"/>
                <w:szCs w:val="24"/>
              </w:rPr>
            </w:pPr>
            <w:r w:rsidRPr="0043508E">
              <w:rPr>
                <w:rFonts w:ascii="Courier New" w:eastAsia="Times New Roman" w:hAnsi="Courier New" w:cs="Courier New"/>
                <w:color w:val="DDDDDD"/>
                <w:sz w:val="20"/>
                <w:szCs w:val="20"/>
              </w:rPr>
              <w:t>25</w:t>
            </w:r>
          </w:p>
        </w:tc>
        <w:tc>
          <w:tcPr>
            <w:tcW w:w="0" w:type="auto"/>
            <w:vAlign w:val="center"/>
            <w:hideMark/>
          </w:tcPr>
          <w:p w:rsidR="0043508E" w:rsidRPr="0043508E" w:rsidRDefault="0043508E" w:rsidP="0043508E">
            <w:pPr>
              <w:spacing w:after="0" w:line="240" w:lineRule="auto"/>
              <w:rPr>
                <w:rFonts w:ascii="Times New Roman" w:eastAsia="Times New Roman" w:hAnsi="Times New Roman" w:cs="Times New Roman"/>
                <w:sz w:val="24"/>
                <w:szCs w:val="24"/>
              </w:rPr>
            </w:pPr>
            <w:r w:rsidRPr="0043508E">
              <w:rPr>
                <w:rFonts w:ascii="Courier New" w:eastAsia="Times New Roman" w:hAnsi="Courier New" w:cs="Courier New"/>
                <w:sz w:val="20"/>
                <w:szCs w:val="20"/>
              </w:rPr>
              <w:t>"org.hibernate.transaction.JDBCTransactionFactory");</w:t>
            </w:r>
          </w:p>
        </w:tc>
      </w:tr>
    </w:tbl>
    <w:p w:rsidR="0043508E" w:rsidRPr="0043508E" w:rsidRDefault="0043508E" w:rsidP="0043508E">
      <w:pPr>
        <w:spacing w:after="0" w:line="297" w:lineRule="atLeast"/>
        <w:rPr>
          <w:rFonts w:ascii="Consolas" w:eastAsia="Times New Roman" w:hAnsi="Consolas" w:cs="Consolas"/>
          <w:vanish/>
          <w:color w:val="000000"/>
          <w:sz w:val="27"/>
          <w:szCs w:val="27"/>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8237"/>
      </w:tblGrid>
      <w:tr w:rsidR="0043508E" w:rsidRPr="0043508E" w:rsidTr="0043508E">
        <w:trPr>
          <w:tblCellSpacing w:w="15" w:type="dxa"/>
        </w:trPr>
        <w:tc>
          <w:tcPr>
            <w:tcW w:w="0" w:type="auto"/>
            <w:vAlign w:val="center"/>
            <w:hideMark/>
          </w:tcPr>
          <w:p w:rsidR="0043508E" w:rsidRPr="0043508E" w:rsidRDefault="0043508E" w:rsidP="0043508E">
            <w:pPr>
              <w:spacing w:after="0" w:line="240" w:lineRule="auto"/>
              <w:rPr>
                <w:rFonts w:ascii="Times New Roman" w:eastAsia="Times New Roman" w:hAnsi="Times New Roman" w:cs="Times New Roman"/>
                <w:sz w:val="24"/>
                <w:szCs w:val="24"/>
              </w:rPr>
            </w:pPr>
            <w:r w:rsidRPr="0043508E">
              <w:rPr>
                <w:rFonts w:ascii="Courier New" w:eastAsia="Times New Roman" w:hAnsi="Courier New" w:cs="Courier New"/>
                <w:color w:val="DDDDDD"/>
                <w:sz w:val="20"/>
                <w:szCs w:val="20"/>
              </w:rPr>
              <w:t>26</w:t>
            </w:r>
          </w:p>
        </w:tc>
        <w:tc>
          <w:tcPr>
            <w:tcW w:w="0" w:type="auto"/>
            <w:vAlign w:val="center"/>
            <w:hideMark/>
          </w:tcPr>
          <w:p w:rsidR="0043508E" w:rsidRPr="0043508E" w:rsidRDefault="0043508E" w:rsidP="0043508E">
            <w:pPr>
              <w:spacing w:after="0" w:line="240" w:lineRule="auto"/>
              <w:rPr>
                <w:rFonts w:ascii="Times New Roman" w:eastAsia="Times New Roman" w:hAnsi="Times New Roman" w:cs="Times New Roman"/>
                <w:sz w:val="24"/>
                <w:szCs w:val="24"/>
              </w:rPr>
            </w:pPr>
            <w:r w:rsidRPr="0043508E">
              <w:rPr>
                <w:rFonts w:ascii="Courier New" w:eastAsia="Times New Roman" w:hAnsi="Courier New" w:cs="Courier New"/>
                <w:sz w:val="20"/>
                <w:szCs w:val="20"/>
              </w:rPr>
              <w:t>configuration.setProperty("hibernate.current_session_context_class",</w:t>
            </w:r>
          </w:p>
        </w:tc>
      </w:tr>
    </w:tbl>
    <w:p w:rsidR="0043508E" w:rsidRPr="0043508E" w:rsidRDefault="0043508E" w:rsidP="0043508E">
      <w:pPr>
        <w:spacing w:after="0" w:line="297" w:lineRule="atLeast"/>
        <w:rPr>
          <w:rFonts w:ascii="Consolas" w:eastAsia="Times New Roman" w:hAnsi="Consolas" w:cs="Consolas"/>
          <w:vanish/>
          <w:color w:val="000000"/>
          <w:sz w:val="27"/>
          <w:szCs w:val="27"/>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1276"/>
      </w:tblGrid>
      <w:tr w:rsidR="0043508E" w:rsidRPr="0043508E" w:rsidTr="0043508E">
        <w:trPr>
          <w:tblCellSpacing w:w="15" w:type="dxa"/>
        </w:trPr>
        <w:tc>
          <w:tcPr>
            <w:tcW w:w="0" w:type="auto"/>
            <w:vAlign w:val="center"/>
            <w:hideMark/>
          </w:tcPr>
          <w:p w:rsidR="0043508E" w:rsidRPr="0043508E" w:rsidRDefault="0043508E" w:rsidP="0043508E">
            <w:pPr>
              <w:spacing w:after="0" w:line="240" w:lineRule="auto"/>
              <w:rPr>
                <w:rFonts w:ascii="Times New Roman" w:eastAsia="Times New Roman" w:hAnsi="Times New Roman" w:cs="Times New Roman"/>
                <w:sz w:val="24"/>
                <w:szCs w:val="24"/>
              </w:rPr>
            </w:pPr>
            <w:r w:rsidRPr="0043508E">
              <w:rPr>
                <w:rFonts w:ascii="Courier New" w:eastAsia="Times New Roman" w:hAnsi="Courier New" w:cs="Courier New"/>
                <w:color w:val="DDDDDD"/>
                <w:sz w:val="20"/>
                <w:szCs w:val="20"/>
              </w:rPr>
              <w:t>27</w:t>
            </w:r>
          </w:p>
        </w:tc>
        <w:tc>
          <w:tcPr>
            <w:tcW w:w="0" w:type="auto"/>
            <w:vAlign w:val="center"/>
            <w:hideMark/>
          </w:tcPr>
          <w:p w:rsidR="0043508E" w:rsidRPr="0043508E" w:rsidRDefault="0043508E" w:rsidP="0043508E">
            <w:pPr>
              <w:spacing w:after="0" w:line="240" w:lineRule="auto"/>
              <w:rPr>
                <w:rFonts w:ascii="Times New Roman" w:eastAsia="Times New Roman" w:hAnsi="Times New Roman" w:cs="Times New Roman"/>
                <w:sz w:val="24"/>
                <w:szCs w:val="24"/>
              </w:rPr>
            </w:pPr>
            <w:r w:rsidRPr="0043508E">
              <w:rPr>
                <w:rFonts w:ascii="Courier New" w:eastAsia="Times New Roman" w:hAnsi="Courier New" w:cs="Courier New"/>
                <w:sz w:val="20"/>
                <w:szCs w:val="20"/>
              </w:rPr>
              <w:t>"thread");</w:t>
            </w:r>
          </w:p>
        </w:tc>
      </w:tr>
    </w:tbl>
    <w:p w:rsidR="0043508E" w:rsidRPr="0043508E" w:rsidRDefault="0043508E" w:rsidP="0043508E">
      <w:pPr>
        <w:spacing w:after="0" w:line="297" w:lineRule="atLeast"/>
        <w:rPr>
          <w:rFonts w:ascii="Consolas" w:eastAsia="Times New Roman" w:hAnsi="Consolas" w:cs="Consolas"/>
          <w:vanish/>
          <w:color w:val="000000"/>
          <w:sz w:val="27"/>
          <w:szCs w:val="27"/>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6797"/>
      </w:tblGrid>
      <w:tr w:rsidR="0043508E" w:rsidRPr="0043508E" w:rsidTr="0043508E">
        <w:trPr>
          <w:tblCellSpacing w:w="15" w:type="dxa"/>
        </w:trPr>
        <w:tc>
          <w:tcPr>
            <w:tcW w:w="0" w:type="auto"/>
            <w:vAlign w:val="center"/>
            <w:hideMark/>
          </w:tcPr>
          <w:p w:rsidR="0043508E" w:rsidRPr="0043508E" w:rsidRDefault="0043508E" w:rsidP="0043508E">
            <w:pPr>
              <w:spacing w:after="0" w:line="240" w:lineRule="auto"/>
              <w:rPr>
                <w:rFonts w:ascii="Times New Roman" w:eastAsia="Times New Roman" w:hAnsi="Times New Roman" w:cs="Times New Roman"/>
                <w:sz w:val="24"/>
                <w:szCs w:val="24"/>
              </w:rPr>
            </w:pPr>
            <w:r w:rsidRPr="0043508E">
              <w:rPr>
                <w:rFonts w:ascii="Courier New" w:eastAsia="Times New Roman" w:hAnsi="Courier New" w:cs="Courier New"/>
                <w:color w:val="DDDDDD"/>
                <w:sz w:val="20"/>
                <w:szCs w:val="20"/>
              </w:rPr>
              <w:t>28</w:t>
            </w:r>
          </w:p>
        </w:tc>
        <w:tc>
          <w:tcPr>
            <w:tcW w:w="0" w:type="auto"/>
            <w:vAlign w:val="center"/>
            <w:hideMark/>
          </w:tcPr>
          <w:p w:rsidR="0043508E" w:rsidRPr="0043508E" w:rsidRDefault="0043508E" w:rsidP="0043508E">
            <w:pPr>
              <w:spacing w:after="0" w:line="240" w:lineRule="auto"/>
              <w:rPr>
                <w:rFonts w:ascii="Times New Roman" w:eastAsia="Times New Roman" w:hAnsi="Times New Roman" w:cs="Times New Roman"/>
                <w:sz w:val="24"/>
                <w:szCs w:val="24"/>
              </w:rPr>
            </w:pPr>
            <w:r w:rsidRPr="0043508E">
              <w:rPr>
                <w:rFonts w:ascii="Courier New" w:eastAsia="Times New Roman" w:hAnsi="Courier New" w:cs="Courier New"/>
                <w:sz w:val="20"/>
                <w:szCs w:val="20"/>
              </w:rPr>
              <w:t>configuration.setProperty("hibernate.show_sql", "true");</w:t>
            </w:r>
          </w:p>
        </w:tc>
      </w:tr>
    </w:tbl>
    <w:p w:rsidR="0043508E" w:rsidRPr="00780410" w:rsidRDefault="0043508E" w:rsidP="00BC4950">
      <w:pPr>
        <w:jc w:val="both"/>
        <w:rPr>
          <w:rFonts w:ascii="Verdana" w:hAnsi="Verdana"/>
          <w:sz w:val="18"/>
          <w:szCs w:val="18"/>
        </w:rPr>
      </w:pPr>
    </w:p>
    <w:p w:rsidR="00BC4950" w:rsidRDefault="00BC4950" w:rsidP="00BC4950">
      <w:pPr>
        <w:jc w:val="both"/>
        <w:rPr>
          <w:rFonts w:ascii="Verdana" w:hAnsi="Verdana"/>
          <w:sz w:val="18"/>
          <w:szCs w:val="18"/>
        </w:rPr>
      </w:pPr>
      <w:r w:rsidRPr="00780410">
        <w:rPr>
          <w:rFonts w:ascii="Verdana" w:hAnsi="Verdana"/>
          <w:sz w:val="18"/>
          <w:szCs w:val="18"/>
        </w:rPr>
        <w:t>* XML configuration (hibernate.cfg.xml)</w:t>
      </w:r>
    </w:p>
    <w:p w:rsidR="00BC4950" w:rsidRPr="00780410" w:rsidRDefault="00BC4950" w:rsidP="00BC4950">
      <w:pPr>
        <w:jc w:val="both"/>
        <w:rPr>
          <w:rFonts w:ascii="Verdana" w:hAnsi="Verdana"/>
          <w:sz w:val="18"/>
          <w:szCs w:val="18"/>
        </w:rPr>
      </w:pPr>
    </w:p>
    <w:p w:rsidR="00BC4950" w:rsidRPr="00780410" w:rsidRDefault="00BC4950" w:rsidP="00BC4950">
      <w:pPr>
        <w:jc w:val="both"/>
        <w:rPr>
          <w:rFonts w:ascii="Verdana" w:hAnsi="Verdana"/>
          <w:b/>
          <w:sz w:val="18"/>
          <w:szCs w:val="18"/>
        </w:rPr>
      </w:pPr>
      <w:r w:rsidRPr="00780410">
        <w:rPr>
          <w:rFonts w:ascii="Verdana" w:hAnsi="Verdana"/>
          <w:b/>
          <w:sz w:val="18"/>
          <w:szCs w:val="18"/>
        </w:rPr>
        <w:t>What role does the Session interface play in Hibernate?</w:t>
      </w:r>
    </w:p>
    <w:p w:rsidR="00BC4950" w:rsidRPr="00780410" w:rsidRDefault="00BC4950" w:rsidP="00BC4950">
      <w:pPr>
        <w:jc w:val="both"/>
        <w:rPr>
          <w:rFonts w:ascii="Verdana" w:hAnsi="Verdana"/>
          <w:sz w:val="18"/>
          <w:szCs w:val="18"/>
        </w:rPr>
      </w:pPr>
      <w:r w:rsidRPr="00780410">
        <w:rPr>
          <w:rFonts w:ascii="Verdana" w:hAnsi="Verdana"/>
          <w:sz w:val="18"/>
          <w:szCs w:val="18"/>
        </w:rPr>
        <w:t>The Session interface is the primary interface used by Hibernate applications. It is a single-threaded, short-lived object representing a conversation between the application and the persistent store. It allows you to create query objects to retrieve persistent objects.</w:t>
      </w:r>
    </w:p>
    <w:p w:rsidR="00BC4950" w:rsidRPr="00780410" w:rsidRDefault="00BC4950" w:rsidP="00BC4950">
      <w:pPr>
        <w:ind w:firstLine="720"/>
        <w:jc w:val="both"/>
        <w:rPr>
          <w:rFonts w:ascii="Verdana" w:hAnsi="Verdana"/>
          <w:sz w:val="18"/>
          <w:szCs w:val="18"/>
        </w:rPr>
      </w:pPr>
      <w:r w:rsidRPr="00780410">
        <w:rPr>
          <w:rFonts w:ascii="Verdana" w:hAnsi="Verdana"/>
          <w:sz w:val="18"/>
          <w:szCs w:val="18"/>
        </w:rPr>
        <w:t>Session session = sessionFactory.openSession();</w:t>
      </w:r>
    </w:p>
    <w:p w:rsidR="00BC4950" w:rsidRPr="00780410" w:rsidRDefault="00BC4950" w:rsidP="00BC4950">
      <w:pPr>
        <w:jc w:val="both"/>
        <w:rPr>
          <w:rFonts w:ascii="Verdana" w:hAnsi="Verdana"/>
          <w:sz w:val="18"/>
          <w:szCs w:val="18"/>
        </w:rPr>
      </w:pPr>
      <w:r w:rsidRPr="00780410">
        <w:rPr>
          <w:rFonts w:ascii="Verdana" w:hAnsi="Verdana"/>
          <w:sz w:val="18"/>
          <w:szCs w:val="18"/>
        </w:rPr>
        <w:t>Session interface role:</w:t>
      </w:r>
    </w:p>
    <w:p w:rsidR="00BC4950" w:rsidRPr="00780410" w:rsidRDefault="00BC4950" w:rsidP="00BC4950">
      <w:pPr>
        <w:jc w:val="both"/>
        <w:rPr>
          <w:rFonts w:ascii="Verdana" w:hAnsi="Verdana"/>
          <w:sz w:val="18"/>
          <w:szCs w:val="18"/>
        </w:rPr>
      </w:pPr>
      <w:r w:rsidRPr="00780410">
        <w:rPr>
          <w:rFonts w:ascii="Verdana" w:hAnsi="Verdana"/>
          <w:sz w:val="18"/>
          <w:szCs w:val="18"/>
        </w:rPr>
        <w:t>* Wraps a JDBC connection</w:t>
      </w:r>
    </w:p>
    <w:p w:rsidR="00BC4950" w:rsidRPr="00780410" w:rsidRDefault="00BC4950" w:rsidP="00BC4950">
      <w:pPr>
        <w:jc w:val="both"/>
        <w:rPr>
          <w:rFonts w:ascii="Verdana" w:hAnsi="Verdana"/>
          <w:sz w:val="18"/>
          <w:szCs w:val="18"/>
        </w:rPr>
      </w:pPr>
      <w:r w:rsidRPr="00780410">
        <w:rPr>
          <w:rFonts w:ascii="Verdana" w:hAnsi="Verdana"/>
          <w:sz w:val="18"/>
          <w:szCs w:val="18"/>
        </w:rPr>
        <w:t>* Factory for Transaction</w:t>
      </w:r>
    </w:p>
    <w:p w:rsidR="00BC4950" w:rsidRPr="00780410" w:rsidRDefault="00BC4950" w:rsidP="00BC4950">
      <w:pPr>
        <w:jc w:val="both"/>
        <w:rPr>
          <w:rFonts w:ascii="Verdana" w:hAnsi="Verdana"/>
          <w:sz w:val="18"/>
          <w:szCs w:val="18"/>
        </w:rPr>
      </w:pPr>
      <w:r w:rsidRPr="00780410">
        <w:rPr>
          <w:rFonts w:ascii="Verdana" w:hAnsi="Verdana"/>
          <w:sz w:val="18"/>
          <w:szCs w:val="18"/>
        </w:rPr>
        <w:t>* Holds a mandatory (first-level) cache of persistent objects, used when navigating the object graph or looking up objects by identifier</w:t>
      </w:r>
    </w:p>
    <w:p w:rsidR="00BC4950" w:rsidRPr="00780410" w:rsidRDefault="00BC4950" w:rsidP="00BC4950">
      <w:pPr>
        <w:jc w:val="both"/>
        <w:rPr>
          <w:rFonts w:ascii="Verdana" w:hAnsi="Verdana"/>
          <w:sz w:val="18"/>
          <w:szCs w:val="18"/>
        </w:rPr>
      </w:pPr>
    </w:p>
    <w:p w:rsidR="00BC4950" w:rsidRPr="00780410" w:rsidRDefault="00BC4950" w:rsidP="00BC4950">
      <w:pPr>
        <w:jc w:val="both"/>
        <w:rPr>
          <w:rFonts w:ascii="Verdana" w:hAnsi="Verdana"/>
          <w:b/>
          <w:sz w:val="18"/>
          <w:szCs w:val="18"/>
        </w:rPr>
      </w:pPr>
      <w:r w:rsidRPr="00780410">
        <w:rPr>
          <w:rFonts w:ascii="Verdana" w:hAnsi="Verdana"/>
          <w:b/>
          <w:sz w:val="18"/>
          <w:szCs w:val="18"/>
        </w:rPr>
        <w:t>What role does the SessionFactory interface play in Hibernate?</w:t>
      </w:r>
    </w:p>
    <w:p w:rsidR="00BC4950" w:rsidRDefault="00BC4950" w:rsidP="00BC4950">
      <w:pPr>
        <w:jc w:val="both"/>
        <w:rPr>
          <w:rFonts w:ascii="Verdana" w:hAnsi="Verdana"/>
          <w:sz w:val="18"/>
          <w:szCs w:val="18"/>
        </w:rPr>
      </w:pPr>
      <w:r w:rsidRPr="00780410">
        <w:rPr>
          <w:rFonts w:ascii="Verdana" w:hAnsi="Verdana"/>
          <w:sz w:val="18"/>
          <w:szCs w:val="18"/>
        </w:rPr>
        <w:t xml:space="preserve">The application obtains Session instances from a SessionFactory. There is typically a single SessionFactory for the whole application—created during application initialization. The SessionFactory caches generate SQL statements and other mapping metadata that Hibernate uses at runtime. It also holds cached data that has been read in one unit of work and may be reused in a future unit of work                  </w:t>
      </w:r>
    </w:p>
    <w:p w:rsidR="00BC4950" w:rsidRPr="00780410" w:rsidRDefault="00BC4950" w:rsidP="00BC4950">
      <w:pPr>
        <w:ind w:firstLine="720"/>
        <w:jc w:val="both"/>
        <w:rPr>
          <w:rFonts w:ascii="Verdana" w:hAnsi="Verdana"/>
          <w:sz w:val="18"/>
          <w:szCs w:val="18"/>
        </w:rPr>
      </w:pPr>
      <w:r w:rsidRPr="00780410">
        <w:rPr>
          <w:rFonts w:ascii="Verdana" w:hAnsi="Verdana"/>
          <w:sz w:val="18"/>
          <w:szCs w:val="18"/>
        </w:rPr>
        <w:t>SessionFactory sessionFactory = configuration.buildSessionFactory();</w:t>
      </w:r>
    </w:p>
    <w:p w:rsidR="00BC4950" w:rsidRDefault="00BC4950" w:rsidP="00BC4950">
      <w:pPr>
        <w:jc w:val="both"/>
        <w:rPr>
          <w:rFonts w:ascii="Verdana" w:hAnsi="Verdana"/>
          <w:sz w:val="18"/>
          <w:szCs w:val="18"/>
        </w:rPr>
      </w:pPr>
    </w:p>
    <w:p w:rsidR="00BC4950" w:rsidRPr="00D40C1F" w:rsidRDefault="00BC4950" w:rsidP="00BC4950">
      <w:pPr>
        <w:jc w:val="both"/>
        <w:rPr>
          <w:rFonts w:ascii="Verdana" w:hAnsi="Verdana"/>
          <w:b/>
          <w:sz w:val="18"/>
          <w:szCs w:val="18"/>
        </w:rPr>
      </w:pPr>
      <w:r w:rsidRPr="00D40C1F">
        <w:rPr>
          <w:rFonts w:ascii="Verdana" w:hAnsi="Verdana"/>
          <w:b/>
          <w:sz w:val="18"/>
          <w:szCs w:val="18"/>
        </w:rPr>
        <w:t>What is the general flow of Hibernate communication with RDBMS?</w:t>
      </w:r>
    </w:p>
    <w:p w:rsidR="00BC4950" w:rsidRPr="00780410" w:rsidRDefault="00BC4950" w:rsidP="00BC4950">
      <w:pPr>
        <w:jc w:val="both"/>
        <w:rPr>
          <w:rFonts w:ascii="Verdana" w:hAnsi="Verdana"/>
          <w:sz w:val="18"/>
          <w:szCs w:val="18"/>
        </w:rPr>
      </w:pPr>
      <w:r w:rsidRPr="00780410">
        <w:rPr>
          <w:rFonts w:ascii="Verdana" w:hAnsi="Verdana"/>
          <w:sz w:val="18"/>
          <w:szCs w:val="18"/>
        </w:rPr>
        <w:lastRenderedPageBreak/>
        <w:t>The general flow of Hibern</w:t>
      </w:r>
      <w:r>
        <w:rPr>
          <w:rFonts w:ascii="Verdana" w:hAnsi="Verdana"/>
          <w:sz w:val="18"/>
          <w:szCs w:val="18"/>
        </w:rPr>
        <w:t>ate communication with RDBMS is</w:t>
      </w:r>
      <w:r w:rsidRPr="00780410">
        <w:rPr>
          <w:rFonts w:ascii="Verdana" w:hAnsi="Verdana"/>
          <w:sz w:val="18"/>
          <w:szCs w:val="18"/>
        </w:rPr>
        <w:t>:</w:t>
      </w:r>
    </w:p>
    <w:p w:rsidR="00BC4950" w:rsidRDefault="00BC4950" w:rsidP="00BC4950">
      <w:pPr>
        <w:jc w:val="both"/>
        <w:rPr>
          <w:rFonts w:ascii="Verdana" w:hAnsi="Verdana"/>
          <w:sz w:val="18"/>
          <w:szCs w:val="18"/>
        </w:rPr>
      </w:pPr>
      <w:r w:rsidRPr="00780410">
        <w:rPr>
          <w:rFonts w:ascii="Verdana" w:hAnsi="Verdana"/>
          <w:sz w:val="18"/>
          <w:szCs w:val="18"/>
        </w:rPr>
        <w:t xml:space="preserve">* Load the Hibernate configuration file and create configuration object. It will automatically load all hbm </w:t>
      </w:r>
    </w:p>
    <w:p w:rsidR="00BC4950" w:rsidRPr="00780410" w:rsidRDefault="00BC4950" w:rsidP="00BC4950">
      <w:pPr>
        <w:jc w:val="both"/>
        <w:rPr>
          <w:rFonts w:ascii="Verdana" w:hAnsi="Verdana"/>
          <w:sz w:val="18"/>
          <w:szCs w:val="18"/>
        </w:rPr>
      </w:pPr>
      <w:r>
        <w:rPr>
          <w:rFonts w:ascii="Verdana" w:hAnsi="Verdana"/>
          <w:sz w:val="18"/>
          <w:szCs w:val="18"/>
        </w:rPr>
        <w:t xml:space="preserve">   </w:t>
      </w:r>
      <w:r w:rsidRPr="00780410">
        <w:rPr>
          <w:rFonts w:ascii="Verdana" w:hAnsi="Verdana"/>
          <w:sz w:val="18"/>
          <w:szCs w:val="18"/>
        </w:rPr>
        <w:t>mapping files</w:t>
      </w:r>
    </w:p>
    <w:p w:rsidR="00BC4950" w:rsidRPr="00780410" w:rsidRDefault="00BC4950" w:rsidP="00BC4950">
      <w:pPr>
        <w:jc w:val="both"/>
        <w:rPr>
          <w:rFonts w:ascii="Verdana" w:hAnsi="Verdana"/>
          <w:sz w:val="18"/>
          <w:szCs w:val="18"/>
        </w:rPr>
      </w:pPr>
      <w:r w:rsidRPr="00780410">
        <w:rPr>
          <w:rFonts w:ascii="Verdana" w:hAnsi="Verdana"/>
          <w:sz w:val="18"/>
          <w:szCs w:val="18"/>
        </w:rPr>
        <w:t>* Create session factory from configuration object</w:t>
      </w:r>
    </w:p>
    <w:p w:rsidR="00BC4950" w:rsidRPr="00780410" w:rsidRDefault="00BC4950" w:rsidP="00BC4950">
      <w:pPr>
        <w:jc w:val="both"/>
        <w:rPr>
          <w:rFonts w:ascii="Verdana" w:hAnsi="Verdana"/>
          <w:sz w:val="18"/>
          <w:szCs w:val="18"/>
        </w:rPr>
      </w:pPr>
      <w:r w:rsidRPr="00780410">
        <w:rPr>
          <w:rFonts w:ascii="Verdana" w:hAnsi="Verdana"/>
          <w:sz w:val="18"/>
          <w:szCs w:val="18"/>
        </w:rPr>
        <w:t>* Get one session from this session factory</w:t>
      </w:r>
    </w:p>
    <w:p w:rsidR="00BC4950" w:rsidRPr="00780410" w:rsidRDefault="00BC4950" w:rsidP="00BC4950">
      <w:pPr>
        <w:jc w:val="both"/>
        <w:rPr>
          <w:rFonts w:ascii="Verdana" w:hAnsi="Verdana"/>
          <w:sz w:val="18"/>
          <w:szCs w:val="18"/>
        </w:rPr>
      </w:pPr>
      <w:r w:rsidRPr="00780410">
        <w:rPr>
          <w:rFonts w:ascii="Verdana" w:hAnsi="Verdana"/>
          <w:sz w:val="18"/>
          <w:szCs w:val="18"/>
        </w:rPr>
        <w:t>* Create HQL Query</w:t>
      </w:r>
    </w:p>
    <w:p w:rsidR="00BC4950" w:rsidRPr="00780410" w:rsidRDefault="00BC4950" w:rsidP="00BC4950">
      <w:pPr>
        <w:jc w:val="both"/>
        <w:rPr>
          <w:rFonts w:ascii="Verdana" w:hAnsi="Verdana"/>
          <w:sz w:val="18"/>
          <w:szCs w:val="18"/>
        </w:rPr>
      </w:pPr>
      <w:r w:rsidRPr="00780410">
        <w:rPr>
          <w:rFonts w:ascii="Verdana" w:hAnsi="Verdana"/>
          <w:sz w:val="18"/>
          <w:szCs w:val="18"/>
        </w:rPr>
        <w:t>* Execute query to get list containing Java objects</w:t>
      </w:r>
    </w:p>
    <w:p w:rsidR="00BC4950" w:rsidRPr="00780410" w:rsidRDefault="00BC4950" w:rsidP="00BC4950">
      <w:pPr>
        <w:jc w:val="both"/>
        <w:rPr>
          <w:rFonts w:ascii="Verdana" w:hAnsi="Verdana"/>
          <w:sz w:val="18"/>
          <w:szCs w:val="18"/>
        </w:rPr>
      </w:pPr>
    </w:p>
    <w:p w:rsidR="00BC4950" w:rsidRPr="00015009" w:rsidRDefault="00BC4950" w:rsidP="00BC4950">
      <w:pPr>
        <w:jc w:val="both"/>
        <w:rPr>
          <w:rFonts w:ascii="Verdana" w:hAnsi="Verdana"/>
          <w:b/>
          <w:sz w:val="18"/>
          <w:szCs w:val="18"/>
        </w:rPr>
      </w:pPr>
      <w:r w:rsidRPr="00015009">
        <w:rPr>
          <w:rFonts w:ascii="Verdana" w:hAnsi="Verdana"/>
          <w:b/>
          <w:sz w:val="18"/>
          <w:szCs w:val="18"/>
        </w:rPr>
        <w:t>What is Hibernate Query Language (HQL)?</w:t>
      </w:r>
    </w:p>
    <w:p w:rsidR="00BC4950" w:rsidRPr="00780410" w:rsidRDefault="00BC4950" w:rsidP="00BC4950">
      <w:pPr>
        <w:jc w:val="both"/>
        <w:rPr>
          <w:rFonts w:ascii="Verdana" w:hAnsi="Verdana"/>
          <w:sz w:val="18"/>
          <w:szCs w:val="18"/>
        </w:rPr>
      </w:pPr>
      <w:r w:rsidRPr="00780410">
        <w:rPr>
          <w:rFonts w:ascii="Verdana" w:hAnsi="Verdana"/>
          <w:sz w:val="18"/>
          <w:szCs w:val="18"/>
        </w:rPr>
        <w:t>Hibernate offers a query language that embodies a very powerful and flexible mechanism to query, store, update, and retrieve objects from a database. This language, the Hibernate query Language (HQL), is an object-oriented extension to SQL.</w:t>
      </w:r>
    </w:p>
    <w:p w:rsidR="00BC4950" w:rsidRDefault="00BC4950" w:rsidP="00BC4950">
      <w:pPr>
        <w:jc w:val="both"/>
        <w:rPr>
          <w:rFonts w:ascii="Verdana" w:hAnsi="Verdana"/>
          <w:sz w:val="18"/>
          <w:szCs w:val="18"/>
        </w:rPr>
      </w:pPr>
    </w:p>
    <w:p w:rsidR="00BC4950" w:rsidRPr="006A121E" w:rsidRDefault="00BC4950" w:rsidP="00BC4950">
      <w:pPr>
        <w:jc w:val="both"/>
        <w:rPr>
          <w:rFonts w:ascii="Verdana" w:hAnsi="Verdana"/>
          <w:b/>
          <w:sz w:val="18"/>
          <w:szCs w:val="18"/>
        </w:rPr>
      </w:pPr>
      <w:r w:rsidRPr="006A121E">
        <w:rPr>
          <w:rFonts w:ascii="Verdana" w:hAnsi="Verdana"/>
          <w:b/>
          <w:sz w:val="18"/>
          <w:szCs w:val="18"/>
        </w:rPr>
        <w:t>How do you map Java Objects with Database tables?</w:t>
      </w:r>
    </w:p>
    <w:p w:rsidR="00BC4950" w:rsidRPr="00780410" w:rsidRDefault="00BC4950" w:rsidP="00BC4950">
      <w:pPr>
        <w:jc w:val="both"/>
        <w:rPr>
          <w:rFonts w:ascii="Verdana" w:hAnsi="Verdana"/>
          <w:sz w:val="18"/>
          <w:szCs w:val="18"/>
        </w:rPr>
      </w:pPr>
      <w:r w:rsidRPr="00780410">
        <w:rPr>
          <w:rFonts w:ascii="Verdana" w:hAnsi="Verdana"/>
          <w:sz w:val="18"/>
          <w:szCs w:val="18"/>
        </w:rPr>
        <w:t>* First we need to write Java domain objects (beans with setter and getter). The variables should be same as database columns.</w:t>
      </w:r>
    </w:p>
    <w:p w:rsidR="00BC4950" w:rsidRPr="00780410" w:rsidRDefault="00BC4950" w:rsidP="00BC4950">
      <w:pPr>
        <w:jc w:val="both"/>
        <w:rPr>
          <w:rFonts w:ascii="Verdana" w:hAnsi="Verdana"/>
          <w:sz w:val="18"/>
          <w:szCs w:val="18"/>
        </w:rPr>
      </w:pPr>
      <w:r w:rsidRPr="00780410">
        <w:rPr>
          <w:rFonts w:ascii="Verdana" w:hAnsi="Verdana"/>
          <w:sz w:val="18"/>
          <w:szCs w:val="18"/>
        </w:rPr>
        <w:t>* Write hbm.xml, where we map java class to table and database columns to Java class variables.</w:t>
      </w:r>
    </w:p>
    <w:p w:rsidR="00BC4950" w:rsidRDefault="00BC4950" w:rsidP="00BC4950">
      <w:pPr>
        <w:jc w:val="both"/>
        <w:rPr>
          <w:rFonts w:ascii="Verdana" w:hAnsi="Verdana"/>
          <w:sz w:val="18"/>
          <w:szCs w:val="18"/>
        </w:rPr>
      </w:pPr>
    </w:p>
    <w:p w:rsidR="00BC4950" w:rsidRPr="00780410" w:rsidRDefault="00BC4950" w:rsidP="00BC4950">
      <w:pPr>
        <w:jc w:val="both"/>
        <w:rPr>
          <w:rFonts w:ascii="Verdana" w:hAnsi="Verdana"/>
          <w:sz w:val="18"/>
          <w:szCs w:val="18"/>
        </w:rPr>
      </w:pPr>
      <w:r w:rsidRPr="00780410">
        <w:rPr>
          <w:rFonts w:ascii="Verdana" w:hAnsi="Verdana"/>
          <w:sz w:val="18"/>
          <w:szCs w:val="18"/>
        </w:rPr>
        <w:t>Example:</w:t>
      </w:r>
    </w:p>
    <w:p w:rsidR="00BC4950" w:rsidRPr="00780410" w:rsidRDefault="00BC4950" w:rsidP="00BC4950">
      <w:pPr>
        <w:ind w:left="720"/>
        <w:jc w:val="both"/>
        <w:rPr>
          <w:rFonts w:ascii="Verdana" w:hAnsi="Verdana"/>
          <w:sz w:val="18"/>
          <w:szCs w:val="18"/>
        </w:rPr>
      </w:pPr>
      <w:r w:rsidRPr="00780410">
        <w:rPr>
          <w:rFonts w:ascii="Verdana" w:hAnsi="Verdana"/>
          <w:sz w:val="18"/>
          <w:szCs w:val="18"/>
        </w:rPr>
        <w:t>&lt;hibernate-mapping&gt;</w:t>
      </w:r>
    </w:p>
    <w:p w:rsidR="00BC4950" w:rsidRPr="00780410" w:rsidRDefault="00BC4950" w:rsidP="00BC4950">
      <w:pPr>
        <w:ind w:left="1440"/>
        <w:jc w:val="both"/>
        <w:rPr>
          <w:rFonts w:ascii="Verdana" w:hAnsi="Verdana"/>
          <w:sz w:val="18"/>
          <w:szCs w:val="18"/>
        </w:rPr>
      </w:pPr>
      <w:r w:rsidRPr="00780410">
        <w:rPr>
          <w:rFonts w:ascii="Verdana" w:hAnsi="Verdana"/>
          <w:sz w:val="18"/>
          <w:szCs w:val="18"/>
        </w:rPr>
        <w:t>&lt;class name=”com.test.User”  table=”user”&gt;</w:t>
      </w:r>
    </w:p>
    <w:p w:rsidR="00BC4950" w:rsidRPr="00780410" w:rsidRDefault="00BC4950" w:rsidP="00BC4950">
      <w:pPr>
        <w:ind w:left="1440"/>
        <w:jc w:val="both"/>
        <w:rPr>
          <w:rFonts w:ascii="Verdana" w:hAnsi="Verdana"/>
          <w:sz w:val="18"/>
          <w:szCs w:val="18"/>
        </w:rPr>
      </w:pPr>
      <w:r w:rsidRPr="00780410">
        <w:rPr>
          <w:rFonts w:ascii="Verdana" w:hAnsi="Verdana"/>
          <w:sz w:val="18"/>
          <w:szCs w:val="18"/>
        </w:rPr>
        <w:t>&lt;property  column=”USER_NAME” length=”255″</w:t>
      </w:r>
    </w:p>
    <w:p w:rsidR="00BC4950" w:rsidRPr="00780410" w:rsidRDefault="00BC4950" w:rsidP="00BC4950">
      <w:pPr>
        <w:ind w:left="2160"/>
        <w:jc w:val="both"/>
        <w:rPr>
          <w:rFonts w:ascii="Verdana" w:hAnsi="Verdana"/>
          <w:sz w:val="18"/>
          <w:szCs w:val="18"/>
        </w:rPr>
      </w:pPr>
      <w:r>
        <w:rPr>
          <w:rFonts w:ascii="Verdana" w:hAnsi="Verdana"/>
          <w:sz w:val="18"/>
          <w:szCs w:val="18"/>
        </w:rPr>
        <w:t xml:space="preserve">     </w:t>
      </w:r>
      <w:r w:rsidRPr="00780410">
        <w:rPr>
          <w:rFonts w:ascii="Verdana" w:hAnsi="Verdana"/>
          <w:sz w:val="18"/>
          <w:szCs w:val="18"/>
        </w:rPr>
        <w:t>name=”userName” not-null=”true”  type=”java.lang.String”/&gt;</w:t>
      </w:r>
    </w:p>
    <w:p w:rsidR="00BC4950" w:rsidRPr="00780410" w:rsidRDefault="00BC4950" w:rsidP="00BC4950">
      <w:pPr>
        <w:ind w:left="1440"/>
        <w:jc w:val="both"/>
        <w:rPr>
          <w:rFonts w:ascii="Verdana" w:hAnsi="Verdana"/>
          <w:sz w:val="18"/>
          <w:szCs w:val="18"/>
        </w:rPr>
      </w:pPr>
      <w:r w:rsidRPr="00780410">
        <w:rPr>
          <w:rFonts w:ascii="Verdana" w:hAnsi="Verdana"/>
          <w:sz w:val="18"/>
          <w:szCs w:val="18"/>
        </w:rPr>
        <w:t>&lt;property  column=”USER_PASSWORD” length=”255″</w:t>
      </w:r>
    </w:p>
    <w:p w:rsidR="00BC4950" w:rsidRPr="00780410" w:rsidRDefault="00BC4950" w:rsidP="00BC4950">
      <w:pPr>
        <w:ind w:left="1440"/>
        <w:jc w:val="both"/>
        <w:rPr>
          <w:rFonts w:ascii="Verdana" w:hAnsi="Verdana"/>
          <w:sz w:val="18"/>
          <w:szCs w:val="18"/>
        </w:rPr>
      </w:pPr>
      <w:r>
        <w:rPr>
          <w:rFonts w:ascii="Verdana" w:hAnsi="Verdana"/>
          <w:sz w:val="18"/>
          <w:szCs w:val="18"/>
        </w:rPr>
        <w:t xml:space="preserve">                 </w:t>
      </w:r>
      <w:r w:rsidRPr="00780410">
        <w:rPr>
          <w:rFonts w:ascii="Verdana" w:hAnsi="Verdana"/>
          <w:sz w:val="18"/>
          <w:szCs w:val="18"/>
        </w:rPr>
        <w:t>name=”userPassword” not-null=”true”  type=”java.lang.String”/&gt;</w:t>
      </w:r>
    </w:p>
    <w:p w:rsidR="00BC4950" w:rsidRPr="00780410" w:rsidRDefault="00BC4950" w:rsidP="00BC4950">
      <w:pPr>
        <w:ind w:left="1440"/>
        <w:jc w:val="both"/>
        <w:rPr>
          <w:rFonts w:ascii="Verdana" w:hAnsi="Verdana"/>
          <w:sz w:val="18"/>
          <w:szCs w:val="18"/>
        </w:rPr>
      </w:pPr>
      <w:r w:rsidRPr="00780410">
        <w:rPr>
          <w:rFonts w:ascii="Verdana" w:hAnsi="Verdana"/>
          <w:sz w:val="18"/>
          <w:szCs w:val="18"/>
        </w:rPr>
        <w:t>&lt;/class&gt;</w:t>
      </w:r>
    </w:p>
    <w:p w:rsidR="00BC4950" w:rsidRPr="00780410" w:rsidRDefault="00BC4950" w:rsidP="00BC4950">
      <w:pPr>
        <w:ind w:left="720"/>
        <w:jc w:val="both"/>
        <w:rPr>
          <w:rFonts w:ascii="Verdana" w:hAnsi="Verdana"/>
          <w:sz w:val="18"/>
          <w:szCs w:val="18"/>
        </w:rPr>
      </w:pPr>
      <w:r w:rsidRPr="00780410">
        <w:rPr>
          <w:rFonts w:ascii="Verdana" w:hAnsi="Verdana"/>
          <w:sz w:val="18"/>
          <w:szCs w:val="18"/>
        </w:rPr>
        <w:t>&lt;/hibernate-mapping&gt;</w:t>
      </w:r>
    </w:p>
    <w:p w:rsidR="00BC4950" w:rsidRPr="00531993" w:rsidRDefault="00BC4950" w:rsidP="00BC4950">
      <w:pPr>
        <w:jc w:val="both"/>
        <w:rPr>
          <w:rFonts w:ascii="Verdana" w:hAnsi="Verdana"/>
          <w:b/>
          <w:sz w:val="18"/>
          <w:szCs w:val="18"/>
        </w:rPr>
      </w:pPr>
      <w:r w:rsidRPr="00531993">
        <w:rPr>
          <w:rFonts w:ascii="Verdana" w:hAnsi="Verdana"/>
          <w:b/>
          <w:sz w:val="18"/>
          <w:szCs w:val="18"/>
        </w:rPr>
        <w:t>What Does Hibernate Simplify?</w:t>
      </w:r>
    </w:p>
    <w:p w:rsidR="00BC4950" w:rsidRPr="00780410" w:rsidRDefault="00BC4950" w:rsidP="00BC4950">
      <w:pPr>
        <w:jc w:val="both"/>
        <w:rPr>
          <w:rFonts w:ascii="Verdana" w:hAnsi="Verdana"/>
          <w:sz w:val="18"/>
          <w:szCs w:val="18"/>
        </w:rPr>
      </w:pPr>
      <w:r w:rsidRPr="00780410">
        <w:rPr>
          <w:rFonts w:ascii="Verdana" w:hAnsi="Verdana"/>
          <w:sz w:val="18"/>
          <w:szCs w:val="18"/>
        </w:rPr>
        <w:t>* Saving and retrieving your domain objects</w:t>
      </w:r>
    </w:p>
    <w:p w:rsidR="00BC4950" w:rsidRPr="00780410" w:rsidRDefault="00BC4950" w:rsidP="00BC4950">
      <w:pPr>
        <w:jc w:val="both"/>
        <w:rPr>
          <w:rFonts w:ascii="Verdana" w:hAnsi="Verdana"/>
          <w:sz w:val="18"/>
          <w:szCs w:val="18"/>
        </w:rPr>
      </w:pPr>
      <w:r w:rsidRPr="00780410">
        <w:rPr>
          <w:rFonts w:ascii="Verdana" w:hAnsi="Verdana"/>
          <w:sz w:val="18"/>
          <w:szCs w:val="18"/>
        </w:rPr>
        <w:lastRenderedPageBreak/>
        <w:t>* Making database column and table name changes</w:t>
      </w:r>
    </w:p>
    <w:p w:rsidR="00BC4950" w:rsidRPr="00780410" w:rsidRDefault="00BC4950" w:rsidP="00BC4950">
      <w:pPr>
        <w:jc w:val="both"/>
        <w:rPr>
          <w:rFonts w:ascii="Verdana" w:hAnsi="Verdana"/>
          <w:sz w:val="18"/>
          <w:szCs w:val="18"/>
        </w:rPr>
      </w:pPr>
      <w:r w:rsidRPr="00780410">
        <w:rPr>
          <w:rFonts w:ascii="Verdana" w:hAnsi="Verdana"/>
          <w:sz w:val="18"/>
          <w:szCs w:val="18"/>
        </w:rPr>
        <w:t>* Centralizing pre save and post retrieve logic</w:t>
      </w:r>
    </w:p>
    <w:p w:rsidR="00BC4950" w:rsidRPr="00780410" w:rsidRDefault="00BC4950" w:rsidP="00BC4950">
      <w:pPr>
        <w:jc w:val="both"/>
        <w:rPr>
          <w:rFonts w:ascii="Verdana" w:hAnsi="Verdana"/>
          <w:sz w:val="18"/>
          <w:szCs w:val="18"/>
        </w:rPr>
      </w:pPr>
      <w:r w:rsidRPr="00780410">
        <w:rPr>
          <w:rFonts w:ascii="Verdana" w:hAnsi="Verdana"/>
          <w:sz w:val="18"/>
          <w:szCs w:val="18"/>
        </w:rPr>
        <w:t>* Complex joins for retrieving related items</w:t>
      </w:r>
    </w:p>
    <w:p w:rsidR="00BC4950" w:rsidRPr="00780410" w:rsidRDefault="00BC4950" w:rsidP="00BC4950">
      <w:pPr>
        <w:jc w:val="both"/>
        <w:rPr>
          <w:rFonts w:ascii="Verdana" w:hAnsi="Verdana"/>
          <w:sz w:val="18"/>
          <w:szCs w:val="18"/>
        </w:rPr>
      </w:pPr>
      <w:r w:rsidRPr="00780410">
        <w:rPr>
          <w:rFonts w:ascii="Verdana" w:hAnsi="Verdana"/>
          <w:sz w:val="18"/>
          <w:szCs w:val="18"/>
        </w:rPr>
        <w:t>* Schema creation from object model</w:t>
      </w:r>
    </w:p>
    <w:p w:rsidR="00BC4950" w:rsidRPr="00131444" w:rsidRDefault="00BC4950" w:rsidP="00BC4950">
      <w:pPr>
        <w:jc w:val="both"/>
        <w:rPr>
          <w:rFonts w:ascii="Verdana" w:hAnsi="Verdana"/>
          <w:b/>
          <w:sz w:val="18"/>
          <w:szCs w:val="18"/>
        </w:rPr>
      </w:pPr>
      <w:r w:rsidRPr="00131444">
        <w:rPr>
          <w:rFonts w:ascii="Verdana" w:hAnsi="Verdana"/>
          <w:b/>
          <w:sz w:val="18"/>
          <w:szCs w:val="18"/>
        </w:rPr>
        <w:t>How do you define sequence generated primary key in hibernate?</w:t>
      </w:r>
    </w:p>
    <w:p w:rsidR="00BC4950" w:rsidRPr="00780410" w:rsidRDefault="00BC4950" w:rsidP="00BC4950">
      <w:pPr>
        <w:jc w:val="both"/>
        <w:rPr>
          <w:rFonts w:ascii="Verdana" w:hAnsi="Verdana"/>
          <w:sz w:val="18"/>
          <w:szCs w:val="18"/>
        </w:rPr>
      </w:pPr>
      <w:r w:rsidRPr="00780410">
        <w:rPr>
          <w:rFonts w:ascii="Verdana" w:hAnsi="Verdana"/>
          <w:sz w:val="18"/>
          <w:szCs w:val="18"/>
        </w:rPr>
        <w:t>Using &lt;generator&gt; tag.</w:t>
      </w:r>
    </w:p>
    <w:p w:rsidR="00BC4950" w:rsidRPr="00780410" w:rsidRDefault="00BC4950" w:rsidP="00BC4950">
      <w:pPr>
        <w:jc w:val="both"/>
        <w:rPr>
          <w:rFonts w:ascii="Verdana" w:hAnsi="Verdana"/>
          <w:sz w:val="18"/>
          <w:szCs w:val="18"/>
        </w:rPr>
      </w:pPr>
      <w:r w:rsidRPr="00780410">
        <w:rPr>
          <w:rFonts w:ascii="Verdana" w:hAnsi="Verdana"/>
          <w:sz w:val="18"/>
          <w:szCs w:val="18"/>
        </w:rPr>
        <w:t>Example:-</w:t>
      </w:r>
    </w:p>
    <w:p w:rsidR="00BC4950" w:rsidRPr="00780410" w:rsidRDefault="00BC4950" w:rsidP="00BC4950">
      <w:pPr>
        <w:ind w:left="720"/>
        <w:jc w:val="both"/>
        <w:rPr>
          <w:rFonts w:ascii="Verdana" w:hAnsi="Verdana"/>
          <w:sz w:val="18"/>
          <w:szCs w:val="18"/>
        </w:rPr>
      </w:pPr>
      <w:r w:rsidRPr="00780410">
        <w:rPr>
          <w:rFonts w:ascii="Verdana" w:hAnsi="Verdana"/>
          <w:sz w:val="18"/>
          <w:szCs w:val="18"/>
        </w:rPr>
        <w:t>&lt;id column=”USER_ID” name=”id” type=”java.lang.Long”&gt;</w:t>
      </w:r>
    </w:p>
    <w:p w:rsidR="00BC4950" w:rsidRPr="00780410" w:rsidRDefault="00BC4950" w:rsidP="00BC4950">
      <w:pPr>
        <w:ind w:left="1440"/>
        <w:jc w:val="both"/>
        <w:rPr>
          <w:rFonts w:ascii="Verdana" w:hAnsi="Verdana"/>
          <w:sz w:val="18"/>
          <w:szCs w:val="18"/>
        </w:rPr>
      </w:pPr>
      <w:r w:rsidRPr="00780410">
        <w:rPr>
          <w:rFonts w:ascii="Verdana" w:hAnsi="Verdana"/>
          <w:sz w:val="18"/>
          <w:szCs w:val="18"/>
        </w:rPr>
        <w:t>&lt;generator class=”sequence”&gt;</w:t>
      </w:r>
    </w:p>
    <w:p w:rsidR="00BC4950" w:rsidRPr="00780410" w:rsidRDefault="00BC4950" w:rsidP="00BC4950">
      <w:pPr>
        <w:ind w:left="1440" w:firstLine="720"/>
        <w:jc w:val="both"/>
        <w:rPr>
          <w:rFonts w:ascii="Verdana" w:hAnsi="Verdana"/>
          <w:sz w:val="18"/>
          <w:szCs w:val="18"/>
        </w:rPr>
      </w:pPr>
      <w:r w:rsidRPr="00780410">
        <w:rPr>
          <w:rFonts w:ascii="Verdana" w:hAnsi="Verdana"/>
          <w:sz w:val="18"/>
          <w:szCs w:val="18"/>
        </w:rPr>
        <w:t>&lt;param name=”table”&gt;SEQUENCE_NAME&lt;/param&gt;</w:t>
      </w:r>
    </w:p>
    <w:p w:rsidR="00BC4950" w:rsidRPr="00780410" w:rsidRDefault="00BC4950" w:rsidP="00BC4950">
      <w:pPr>
        <w:ind w:left="1440"/>
        <w:jc w:val="both"/>
        <w:rPr>
          <w:rFonts w:ascii="Verdana" w:hAnsi="Verdana"/>
          <w:sz w:val="18"/>
          <w:szCs w:val="18"/>
        </w:rPr>
      </w:pPr>
      <w:r w:rsidRPr="00780410">
        <w:rPr>
          <w:rFonts w:ascii="Verdana" w:hAnsi="Verdana"/>
          <w:sz w:val="18"/>
          <w:szCs w:val="18"/>
        </w:rPr>
        <w:t>&lt;generator&gt;</w:t>
      </w:r>
    </w:p>
    <w:p w:rsidR="00BC4950" w:rsidRPr="00780410" w:rsidRDefault="00BC4950" w:rsidP="00BC4950">
      <w:pPr>
        <w:ind w:left="720"/>
        <w:jc w:val="both"/>
        <w:rPr>
          <w:rFonts w:ascii="Verdana" w:hAnsi="Verdana"/>
          <w:sz w:val="18"/>
          <w:szCs w:val="18"/>
        </w:rPr>
      </w:pPr>
      <w:r w:rsidRPr="00780410">
        <w:rPr>
          <w:rFonts w:ascii="Verdana" w:hAnsi="Verdana"/>
          <w:sz w:val="18"/>
          <w:szCs w:val="18"/>
        </w:rPr>
        <w:t>&lt;/id&gt;</w:t>
      </w:r>
    </w:p>
    <w:p w:rsidR="00BC4950" w:rsidRPr="00780410" w:rsidRDefault="00BC4950" w:rsidP="00BC4950">
      <w:pPr>
        <w:jc w:val="both"/>
        <w:rPr>
          <w:rFonts w:ascii="Verdana" w:hAnsi="Verdana"/>
          <w:sz w:val="18"/>
          <w:szCs w:val="18"/>
        </w:rPr>
      </w:pPr>
      <w:r>
        <w:rPr>
          <w:rFonts w:ascii="Verdana" w:hAnsi="Verdana"/>
          <w:sz w:val="18"/>
          <w:szCs w:val="18"/>
        </w:rPr>
        <w:t xml:space="preserve"> </w:t>
      </w:r>
    </w:p>
    <w:p w:rsidR="00BC4950" w:rsidRPr="00131444" w:rsidRDefault="00BC4950" w:rsidP="00BC4950">
      <w:pPr>
        <w:jc w:val="both"/>
        <w:rPr>
          <w:rFonts w:ascii="Verdana" w:hAnsi="Verdana"/>
          <w:b/>
          <w:sz w:val="18"/>
          <w:szCs w:val="18"/>
        </w:rPr>
      </w:pPr>
      <w:r w:rsidRPr="00131444">
        <w:rPr>
          <w:rFonts w:ascii="Verdana" w:hAnsi="Verdana"/>
          <w:b/>
          <w:sz w:val="18"/>
          <w:szCs w:val="18"/>
        </w:rPr>
        <w:t>What do you mean by Named – SQL query?</w:t>
      </w:r>
    </w:p>
    <w:p w:rsidR="00BC4950" w:rsidRPr="00780410" w:rsidRDefault="00BC4950" w:rsidP="00BC4950">
      <w:pPr>
        <w:jc w:val="both"/>
        <w:rPr>
          <w:rFonts w:ascii="Verdana" w:hAnsi="Verdana"/>
          <w:sz w:val="18"/>
          <w:szCs w:val="18"/>
        </w:rPr>
      </w:pPr>
      <w:r w:rsidRPr="00780410">
        <w:rPr>
          <w:rFonts w:ascii="Verdana" w:hAnsi="Verdana"/>
          <w:sz w:val="18"/>
          <w:szCs w:val="18"/>
        </w:rPr>
        <w:t>Named SQL queries are defined in the mapping xml document and called wherever required.</w:t>
      </w:r>
    </w:p>
    <w:p w:rsidR="00BC4950" w:rsidRPr="00780410" w:rsidRDefault="00BC4950" w:rsidP="00BC4950">
      <w:pPr>
        <w:jc w:val="both"/>
        <w:rPr>
          <w:rFonts w:ascii="Verdana" w:hAnsi="Verdana"/>
          <w:sz w:val="18"/>
          <w:szCs w:val="18"/>
        </w:rPr>
      </w:pPr>
      <w:r w:rsidRPr="00780410">
        <w:rPr>
          <w:rFonts w:ascii="Verdana" w:hAnsi="Verdana"/>
          <w:sz w:val="18"/>
          <w:szCs w:val="18"/>
        </w:rPr>
        <w:t>Example:</w:t>
      </w:r>
    </w:p>
    <w:p w:rsidR="00BC4950" w:rsidRPr="00780410" w:rsidRDefault="00BC4950" w:rsidP="00BC4950">
      <w:pPr>
        <w:jc w:val="both"/>
        <w:rPr>
          <w:rFonts w:ascii="Verdana" w:hAnsi="Verdana"/>
          <w:sz w:val="18"/>
          <w:szCs w:val="18"/>
        </w:rPr>
      </w:pPr>
      <w:r w:rsidRPr="00780410">
        <w:rPr>
          <w:rFonts w:ascii="Verdana" w:hAnsi="Verdana"/>
          <w:sz w:val="18"/>
          <w:szCs w:val="18"/>
        </w:rPr>
        <w:t>&lt;sql-query name = “empdetails”&gt;</w:t>
      </w:r>
    </w:p>
    <w:p w:rsidR="00BC4950" w:rsidRPr="00780410" w:rsidRDefault="00BC4950" w:rsidP="00BC4950">
      <w:pPr>
        <w:ind w:firstLine="720"/>
        <w:jc w:val="both"/>
        <w:rPr>
          <w:rFonts w:ascii="Verdana" w:hAnsi="Verdana"/>
          <w:sz w:val="18"/>
          <w:szCs w:val="18"/>
        </w:rPr>
      </w:pPr>
      <w:r w:rsidRPr="00780410">
        <w:rPr>
          <w:rFonts w:ascii="Verdana" w:hAnsi="Verdana"/>
          <w:sz w:val="18"/>
          <w:szCs w:val="18"/>
        </w:rPr>
        <w:t>&lt;return alias=”emp” class=”com.test.Employee”/&gt;</w:t>
      </w:r>
    </w:p>
    <w:p w:rsidR="00BC4950" w:rsidRDefault="00BC4950" w:rsidP="00BC4950">
      <w:pPr>
        <w:ind w:left="720"/>
        <w:jc w:val="both"/>
        <w:rPr>
          <w:rFonts w:ascii="Verdana" w:hAnsi="Verdana"/>
          <w:sz w:val="18"/>
          <w:szCs w:val="18"/>
        </w:rPr>
      </w:pPr>
      <w:r w:rsidRPr="00780410">
        <w:rPr>
          <w:rFonts w:ascii="Verdana" w:hAnsi="Verdana"/>
          <w:sz w:val="18"/>
          <w:szCs w:val="18"/>
        </w:rPr>
        <w:t>SELECT emp.EMP_ID AS {emp.empid},</w:t>
      </w:r>
      <w:r>
        <w:rPr>
          <w:rFonts w:ascii="Verdana" w:hAnsi="Verdana"/>
          <w:sz w:val="18"/>
          <w:szCs w:val="18"/>
        </w:rPr>
        <w:t xml:space="preserve"> </w:t>
      </w:r>
      <w:r w:rsidRPr="00780410">
        <w:rPr>
          <w:rFonts w:ascii="Verdana" w:hAnsi="Verdana"/>
          <w:sz w:val="18"/>
          <w:szCs w:val="18"/>
        </w:rPr>
        <w:t>emp.EMP_ADDRESS AS {emp.address},</w:t>
      </w:r>
      <w:r>
        <w:rPr>
          <w:rFonts w:ascii="Verdana" w:hAnsi="Verdana"/>
          <w:sz w:val="18"/>
          <w:szCs w:val="18"/>
        </w:rPr>
        <w:t xml:space="preserve"> </w:t>
      </w:r>
    </w:p>
    <w:p w:rsidR="00BC4950" w:rsidRPr="00780410" w:rsidRDefault="00BC4950" w:rsidP="00BC4950">
      <w:pPr>
        <w:ind w:left="720"/>
        <w:jc w:val="both"/>
        <w:rPr>
          <w:rFonts w:ascii="Verdana" w:hAnsi="Verdana"/>
          <w:sz w:val="18"/>
          <w:szCs w:val="18"/>
        </w:rPr>
      </w:pPr>
      <w:r w:rsidRPr="00780410">
        <w:rPr>
          <w:rFonts w:ascii="Verdana" w:hAnsi="Verdana"/>
          <w:sz w:val="18"/>
          <w:szCs w:val="18"/>
        </w:rPr>
        <w:t>emp.EMP_NAME AS {emp.name}</w:t>
      </w:r>
      <w:r>
        <w:rPr>
          <w:rFonts w:ascii="Verdana" w:hAnsi="Verdana"/>
          <w:sz w:val="18"/>
          <w:szCs w:val="18"/>
        </w:rPr>
        <w:t xml:space="preserve"> </w:t>
      </w:r>
      <w:r w:rsidRPr="00780410">
        <w:rPr>
          <w:rFonts w:ascii="Verdana" w:hAnsi="Verdana"/>
          <w:sz w:val="18"/>
          <w:szCs w:val="18"/>
        </w:rPr>
        <w:t>FROM Employee EMP WHERE emp.NAME LIKE :name</w:t>
      </w:r>
    </w:p>
    <w:p w:rsidR="00BC4950" w:rsidRPr="00780410" w:rsidRDefault="00BC4950" w:rsidP="00BC4950">
      <w:pPr>
        <w:jc w:val="both"/>
        <w:rPr>
          <w:rFonts w:ascii="Verdana" w:hAnsi="Verdana"/>
          <w:sz w:val="18"/>
          <w:szCs w:val="18"/>
        </w:rPr>
      </w:pPr>
      <w:r w:rsidRPr="00780410">
        <w:rPr>
          <w:rFonts w:ascii="Verdana" w:hAnsi="Verdana"/>
          <w:sz w:val="18"/>
          <w:szCs w:val="18"/>
        </w:rPr>
        <w:t>&lt;/sql-query&gt;</w:t>
      </w:r>
    </w:p>
    <w:p w:rsidR="00BC4950" w:rsidRDefault="00BC4950" w:rsidP="00BC4950">
      <w:pPr>
        <w:jc w:val="both"/>
        <w:rPr>
          <w:rFonts w:ascii="Verdana" w:hAnsi="Verdana"/>
          <w:sz w:val="18"/>
          <w:szCs w:val="18"/>
        </w:rPr>
      </w:pPr>
      <w:r>
        <w:rPr>
          <w:rFonts w:ascii="Verdana" w:hAnsi="Verdana"/>
          <w:sz w:val="18"/>
          <w:szCs w:val="18"/>
        </w:rPr>
        <w:t>Invoke Named Query</w:t>
      </w:r>
      <w:r w:rsidRPr="00780410">
        <w:rPr>
          <w:rFonts w:ascii="Verdana" w:hAnsi="Verdana"/>
          <w:sz w:val="18"/>
          <w:szCs w:val="18"/>
        </w:rPr>
        <w:t>:</w:t>
      </w:r>
    </w:p>
    <w:p w:rsidR="00BC4950" w:rsidRDefault="00BC4950" w:rsidP="00BC4950">
      <w:pPr>
        <w:jc w:val="both"/>
        <w:rPr>
          <w:rFonts w:ascii="Verdana" w:hAnsi="Verdana"/>
          <w:sz w:val="18"/>
          <w:szCs w:val="18"/>
        </w:rPr>
      </w:pPr>
      <w:r w:rsidRPr="00780410">
        <w:rPr>
          <w:rFonts w:ascii="Verdana" w:hAnsi="Verdana"/>
          <w:sz w:val="18"/>
          <w:szCs w:val="18"/>
        </w:rPr>
        <w:t>List people = session.getNamedQuery(”empdetails”).setString(”TomBrady”, name)</w:t>
      </w:r>
    </w:p>
    <w:p w:rsidR="00BC4950" w:rsidRPr="00780410" w:rsidRDefault="00BC4950" w:rsidP="00BC4950">
      <w:pPr>
        <w:ind w:left="720" w:firstLine="720"/>
        <w:jc w:val="both"/>
        <w:rPr>
          <w:rFonts w:ascii="Verdana" w:hAnsi="Verdana"/>
          <w:sz w:val="18"/>
          <w:szCs w:val="18"/>
        </w:rPr>
      </w:pPr>
      <w:r w:rsidRPr="00780410">
        <w:rPr>
          <w:rFonts w:ascii="Verdana" w:hAnsi="Verdana"/>
          <w:sz w:val="18"/>
          <w:szCs w:val="18"/>
        </w:rPr>
        <w:t>.setMaxResults(50).list();</w:t>
      </w:r>
    </w:p>
    <w:p w:rsidR="00D80A20" w:rsidRDefault="00D80A20" w:rsidP="00BC4950">
      <w:pPr>
        <w:jc w:val="both"/>
        <w:rPr>
          <w:rFonts w:ascii="Verdana" w:hAnsi="Verdana"/>
          <w:b/>
          <w:sz w:val="18"/>
          <w:szCs w:val="18"/>
        </w:rPr>
      </w:pPr>
    </w:p>
    <w:p w:rsidR="00BC4950" w:rsidRPr="00E13442" w:rsidRDefault="00BC4950" w:rsidP="00BC4950">
      <w:pPr>
        <w:jc w:val="both"/>
        <w:rPr>
          <w:rFonts w:ascii="Verdana" w:hAnsi="Verdana"/>
          <w:b/>
          <w:sz w:val="18"/>
          <w:szCs w:val="18"/>
        </w:rPr>
      </w:pPr>
      <w:r w:rsidRPr="00E13442">
        <w:rPr>
          <w:rFonts w:ascii="Verdana" w:hAnsi="Verdana"/>
          <w:b/>
          <w:sz w:val="18"/>
          <w:szCs w:val="18"/>
        </w:rPr>
        <w:t>Explain Criteria API</w:t>
      </w:r>
      <w:r>
        <w:rPr>
          <w:rFonts w:ascii="Verdana" w:hAnsi="Verdana"/>
          <w:b/>
          <w:sz w:val="18"/>
          <w:szCs w:val="18"/>
        </w:rPr>
        <w:t>?</w:t>
      </w:r>
    </w:p>
    <w:p w:rsidR="00BC4950" w:rsidRPr="00780410" w:rsidRDefault="00BC4950" w:rsidP="00BC4950">
      <w:pPr>
        <w:jc w:val="both"/>
        <w:rPr>
          <w:rFonts w:ascii="Verdana" w:hAnsi="Verdana"/>
          <w:sz w:val="18"/>
          <w:szCs w:val="18"/>
        </w:rPr>
      </w:pPr>
      <w:r w:rsidRPr="00780410">
        <w:rPr>
          <w:rFonts w:ascii="Verdana" w:hAnsi="Verdana"/>
          <w:sz w:val="18"/>
          <w:szCs w:val="18"/>
        </w:rPr>
        <w:t>Criteria is a simplified API for retrieving entities by composing Criterion objects. This is a very convenient approach for functionality like “search” screens where there is a variable number of conditions to be placed upon the result set.</w:t>
      </w:r>
    </w:p>
    <w:p w:rsidR="00BC4950" w:rsidRDefault="00BC4950" w:rsidP="00BC4950">
      <w:pPr>
        <w:jc w:val="both"/>
        <w:rPr>
          <w:rFonts w:ascii="Verdana" w:hAnsi="Verdana"/>
          <w:sz w:val="18"/>
          <w:szCs w:val="18"/>
        </w:rPr>
      </w:pPr>
    </w:p>
    <w:p w:rsidR="00BC4950" w:rsidRPr="00780410" w:rsidRDefault="00BC4950" w:rsidP="00BC4950">
      <w:pPr>
        <w:jc w:val="both"/>
        <w:rPr>
          <w:rFonts w:ascii="Verdana" w:hAnsi="Verdana"/>
          <w:sz w:val="18"/>
          <w:szCs w:val="18"/>
        </w:rPr>
      </w:pPr>
      <w:r>
        <w:rPr>
          <w:rFonts w:ascii="Verdana" w:hAnsi="Verdana"/>
          <w:sz w:val="18"/>
          <w:szCs w:val="18"/>
        </w:rPr>
        <w:lastRenderedPageBreak/>
        <w:t>Example</w:t>
      </w:r>
      <w:r w:rsidRPr="00780410">
        <w:rPr>
          <w:rFonts w:ascii="Verdana" w:hAnsi="Verdana"/>
          <w:sz w:val="18"/>
          <w:szCs w:val="18"/>
        </w:rPr>
        <w:t>:</w:t>
      </w:r>
    </w:p>
    <w:p w:rsidR="00BC4950" w:rsidRPr="00780410" w:rsidRDefault="00BC4950" w:rsidP="00BC4950">
      <w:pPr>
        <w:jc w:val="both"/>
        <w:rPr>
          <w:rFonts w:ascii="Verdana" w:hAnsi="Verdana"/>
          <w:sz w:val="18"/>
          <w:szCs w:val="18"/>
        </w:rPr>
      </w:pPr>
      <w:r w:rsidRPr="00780410">
        <w:rPr>
          <w:rFonts w:ascii="Verdana" w:hAnsi="Verdana"/>
          <w:sz w:val="18"/>
          <w:szCs w:val="18"/>
        </w:rPr>
        <w:t>List employees = session.createCriteria(Employee.class)</w:t>
      </w:r>
    </w:p>
    <w:p w:rsidR="00BC4950" w:rsidRPr="00780410" w:rsidRDefault="00BC4950" w:rsidP="00BC4950">
      <w:pPr>
        <w:ind w:left="1440" w:firstLine="720"/>
        <w:jc w:val="both"/>
        <w:rPr>
          <w:rFonts w:ascii="Verdana" w:hAnsi="Verdana"/>
          <w:sz w:val="18"/>
          <w:szCs w:val="18"/>
        </w:rPr>
      </w:pPr>
      <w:r w:rsidRPr="00780410">
        <w:rPr>
          <w:rFonts w:ascii="Verdana" w:hAnsi="Verdana"/>
          <w:sz w:val="18"/>
          <w:szCs w:val="18"/>
        </w:rPr>
        <w:t>.add(Restrictions.like(”name”, “a%”) )</w:t>
      </w:r>
    </w:p>
    <w:p w:rsidR="00BC4950" w:rsidRPr="00780410" w:rsidRDefault="00BC4950" w:rsidP="00BC4950">
      <w:pPr>
        <w:ind w:left="1440" w:firstLine="720"/>
        <w:jc w:val="both"/>
        <w:rPr>
          <w:rFonts w:ascii="Verdana" w:hAnsi="Verdana"/>
          <w:sz w:val="18"/>
          <w:szCs w:val="18"/>
        </w:rPr>
      </w:pPr>
      <w:r w:rsidRPr="00780410">
        <w:rPr>
          <w:rFonts w:ascii="Verdana" w:hAnsi="Verdana"/>
          <w:sz w:val="18"/>
          <w:szCs w:val="18"/>
        </w:rPr>
        <w:t>.add(Restrictions.like(”address”, “</w:t>
      </w:r>
      <w:smartTag w:uri="urn:schemas-microsoft-com:office:smarttags" w:element="place">
        <w:smartTag w:uri="urn:schemas-microsoft-com:office:smarttags" w:element="City">
          <w:r w:rsidRPr="00780410">
            <w:rPr>
              <w:rFonts w:ascii="Verdana" w:hAnsi="Verdana"/>
              <w:sz w:val="18"/>
              <w:szCs w:val="18"/>
            </w:rPr>
            <w:t>Boston</w:t>
          </w:r>
        </w:smartTag>
      </w:smartTag>
      <w:r w:rsidRPr="00780410">
        <w:rPr>
          <w:rFonts w:ascii="Verdana" w:hAnsi="Verdana"/>
          <w:sz w:val="18"/>
          <w:szCs w:val="18"/>
        </w:rPr>
        <w:t>”))</w:t>
      </w:r>
    </w:p>
    <w:p w:rsidR="00BC4950" w:rsidRPr="00780410" w:rsidRDefault="00BC4950" w:rsidP="00BC4950">
      <w:pPr>
        <w:ind w:left="1440" w:firstLine="720"/>
        <w:jc w:val="both"/>
        <w:rPr>
          <w:rFonts w:ascii="Verdana" w:hAnsi="Verdana"/>
          <w:sz w:val="18"/>
          <w:szCs w:val="18"/>
        </w:rPr>
      </w:pPr>
      <w:r w:rsidRPr="00780410">
        <w:rPr>
          <w:rFonts w:ascii="Verdana" w:hAnsi="Verdana"/>
          <w:sz w:val="18"/>
          <w:szCs w:val="18"/>
        </w:rPr>
        <w:t>.addOrder(Order.asc(”name”) )</w:t>
      </w:r>
    </w:p>
    <w:p w:rsidR="00BC4950" w:rsidRPr="00780410" w:rsidRDefault="00BC4950" w:rsidP="00BC4950">
      <w:pPr>
        <w:ind w:left="1440" w:firstLine="720"/>
        <w:jc w:val="both"/>
        <w:rPr>
          <w:rFonts w:ascii="Verdana" w:hAnsi="Verdana"/>
          <w:sz w:val="18"/>
          <w:szCs w:val="18"/>
        </w:rPr>
      </w:pPr>
      <w:r w:rsidRPr="00780410">
        <w:rPr>
          <w:rFonts w:ascii="Verdana" w:hAnsi="Verdana"/>
          <w:sz w:val="18"/>
          <w:szCs w:val="18"/>
        </w:rPr>
        <w:t>.list();</w:t>
      </w:r>
    </w:p>
    <w:p w:rsidR="00BC4950" w:rsidRDefault="00BC4950" w:rsidP="00BC4950">
      <w:pPr>
        <w:jc w:val="both"/>
        <w:rPr>
          <w:rFonts w:ascii="Verdana" w:hAnsi="Verdana"/>
          <w:sz w:val="18"/>
          <w:szCs w:val="18"/>
        </w:rPr>
      </w:pPr>
      <w:r>
        <w:rPr>
          <w:rFonts w:ascii="Verdana" w:hAnsi="Verdana"/>
          <w:sz w:val="18"/>
          <w:szCs w:val="18"/>
        </w:rPr>
        <w:t xml:space="preserve"> </w:t>
      </w:r>
    </w:p>
    <w:p w:rsidR="00BC4950" w:rsidRPr="00E13442" w:rsidRDefault="00BC4950" w:rsidP="00BC4950">
      <w:pPr>
        <w:jc w:val="both"/>
        <w:rPr>
          <w:rFonts w:ascii="Verdana" w:hAnsi="Verdana"/>
          <w:b/>
          <w:sz w:val="18"/>
          <w:szCs w:val="18"/>
        </w:rPr>
      </w:pPr>
      <w:r w:rsidRPr="00E13442">
        <w:rPr>
          <w:rFonts w:ascii="Verdana" w:hAnsi="Verdana"/>
          <w:b/>
          <w:sz w:val="18"/>
          <w:szCs w:val="18"/>
        </w:rPr>
        <w:t>Define HibernateTemplate?</w:t>
      </w:r>
    </w:p>
    <w:p w:rsidR="00BC4950" w:rsidRPr="00780410" w:rsidRDefault="00BC4950" w:rsidP="00BC4950">
      <w:pPr>
        <w:jc w:val="both"/>
        <w:rPr>
          <w:rFonts w:ascii="Verdana" w:hAnsi="Verdana"/>
          <w:sz w:val="18"/>
          <w:szCs w:val="18"/>
        </w:rPr>
      </w:pPr>
      <w:r w:rsidRPr="00780410">
        <w:rPr>
          <w:rFonts w:ascii="Verdana" w:hAnsi="Verdana"/>
          <w:sz w:val="18"/>
          <w:szCs w:val="18"/>
        </w:rPr>
        <w:t>org.springframework.orm.hibernate.HibernateTemplate is a helper class which provides different methods for querying/retrieving data from the database. It also converts checked HibernateExceptions into unchecked DataAccessExceptions.</w:t>
      </w:r>
    </w:p>
    <w:p w:rsidR="00BC4950" w:rsidRPr="00780410" w:rsidRDefault="00BC4950" w:rsidP="00BC4950">
      <w:pPr>
        <w:jc w:val="both"/>
        <w:rPr>
          <w:rFonts w:ascii="Verdana" w:hAnsi="Verdana"/>
          <w:sz w:val="18"/>
          <w:szCs w:val="18"/>
        </w:rPr>
      </w:pPr>
    </w:p>
    <w:p w:rsidR="00BC4950" w:rsidRPr="00E13442" w:rsidRDefault="00BC4950" w:rsidP="00BC4950">
      <w:pPr>
        <w:jc w:val="both"/>
        <w:rPr>
          <w:rFonts w:ascii="Verdana" w:hAnsi="Verdana"/>
          <w:b/>
          <w:sz w:val="18"/>
          <w:szCs w:val="18"/>
        </w:rPr>
      </w:pPr>
      <w:r w:rsidRPr="00E13442">
        <w:rPr>
          <w:rFonts w:ascii="Verdana" w:hAnsi="Verdana"/>
          <w:b/>
          <w:sz w:val="18"/>
          <w:szCs w:val="18"/>
        </w:rPr>
        <w:t>What are the benefits does HibernateTemplate provide?</w:t>
      </w:r>
    </w:p>
    <w:p w:rsidR="00BC4950" w:rsidRPr="00780410" w:rsidRDefault="00BC4950" w:rsidP="00BC4950">
      <w:pPr>
        <w:jc w:val="both"/>
        <w:rPr>
          <w:rFonts w:ascii="Verdana" w:hAnsi="Verdana"/>
          <w:sz w:val="18"/>
          <w:szCs w:val="18"/>
        </w:rPr>
      </w:pPr>
      <w:r w:rsidRPr="00780410">
        <w:rPr>
          <w:rFonts w:ascii="Verdana" w:hAnsi="Verdana"/>
          <w:sz w:val="18"/>
          <w:szCs w:val="18"/>
        </w:rPr>
        <w:t>The be</w:t>
      </w:r>
      <w:r>
        <w:rPr>
          <w:rFonts w:ascii="Verdana" w:hAnsi="Verdana"/>
          <w:sz w:val="18"/>
          <w:szCs w:val="18"/>
        </w:rPr>
        <w:t>nefits of HibernateTemplate are</w:t>
      </w:r>
      <w:r w:rsidRPr="00780410">
        <w:rPr>
          <w:rFonts w:ascii="Verdana" w:hAnsi="Verdana"/>
          <w:sz w:val="18"/>
          <w:szCs w:val="18"/>
        </w:rPr>
        <w:t>:</w:t>
      </w:r>
    </w:p>
    <w:p w:rsidR="00BC4950" w:rsidRPr="00780410" w:rsidRDefault="00BC4950" w:rsidP="00BC4950">
      <w:pPr>
        <w:jc w:val="both"/>
        <w:rPr>
          <w:rFonts w:ascii="Verdana" w:hAnsi="Verdana"/>
          <w:sz w:val="18"/>
          <w:szCs w:val="18"/>
        </w:rPr>
      </w:pPr>
      <w:r w:rsidRPr="00780410">
        <w:rPr>
          <w:rFonts w:ascii="Verdana" w:hAnsi="Verdana"/>
          <w:sz w:val="18"/>
          <w:szCs w:val="18"/>
        </w:rPr>
        <w:t>* HibernateTemplate, a Spring Template class simplifies interactions with Hibernate Session.</w:t>
      </w:r>
    </w:p>
    <w:p w:rsidR="00BC4950" w:rsidRPr="00780410" w:rsidRDefault="00BC4950" w:rsidP="00BC4950">
      <w:pPr>
        <w:jc w:val="both"/>
        <w:rPr>
          <w:rFonts w:ascii="Verdana" w:hAnsi="Verdana"/>
          <w:sz w:val="18"/>
          <w:szCs w:val="18"/>
        </w:rPr>
      </w:pPr>
      <w:r w:rsidRPr="00780410">
        <w:rPr>
          <w:rFonts w:ascii="Verdana" w:hAnsi="Verdana"/>
          <w:sz w:val="18"/>
          <w:szCs w:val="18"/>
        </w:rPr>
        <w:t>* Common functions are simplified to single method calls.</w:t>
      </w:r>
    </w:p>
    <w:p w:rsidR="00BC4950" w:rsidRPr="00780410" w:rsidRDefault="00BC4950" w:rsidP="00BC4950">
      <w:pPr>
        <w:jc w:val="both"/>
        <w:rPr>
          <w:rFonts w:ascii="Verdana" w:hAnsi="Verdana"/>
          <w:sz w:val="18"/>
          <w:szCs w:val="18"/>
        </w:rPr>
      </w:pPr>
      <w:r w:rsidRPr="00780410">
        <w:rPr>
          <w:rFonts w:ascii="Verdana" w:hAnsi="Verdana"/>
          <w:sz w:val="18"/>
          <w:szCs w:val="18"/>
        </w:rPr>
        <w:t>* Sessions are automatically closed.</w:t>
      </w:r>
    </w:p>
    <w:p w:rsidR="00BC4950" w:rsidRPr="00780410" w:rsidRDefault="00BC4950" w:rsidP="00BC4950">
      <w:pPr>
        <w:jc w:val="both"/>
        <w:rPr>
          <w:rFonts w:ascii="Verdana" w:hAnsi="Verdana"/>
          <w:sz w:val="18"/>
          <w:szCs w:val="18"/>
        </w:rPr>
      </w:pPr>
      <w:r w:rsidRPr="00780410">
        <w:rPr>
          <w:rFonts w:ascii="Verdana" w:hAnsi="Verdana"/>
          <w:sz w:val="18"/>
          <w:szCs w:val="18"/>
        </w:rPr>
        <w:t>* Exceptions are automatically caught and converted to runtime exceptions.</w:t>
      </w:r>
    </w:p>
    <w:p w:rsidR="00BC4950" w:rsidRPr="00780410" w:rsidRDefault="00BC4950" w:rsidP="00BC4950">
      <w:pPr>
        <w:jc w:val="both"/>
        <w:rPr>
          <w:rFonts w:ascii="Verdana" w:hAnsi="Verdana"/>
          <w:sz w:val="18"/>
          <w:szCs w:val="18"/>
        </w:rPr>
      </w:pPr>
    </w:p>
    <w:p w:rsidR="00BC4950" w:rsidRPr="0081101F" w:rsidRDefault="00BC4950" w:rsidP="0081101F">
      <w:pPr>
        <w:jc w:val="both"/>
        <w:rPr>
          <w:rFonts w:ascii="Verdana" w:hAnsi="Verdana"/>
          <w:b/>
          <w:sz w:val="18"/>
          <w:szCs w:val="18"/>
        </w:rPr>
      </w:pPr>
      <w:r w:rsidRPr="0081101F">
        <w:rPr>
          <w:rFonts w:ascii="Verdana" w:hAnsi="Verdana"/>
          <w:b/>
          <w:sz w:val="18"/>
          <w:szCs w:val="18"/>
        </w:rPr>
        <w:t>How do you switch between relational databases without code changes?</w:t>
      </w:r>
    </w:p>
    <w:p w:rsidR="00BC4950" w:rsidRPr="00780410" w:rsidRDefault="00BC4950" w:rsidP="00BC4950">
      <w:pPr>
        <w:jc w:val="both"/>
        <w:rPr>
          <w:rFonts w:ascii="Verdana" w:hAnsi="Verdana"/>
          <w:sz w:val="18"/>
          <w:szCs w:val="18"/>
        </w:rPr>
      </w:pPr>
      <w:r w:rsidRPr="00780410">
        <w:rPr>
          <w:rFonts w:ascii="Verdana" w:hAnsi="Verdana"/>
          <w:sz w:val="18"/>
          <w:szCs w:val="18"/>
        </w:rPr>
        <w:t>Using Hibernate SQL Dialects , we can switch databases. Hibernate will generate appropriate hql queries based on the dialect defined.</w:t>
      </w:r>
    </w:p>
    <w:p w:rsidR="00BC4950" w:rsidRPr="00E13442" w:rsidRDefault="00BC4950" w:rsidP="00BC4950">
      <w:pPr>
        <w:jc w:val="both"/>
        <w:rPr>
          <w:rFonts w:ascii="Verdana" w:hAnsi="Verdana"/>
          <w:b/>
          <w:sz w:val="18"/>
          <w:szCs w:val="18"/>
        </w:rPr>
      </w:pPr>
      <w:r w:rsidRPr="00E13442">
        <w:rPr>
          <w:rFonts w:ascii="Verdana" w:hAnsi="Verdana"/>
          <w:b/>
          <w:sz w:val="18"/>
          <w:szCs w:val="18"/>
        </w:rPr>
        <w:t>If you want to see the Hibernate generated SQL statements on console, what should we do?</w:t>
      </w:r>
    </w:p>
    <w:p w:rsidR="00BC4950" w:rsidRPr="00780410" w:rsidRDefault="00BC4950" w:rsidP="00BC4950">
      <w:pPr>
        <w:jc w:val="both"/>
        <w:rPr>
          <w:rFonts w:ascii="Verdana" w:hAnsi="Verdana"/>
          <w:sz w:val="18"/>
          <w:szCs w:val="18"/>
        </w:rPr>
      </w:pPr>
      <w:r w:rsidRPr="00780410">
        <w:rPr>
          <w:rFonts w:ascii="Verdana" w:hAnsi="Verdana"/>
          <w:sz w:val="18"/>
          <w:szCs w:val="18"/>
        </w:rPr>
        <w:t>In Hibernate configuration file set as follows:</w:t>
      </w:r>
    </w:p>
    <w:p w:rsidR="00BC4950" w:rsidRPr="00780410" w:rsidRDefault="00BC4950" w:rsidP="00BC4950">
      <w:pPr>
        <w:ind w:firstLine="720"/>
        <w:jc w:val="both"/>
        <w:rPr>
          <w:rFonts w:ascii="Verdana" w:hAnsi="Verdana"/>
          <w:sz w:val="18"/>
          <w:szCs w:val="18"/>
        </w:rPr>
      </w:pPr>
      <w:r w:rsidRPr="00780410">
        <w:rPr>
          <w:rFonts w:ascii="Verdana" w:hAnsi="Verdana"/>
          <w:sz w:val="18"/>
          <w:szCs w:val="18"/>
        </w:rPr>
        <w:t>&lt;property name=”show_sql”&gt;true&lt;/property&gt;</w:t>
      </w:r>
    </w:p>
    <w:p w:rsidR="00BC4950" w:rsidRPr="00606DEE" w:rsidRDefault="00BC4950" w:rsidP="00BC4950">
      <w:pPr>
        <w:jc w:val="both"/>
        <w:rPr>
          <w:rFonts w:ascii="Verdana" w:hAnsi="Verdana"/>
          <w:sz w:val="18"/>
          <w:szCs w:val="18"/>
        </w:rPr>
      </w:pPr>
      <w:r>
        <w:rPr>
          <w:rFonts w:ascii="Verdana" w:hAnsi="Verdana"/>
          <w:sz w:val="18"/>
          <w:szCs w:val="18"/>
        </w:rPr>
        <w:t xml:space="preserve"> </w:t>
      </w:r>
      <w:r w:rsidRPr="00E13442">
        <w:rPr>
          <w:rFonts w:ascii="Verdana" w:hAnsi="Verdana"/>
          <w:b/>
          <w:sz w:val="18"/>
          <w:szCs w:val="18"/>
        </w:rPr>
        <w:t>What are derived properties?</w:t>
      </w:r>
    </w:p>
    <w:p w:rsidR="00BC4950" w:rsidRDefault="00BC4950" w:rsidP="00BC4950">
      <w:pPr>
        <w:jc w:val="both"/>
        <w:rPr>
          <w:rFonts w:ascii="Verdana" w:hAnsi="Verdana"/>
          <w:sz w:val="18"/>
          <w:szCs w:val="18"/>
        </w:rPr>
      </w:pPr>
      <w:r w:rsidRPr="00780410">
        <w:rPr>
          <w:rFonts w:ascii="Verdana" w:hAnsi="Verdana"/>
          <w:sz w:val="18"/>
          <w:szCs w:val="18"/>
        </w:rPr>
        <w:t>The properties that are not mapped to a column, but calculated at runtime by evaluation of an expression are called derived properties. The expression can be defined using the formula attribute of the element.</w:t>
      </w:r>
    </w:p>
    <w:p w:rsidR="00A522B2" w:rsidRDefault="00A522B2" w:rsidP="00BC4950">
      <w:pPr>
        <w:jc w:val="both"/>
        <w:rPr>
          <w:rFonts w:ascii="Verdana" w:hAnsi="Verdana"/>
          <w:sz w:val="18"/>
          <w:szCs w:val="18"/>
        </w:rPr>
      </w:pPr>
      <w:r>
        <w:rPr>
          <w:rFonts w:ascii="Verdana" w:hAnsi="Verdana"/>
          <w:sz w:val="18"/>
          <w:szCs w:val="18"/>
        </w:rPr>
        <w:t>For example:</w:t>
      </w:r>
    </w:p>
    <w:p w:rsidR="00A522B2" w:rsidRPr="00A522B2" w:rsidRDefault="00A522B2" w:rsidP="00A522B2">
      <w:pPr>
        <w:spacing w:after="0" w:line="198" w:lineRule="atLeast"/>
        <w:rPr>
          <w:rFonts w:ascii="Consolas" w:eastAsia="Times New Roman" w:hAnsi="Consolas" w:cs="Consolas"/>
          <w:color w:val="373737"/>
          <w:sz w:val="18"/>
          <w:szCs w:val="18"/>
        </w:rPr>
      </w:pPr>
      <w:r w:rsidRPr="00A522B2">
        <w:rPr>
          <w:rFonts w:ascii="Courier New" w:eastAsia="Times New Roman" w:hAnsi="Courier New" w:cs="Courier New"/>
          <w:color w:val="373737"/>
          <w:sz w:val="20"/>
          <w:szCs w:val="20"/>
        </w:rPr>
        <w:t>@Column(name="MONTHLY_SALARY")</w:t>
      </w:r>
    </w:p>
    <w:p w:rsidR="00A522B2" w:rsidRPr="00A522B2" w:rsidRDefault="00A522B2" w:rsidP="00A522B2">
      <w:pPr>
        <w:spacing w:after="0" w:line="198" w:lineRule="atLeast"/>
        <w:rPr>
          <w:rFonts w:ascii="Consolas" w:eastAsia="Times New Roman" w:hAnsi="Consolas" w:cs="Consolas"/>
          <w:color w:val="373737"/>
          <w:sz w:val="18"/>
          <w:szCs w:val="18"/>
        </w:rPr>
      </w:pPr>
      <w:r w:rsidRPr="00A522B2">
        <w:rPr>
          <w:rFonts w:ascii="Courier New" w:eastAsia="Times New Roman" w:hAnsi="Courier New" w:cs="Courier New"/>
          <w:color w:val="373737"/>
          <w:sz w:val="20"/>
          <w:szCs w:val="20"/>
        </w:rPr>
        <w:lastRenderedPageBreak/>
        <w:t>    private</w:t>
      </w:r>
      <w:r w:rsidRPr="00A522B2">
        <w:rPr>
          <w:rFonts w:ascii="Consolas" w:eastAsia="Times New Roman" w:hAnsi="Consolas" w:cs="Consolas"/>
          <w:color w:val="373737"/>
          <w:sz w:val="18"/>
          <w:szCs w:val="18"/>
        </w:rPr>
        <w:t xml:space="preserve"> </w:t>
      </w:r>
      <w:r w:rsidRPr="00A522B2">
        <w:rPr>
          <w:rFonts w:ascii="Courier New" w:eastAsia="Times New Roman" w:hAnsi="Courier New" w:cs="Courier New"/>
          <w:color w:val="373737"/>
          <w:sz w:val="20"/>
          <w:szCs w:val="20"/>
        </w:rPr>
        <w:t>float</w:t>
      </w:r>
      <w:r w:rsidRPr="00A522B2">
        <w:rPr>
          <w:rFonts w:ascii="Consolas" w:eastAsia="Times New Roman" w:hAnsi="Consolas" w:cs="Consolas"/>
          <w:color w:val="373737"/>
          <w:sz w:val="18"/>
          <w:szCs w:val="18"/>
        </w:rPr>
        <w:t xml:space="preserve"> </w:t>
      </w:r>
      <w:r w:rsidRPr="00A522B2">
        <w:rPr>
          <w:rFonts w:ascii="Courier New" w:eastAsia="Times New Roman" w:hAnsi="Courier New" w:cs="Courier New"/>
          <w:color w:val="373737"/>
          <w:sz w:val="20"/>
          <w:szCs w:val="20"/>
        </w:rPr>
        <w:t>monthlySalary;</w:t>
      </w:r>
    </w:p>
    <w:p w:rsidR="00A522B2" w:rsidRPr="00A522B2" w:rsidRDefault="00A522B2" w:rsidP="00A522B2">
      <w:pPr>
        <w:spacing w:after="0" w:line="198" w:lineRule="atLeast"/>
        <w:rPr>
          <w:rFonts w:ascii="Consolas" w:eastAsia="Times New Roman" w:hAnsi="Consolas" w:cs="Consolas"/>
          <w:color w:val="373737"/>
          <w:sz w:val="18"/>
          <w:szCs w:val="18"/>
        </w:rPr>
      </w:pPr>
      <w:r w:rsidRPr="00A522B2">
        <w:rPr>
          <w:rFonts w:ascii="Consolas" w:eastAsia="Times New Roman" w:hAnsi="Consolas" w:cs="Consolas"/>
          <w:color w:val="373737"/>
          <w:sz w:val="18"/>
          <w:szCs w:val="18"/>
        </w:rPr>
        <w:t> </w:t>
      </w:r>
    </w:p>
    <w:p w:rsidR="00A522B2" w:rsidRPr="00A522B2" w:rsidRDefault="00A522B2" w:rsidP="00A522B2">
      <w:pPr>
        <w:spacing w:after="0" w:line="198" w:lineRule="atLeast"/>
        <w:rPr>
          <w:rFonts w:ascii="Consolas" w:eastAsia="Times New Roman" w:hAnsi="Consolas" w:cs="Consolas"/>
          <w:color w:val="373737"/>
          <w:sz w:val="18"/>
          <w:szCs w:val="18"/>
        </w:rPr>
      </w:pPr>
      <w:r w:rsidRPr="00A522B2">
        <w:rPr>
          <w:rFonts w:ascii="Courier New" w:eastAsia="Times New Roman" w:hAnsi="Courier New" w:cs="Courier New"/>
          <w:color w:val="373737"/>
          <w:sz w:val="20"/>
          <w:szCs w:val="20"/>
        </w:rPr>
        <w:t>@Formula("MONTHLY_SALARY*12")</w:t>
      </w:r>
    </w:p>
    <w:p w:rsidR="00A00CBF" w:rsidRDefault="00A522B2" w:rsidP="00A00CBF">
      <w:pPr>
        <w:spacing w:after="0" w:line="198" w:lineRule="atLeast"/>
        <w:rPr>
          <w:rFonts w:ascii="Courier New" w:eastAsia="Times New Roman" w:hAnsi="Courier New" w:cs="Courier New"/>
          <w:color w:val="373737"/>
          <w:sz w:val="20"/>
          <w:szCs w:val="20"/>
        </w:rPr>
      </w:pPr>
      <w:r w:rsidRPr="00A522B2">
        <w:rPr>
          <w:rFonts w:ascii="Courier New" w:eastAsia="Times New Roman" w:hAnsi="Courier New" w:cs="Courier New"/>
          <w:color w:val="373737"/>
          <w:sz w:val="20"/>
          <w:szCs w:val="20"/>
        </w:rPr>
        <w:t>        private</w:t>
      </w:r>
      <w:r w:rsidRPr="00A522B2">
        <w:rPr>
          <w:rFonts w:ascii="Consolas" w:eastAsia="Times New Roman" w:hAnsi="Consolas" w:cs="Consolas"/>
          <w:color w:val="373737"/>
          <w:sz w:val="18"/>
          <w:szCs w:val="18"/>
        </w:rPr>
        <w:t xml:space="preserve"> </w:t>
      </w:r>
      <w:r w:rsidRPr="00A522B2">
        <w:rPr>
          <w:rFonts w:ascii="Courier New" w:eastAsia="Times New Roman" w:hAnsi="Courier New" w:cs="Courier New"/>
          <w:color w:val="373737"/>
          <w:sz w:val="20"/>
          <w:szCs w:val="20"/>
        </w:rPr>
        <w:t>float</w:t>
      </w:r>
      <w:r w:rsidRPr="00A522B2">
        <w:rPr>
          <w:rFonts w:ascii="Consolas" w:eastAsia="Times New Roman" w:hAnsi="Consolas" w:cs="Consolas"/>
          <w:color w:val="373737"/>
          <w:sz w:val="18"/>
          <w:szCs w:val="18"/>
        </w:rPr>
        <w:t xml:space="preserve"> </w:t>
      </w:r>
      <w:r w:rsidRPr="00A522B2">
        <w:rPr>
          <w:rFonts w:ascii="Courier New" w:eastAsia="Times New Roman" w:hAnsi="Courier New" w:cs="Courier New"/>
          <w:color w:val="373737"/>
          <w:sz w:val="20"/>
          <w:szCs w:val="20"/>
        </w:rPr>
        <w:t>yearlySalary;</w:t>
      </w:r>
    </w:p>
    <w:p w:rsidR="000E1EBD" w:rsidRDefault="000E1EBD" w:rsidP="00A00CBF">
      <w:pPr>
        <w:spacing w:after="0" w:line="198" w:lineRule="atLeast"/>
        <w:rPr>
          <w:rFonts w:ascii="Consolas" w:eastAsia="Times New Roman" w:hAnsi="Consolas" w:cs="Consolas"/>
          <w:color w:val="373737"/>
          <w:sz w:val="18"/>
          <w:szCs w:val="18"/>
        </w:rPr>
      </w:pPr>
    </w:p>
    <w:p w:rsidR="00BC4950" w:rsidRPr="00A00CBF" w:rsidRDefault="00BC4950" w:rsidP="00A00CBF">
      <w:pPr>
        <w:spacing w:after="0" w:line="198" w:lineRule="atLeast"/>
        <w:rPr>
          <w:rFonts w:ascii="Consolas" w:eastAsia="Times New Roman" w:hAnsi="Consolas" w:cs="Consolas"/>
          <w:color w:val="373737"/>
          <w:sz w:val="18"/>
          <w:szCs w:val="18"/>
        </w:rPr>
      </w:pPr>
      <w:r w:rsidRPr="006F3A05">
        <w:rPr>
          <w:rFonts w:ascii="Verdana" w:hAnsi="Verdana"/>
          <w:b/>
          <w:sz w:val="18"/>
          <w:szCs w:val="18"/>
        </w:rPr>
        <w:t>What is component mapping in Hibernate?</w:t>
      </w:r>
    </w:p>
    <w:p w:rsidR="00BF183F" w:rsidRPr="00BF183F" w:rsidRDefault="00BF183F" w:rsidP="00BF183F">
      <w:pPr>
        <w:pStyle w:val="Heading1"/>
        <w:shd w:val="clear" w:color="auto" w:fill="FFFFFF"/>
        <w:spacing w:before="75" w:line="345" w:lineRule="atLeast"/>
        <w:rPr>
          <w:rFonts w:ascii="Helvetica" w:hAnsi="Helvetica" w:cs="Helvetica"/>
          <w:b w:val="0"/>
          <w:bCs w:val="0"/>
          <w:color w:val="610B38"/>
          <w:sz w:val="39"/>
          <w:szCs w:val="39"/>
        </w:rPr>
      </w:pPr>
      <w:r>
        <w:rPr>
          <w:rFonts w:ascii="Helvetica" w:hAnsi="Helvetica" w:cs="Helvetica"/>
          <w:b w:val="0"/>
          <w:bCs w:val="0"/>
          <w:color w:val="610B38"/>
          <w:sz w:val="39"/>
          <w:szCs w:val="39"/>
        </w:rPr>
        <w:t>Component Mapping:</w:t>
      </w:r>
    </w:p>
    <w:p w:rsidR="00BF183F" w:rsidRDefault="00BF183F" w:rsidP="00BF183F">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In component mapping, we will map the dependent object as a component. An component is an object that is stored as an value rather than entity reference. This is mainly used if the dependent object doen't have primary key. It is used in case of composition (HAS-A relation), that is why it is termed as component. Let's see the class that have HAS-A relationship.</w:t>
      </w:r>
    </w:p>
    <w:p w:rsidR="00BF183F" w:rsidRDefault="00BF183F" w:rsidP="00BF183F">
      <w:pPr>
        <w:numPr>
          <w:ilvl w:val="0"/>
          <w:numId w:val="34"/>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package</w:t>
      </w:r>
      <w:r>
        <w:rPr>
          <w:rFonts w:ascii="Verdana" w:hAnsi="Verdana"/>
          <w:color w:val="000000"/>
          <w:sz w:val="20"/>
          <w:szCs w:val="20"/>
          <w:bdr w:val="none" w:sz="0" w:space="0" w:color="auto" w:frame="1"/>
        </w:rPr>
        <w:t> com.javatpoint;  </w:t>
      </w:r>
    </w:p>
    <w:p w:rsidR="00BF183F" w:rsidRDefault="00BF183F" w:rsidP="00BF183F">
      <w:pPr>
        <w:numPr>
          <w:ilvl w:val="0"/>
          <w:numId w:val="34"/>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BF183F" w:rsidRDefault="00BF183F" w:rsidP="00BF183F">
      <w:pPr>
        <w:numPr>
          <w:ilvl w:val="0"/>
          <w:numId w:val="34"/>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Address {  </w:t>
      </w:r>
    </w:p>
    <w:p w:rsidR="00BF183F" w:rsidRDefault="00BF183F" w:rsidP="00BF183F">
      <w:pPr>
        <w:numPr>
          <w:ilvl w:val="0"/>
          <w:numId w:val="34"/>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private</w:t>
      </w:r>
      <w:r>
        <w:rPr>
          <w:rFonts w:ascii="Verdana" w:hAnsi="Verdana"/>
          <w:color w:val="000000"/>
          <w:sz w:val="20"/>
          <w:szCs w:val="20"/>
          <w:bdr w:val="none" w:sz="0" w:space="0" w:color="auto" w:frame="1"/>
        </w:rPr>
        <w:t> String city,country;  </w:t>
      </w:r>
    </w:p>
    <w:p w:rsidR="00BF183F" w:rsidRDefault="00BF183F" w:rsidP="00BF183F">
      <w:pPr>
        <w:numPr>
          <w:ilvl w:val="0"/>
          <w:numId w:val="34"/>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private</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pincode;  </w:t>
      </w:r>
    </w:p>
    <w:p w:rsidR="00BF183F" w:rsidRDefault="00BF183F" w:rsidP="00BF183F">
      <w:pPr>
        <w:numPr>
          <w:ilvl w:val="0"/>
          <w:numId w:val="34"/>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BF183F" w:rsidRDefault="00BF183F" w:rsidP="00BF183F">
      <w:pPr>
        <w:numPr>
          <w:ilvl w:val="0"/>
          <w:numId w:val="34"/>
        </w:numPr>
        <w:shd w:val="clear" w:color="auto" w:fill="FFFFFF"/>
        <w:spacing w:after="0" w:line="240" w:lineRule="auto"/>
        <w:ind w:left="0"/>
        <w:rPr>
          <w:rFonts w:ascii="Verdana" w:hAnsi="Verdana"/>
          <w:color w:val="000000"/>
          <w:sz w:val="20"/>
          <w:szCs w:val="20"/>
        </w:rPr>
      </w:pPr>
      <w:r>
        <w:rPr>
          <w:rStyle w:val="comment"/>
          <w:rFonts w:ascii="Verdana" w:hAnsi="Verdana"/>
          <w:color w:val="008200"/>
          <w:sz w:val="20"/>
          <w:szCs w:val="20"/>
          <w:bdr w:val="none" w:sz="0" w:space="0" w:color="auto" w:frame="1"/>
        </w:rPr>
        <w:t>//getters and setters</w:t>
      </w:r>
      <w:r>
        <w:rPr>
          <w:rFonts w:ascii="Verdana" w:hAnsi="Verdana"/>
          <w:color w:val="000000"/>
          <w:sz w:val="20"/>
          <w:szCs w:val="20"/>
          <w:bdr w:val="none" w:sz="0" w:space="0" w:color="auto" w:frame="1"/>
        </w:rPr>
        <w:t>  </w:t>
      </w:r>
    </w:p>
    <w:p w:rsidR="00BF183F" w:rsidRDefault="00BF183F" w:rsidP="00BF183F">
      <w:pPr>
        <w:numPr>
          <w:ilvl w:val="0"/>
          <w:numId w:val="34"/>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BF183F" w:rsidRDefault="00BF183F" w:rsidP="00BF183F">
      <w:pPr>
        <w:numPr>
          <w:ilvl w:val="0"/>
          <w:numId w:val="35"/>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package</w:t>
      </w:r>
      <w:r>
        <w:rPr>
          <w:rFonts w:ascii="Verdana" w:hAnsi="Verdana"/>
          <w:color w:val="000000"/>
          <w:sz w:val="20"/>
          <w:szCs w:val="20"/>
          <w:bdr w:val="none" w:sz="0" w:space="0" w:color="auto" w:frame="1"/>
        </w:rPr>
        <w:t> com.javatpoint;  </w:t>
      </w:r>
    </w:p>
    <w:p w:rsidR="00BF183F" w:rsidRDefault="00BF183F" w:rsidP="00BF183F">
      <w:pPr>
        <w:numPr>
          <w:ilvl w:val="0"/>
          <w:numId w:val="35"/>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BF183F" w:rsidRDefault="00BF183F" w:rsidP="00BF183F">
      <w:pPr>
        <w:numPr>
          <w:ilvl w:val="0"/>
          <w:numId w:val="35"/>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Employee {  </w:t>
      </w:r>
    </w:p>
    <w:p w:rsidR="00BF183F" w:rsidRDefault="00BF183F" w:rsidP="00BF183F">
      <w:pPr>
        <w:numPr>
          <w:ilvl w:val="0"/>
          <w:numId w:val="35"/>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private</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id;  </w:t>
      </w:r>
    </w:p>
    <w:p w:rsidR="00BF183F" w:rsidRDefault="00BF183F" w:rsidP="00BF183F">
      <w:pPr>
        <w:numPr>
          <w:ilvl w:val="0"/>
          <w:numId w:val="35"/>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private</w:t>
      </w:r>
      <w:r>
        <w:rPr>
          <w:rFonts w:ascii="Verdana" w:hAnsi="Verdana"/>
          <w:color w:val="000000"/>
          <w:sz w:val="20"/>
          <w:szCs w:val="20"/>
          <w:bdr w:val="none" w:sz="0" w:space="0" w:color="auto" w:frame="1"/>
        </w:rPr>
        <w:t> String name;  </w:t>
      </w:r>
    </w:p>
    <w:p w:rsidR="00BF183F" w:rsidRDefault="00BF183F" w:rsidP="00BF183F">
      <w:pPr>
        <w:numPr>
          <w:ilvl w:val="0"/>
          <w:numId w:val="35"/>
        </w:numPr>
        <w:shd w:val="clear" w:color="auto" w:fill="FFFFFF"/>
        <w:spacing w:after="0" w:line="240" w:lineRule="auto"/>
        <w:ind w:left="0"/>
        <w:rPr>
          <w:rFonts w:ascii="Verdana" w:hAnsi="Verdana"/>
          <w:color w:val="000000"/>
          <w:sz w:val="20"/>
          <w:szCs w:val="20"/>
        </w:rPr>
      </w:pPr>
      <w:r>
        <w:rPr>
          <w:rStyle w:val="keyword"/>
          <w:rFonts w:ascii="Verdana" w:hAnsi="Verdana"/>
          <w:b/>
          <w:bCs/>
          <w:color w:val="006699"/>
          <w:sz w:val="20"/>
          <w:szCs w:val="20"/>
          <w:bdr w:val="none" w:sz="0" w:space="0" w:color="auto" w:frame="1"/>
        </w:rPr>
        <w:t>private</w:t>
      </w:r>
      <w:r>
        <w:rPr>
          <w:rFonts w:ascii="Verdana" w:hAnsi="Verdana"/>
          <w:color w:val="000000"/>
          <w:sz w:val="20"/>
          <w:szCs w:val="20"/>
          <w:bdr w:val="none" w:sz="0" w:space="0" w:color="auto" w:frame="1"/>
        </w:rPr>
        <w:t> Address address;</w:t>
      </w:r>
      <w:r>
        <w:rPr>
          <w:rStyle w:val="comment"/>
          <w:rFonts w:ascii="Verdana" w:hAnsi="Verdana"/>
          <w:color w:val="008200"/>
          <w:sz w:val="20"/>
          <w:szCs w:val="20"/>
          <w:bdr w:val="none" w:sz="0" w:space="0" w:color="auto" w:frame="1"/>
        </w:rPr>
        <w:t>//HAS-A</w:t>
      </w:r>
      <w:r>
        <w:rPr>
          <w:rFonts w:ascii="Verdana" w:hAnsi="Verdana"/>
          <w:color w:val="000000"/>
          <w:sz w:val="20"/>
          <w:szCs w:val="20"/>
          <w:bdr w:val="none" w:sz="0" w:space="0" w:color="auto" w:frame="1"/>
        </w:rPr>
        <w:t>  </w:t>
      </w:r>
    </w:p>
    <w:p w:rsidR="00BF183F" w:rsidRDefault="00BF183F" w:rsidP="00BF183F">
      <w:pPr>
        <w:numPr>
          <w:ilvl w:val="0"/>
          <w:numId w:val="35"/>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BF183F" w:rsidRDefault="00BF183F" w:rsidP="00BF183F">
      <w:pPr>
        <w:numPr>
          <w:ilvl w:val="0"/>
          <w:numId w:val="35"/>
        </w:numPr>
        <w:shd w:val="clear" w:color="auto" w:fill="FFFFFF"/>
        <w:spacing w:after="0" w:line="240" w:lineRule="auto"/>
        <w:ind w:left="0"/>
        <w:rPr>
          <w:rFonts w:ascii="Verdana" w:hAnsi="Verdana"/>
          <w:color w:val="000000"/>
          <w:sz w:val="20"/>
          <w:szCs w:val="20"/>
        </w:rPr>
      </w:pPr>
      <w:r>
        <w:rPr>
          <w:rStyle w:val="comment"/>
          <w:rFonts w:ascii="Verdana" w:hAnsi="Verdana"/>
          <w:color w:val="008200"/>
          <w:sz w:val="20"/>
          <w:szCs w:val="20"/>
          <w:bdr w:val="none" w:sz="0" w:space="0" w:color="auto" w:frame="1"/>
        </w:rPr>
        <w:t>//getters and setters</w:t>
      </w:r>
      <w:r>
        <w:rPr>
          <w:rFonts w:ascii="Verdana" w:hAnsi="Verdana"/>
          <w:color w:val="000000"/>
          <w:sz w:val="20"/>
          <w:szCs w:val="20"/>
          <w:bdr w:val="none" w:sz="0" w:space="0" w:color="auto" w:frame="1"/>
        </w:rPr>
        <w:t>  </w:t>
      </w:r>
    </w:p>
    <w:p w:rsidR="00BF183F" w:rsidRDefault="00BF183F" w:rsidP="00BF183F">
      <w:pPr>
        <w:numPr>
          <w:ilvl w:val="0"/>
          <w:numId w:val="35"/>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BF183F" w:rsidRDefault="00BF183F" w:rsidP="00BF183F">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Here, address is a dependent object. Hibernate framework provides the facility to map the dependent object as a component. Let's see how can we map this dependent object in mapping file.</w:t>
      </w:r>
    </w:p>
    <w:p w:rsidR="00BF183F" w:rsidRDefault="00BF183F" w:rsidP="00BF183F">
      <w:pPr>
        <w:numPr>
          <w:ilvl w:val="0"/>
          <w:numId w:val="36"/>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BF183F" w:rsidRDefault="00BF183F" w:rsidP="00BF183F">
      <w:pPr>
        <w:numPr>
          <w:ilvl w:val="0"/>
          <w:numId w:val="36"/>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&lt;</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name=</w:t>
      </w:r>
      <w:r>
        <w:rPr>
          <w:rStyle w:val="string"/>
          <w:rFonts w:ascii="Verdana" w:hAnsi="Verdana"/>
          <w:color w:val="0000FF"/>
          <w:sz w:val="20"/>
          <w:szCs w:val="20"/>
          <w:bdr w:val="none" w:sz="0" w:space="0" w:color="auto" w:frame="1"/>
        </w:rPr>
        <w:t>"com.javatpoint.Employee"</w:t>
      </w:r>
      <w:r>
        <w:rPr>
          <w:rFonts w:ascii="Verdana" w:hAnsi="Verdana"/>
          <w:color w:val="000000"/>
          <w:sz w:val="20"/>
          <w:szCs w:val="20"/>
          <w:bdr w:val="none" w:sz="0" w:space="0" w:color="auto" w:frame="1"/>
        </w:rPr>
        <w:t> table=</w:t>
      </w:r>
      <w:r>
        <w:rPr>
          <w:rStyle w:val="string"/>
          <w:rFonts w:ascii="Verdana" w:hAnsi="Verdana"/>
          <w:color w:val="0000FF"/>
          <w:sz w:val="20"/>
          <w:szCs w:val="20"/>
          <w:bdr w:val="none" w:sz="0" w:space="0" w:color="auto" w:frame="1"/>
        </w:rPr>
        <w:t>"emp177"</w:t>
      </w:r>
      <w:r>
        <w:rPr>
          <w:rFonts w:ascii="Verdana" w:hAnsi="Verdana"/>
          <w:color w:val="000000"/>
          <w:sz w:val="20"/>
          <w:szCs w:val="20"/>
          <w:bdr w:val="none" w:sz="0" w:space="0" w:color="auto" w:frame="1"/>
        </w:rPr>
        <w:t>&gt;  </w:t>
      </w:r>
    </w:p>
    <w:p w:rsidR="00BF183F" w:rsidRDefault="00BF183F" w:rsidP="00BF183F">
      <w:pPr>
        <w:numPr>
          <w:ilvl w:val="0"/>
          <w:numId w:val="36"/>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&lt;id name=</w:t>
      </w:r>
      <w:r>
        <w:rPr>
          <w:rStyle w:val="string"/>
          <w:rFonts w:ascii="Verdana" w:hAnsi="Verdana"/>
          <w:color w:val="0000FF"/>
          <w:sz w:val="20"/>
          <w:szCs w:val="20"/>
          <w:bdr w:val="none" w:sz="0" w:space="0" w:color="auto" w:frame="1"/>
        </w:rPr>
        <w:t>"id"</w:t>
      </w:r>
      <w:r>
        <w:rPr>
          <w:rFonts w:ascii="Verdana" w:hAnsi="Verdana"/>
          <w:color w:val="000000"/>
          <w:sz w:val="20"/>
          <w:szCs w:val="20"/>
          <w:bdr w:val="none" w:sz="0" w:space="0" w:color="auto" w:frame="1"/>
        </w:rPr>
        <w:t>&gt;  </w:t>
      </w:r>
    </w:p>
    <w:p w:rsidR="00BF183F" w:rsidRDefault="00BF183F" w:rsidP="00BF183F">
      <w:pPr>
        <w:numPr>
          <w:ilvl w:val="0"/>
          <w:numId w:val="36"/>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&lt;generator </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"increment"</w:t>
      </w:r>
      <w:r>
        <w:rPr>
          <w:rFonts w:ascii="Verdana" w:hAnsi="Verdana"/>
          <w:color w:val="000000"/>
          <w:sz w:val="20"/>
          <w:szCs w:val="20"/>
          <w:bdr w:val="none" w:sz="0" w:space="0" w:color="auto" w:frame="1"/>
        </w:rPr>
        <w:t>&gt;&lt;/generator&gt;  </w:t>
      </w:r>
    </w:p>
    <w:p w:rsidR="00BF183F" w:rsidRDefault="00BF183F" w:rsidP="00BF183F">
      <w:pPr>
        <w:numPr>
          <w:ilvl w:val="0"/>
          <w:numId w:val="36"/>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&lt;/id&gt;  </w:t>
      </w:r>
    </w:p>
    <w:p w:rsidR="00BF183F" w:rsidRDefault="00BF183F" w:rsidP="00BF183F">
      <w:pPr>
        <w:numPr>
          <w:ilvl w:val="0"/>
          <w:numId w:val="36"/>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&lt;property name=</w:t>
      </w:r>
      <w:r>
        <w:rPr>
          <w:rStyle w:val="string"/>
          <w:rFonts w:ascii="Verdana" w:hAnsi="Verdana"/>
          <w:color w:val="0000FF"/>
          <w:sz w:val="20"/>
          <w:szCs w:val="20"/>
          <w:bdr w:val="none" w:sz="0" w:space="0" w:color="auto" w:frame="1"/>
        </w:rPr>
        <w:t>"name"</w:t>
      </w:r>
      <w:r>
        <w:rPr>
          <w:rFonts w:ascii="Verdana" w:hAnsi="Verdana"/>
          <w:color w:val="000000"/>
          <w:sz w:val="20"/>
          <w:szCs w:val="20"/>
          <w:bdr w:val="none" w:sz="0" w:space="0" w:color="auto" w:frame="1"/>
        </w:rPr>
        <w:t>&gt;&lt;/property&gt;  </w:t>
      </w:r>
    </w:p>
    <w:p w:rsidR="00BF183F" w:rsidRDefault="00BF183F" w:rsidP="00BF183F">
      <w:pPr>
        <w:numPr>
          <w:ilvl w:val="0"/>
          <w:numId w:val="36"/>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BF183F" w:rsidRDefault="00BF183F" w:rsidP="00BF183F">
      <w:pPr>
        <w:numPr>
          <w:ilvl w:val="0"/>
          <w:numId w:val="36"/>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&lt;component name=</w:t>
      </w:r>
      <w:r>
        <w:rPr>
          <w:rStyle w:val="string"/>
          <w:rFonts w:ascii="Verdana" w:hAnsi="Verdana"/>
          <w:color w:val="0000FF"/>
          <w:sz w:val="20"/>
          <w:szCs w:val="20"/>
          <w:bdr w:val="none" w:sz="0" w:space="0" w:color="auto" w:frame="1"/>
        </w:rPr>
        <w:t>"address"</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"com.javatpoint.Address"</w:t>
      </w:r>
      <w:r>
        <w:rPr>
          <w:rFonts w:ascii="Verdana" w:hAnsi="Verdana"/>
          <w:color w:val="000000"/>
          <w:sz w:val="20"/>
          <w:szCs w:val="20"/>
          <w:bdr w:val="none" w:sz="0" w:space="0" w:color="auto" w:frame="1"/>
        </w:rPr>
        <w:t>&gt;  </w:t>
      </w:r>
    </w:p>
    <w:p w:rsidR="00BF183F" w:rsidRDefault="00BF183F" w:rsidP="00BF183F">
      <w:pPr>
        <w:numPr>
          <w:ilvl w:val="0"/>
          <w:numId w:val="36"/>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&lt;property name=</w:t>
      </w:r>
      <w:r>
        <w:rPr>
          <w:rStyle w:val="string"/>
          <w:rFonts w:ascii="Verdana" w:hAnsi="Verdana"/>
          <w:color w:val="0000FF"/>
          <w:sz w:val="20"/>
          <w:szCs w:val="20"/>
          <w:bdr w:val="none" w:sz="0" w:space="0" w:color="auto" w:frame="1"/>
        </w:rPr>
        <w:t>"city"</w:t>
      </w:r>
      <w:r>
        <w:rPr>
          <w:rFonts w:ascii="Verdana" w:hAnsi="Verdana"/>
          <w:color w:val="000000"/>
          <w:sz w:val="20"/>
          <w:szCs w:val="20"/>
          <w:bdr w:val="none" w:sz="0" w:space="0" w:color="auto" w:frame="1"/>
        </w:rPr>
        <w:t>&gt;&lt;/property&gt;  </w:t>
      </w:r>
    </w:p>
    <w:p w:rsidR="00BF183F" w:rsidRDefault="00BF183F" w:rsidP="00BF183F">
      <w:pPr>
        <w:numPr>
          <w:ilvl w:val="0"/>
          <w:numId w:val="36"/>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&lt;property name=</w:t>
      </w:r>
      <w:r>
        <w:rPr>
          <w:rStyle w:val="string"/>
          <w:rFonts w:ascii="Verdana" w:hAnsi="Verdana"/>
          <w:color w:val="0000FF"/>
          <w:sz w:val="20"/>
          <w:szCs w:val="20"/>
          <w:bdr w:val="none" w:sz="0" w:space="0" w:color="auto" w:frame="1"/>
        </w:rPr>
        <w:t>"country"</w:t>
      </w:r>
      <w:r>
        <w:rPr>
          <w:rFonts w:ascii="Verdana" w:hAnsi="Verdana"/>
          <w:color w:val="000000"/>
          <w:sz w:val="20"/>
          <w:szCs w:val="20"/>
          <w:bdr w:val="none" w:sz="0" w:space="0" w:color="auto" w:frame="1"/>
        </w:rPr>
        <w:t>&gt;&lt;/property&gt;  </w:t>
      </w:r>
    </w:p>
    <w:p w:rsidR="00BF183F" w:rsidRDefault="00BF183F" w:rsidP="00BF183F">
      <w:pPr>
        <w:numPr>
          <w:ilvl w:val="0"/>
          <w:numId w:val="36"/>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&lt;property name=</w:t>
      </w:r>
      <w:r>
        <w:rPr>
          <w:rStyle w:val="string"/>
          <w:rFonts w:ascii="Verdana" w:hAnsi="Verdana"/>
          <w:color w:val="0000FF"/>
          <w:sz w:val="20"/>
          <w:szCs w:val="20"/>
          <w:bdr w:val="none" w:sz="0" w:space="0" w:color="auto" w:frame="1"/>
        </w:rPr>
        <w:t>"pincode"</w:t>
      </w:r>
      <w:r>
        <w:rPr>
          <w:rFonts w:ascii="Verdana" w:hAnsi="Verdana"/>
          <w:color w:val="000000"/>
          <w:sz w:val="20"/>
          <w:szCs w:val="20"/>
          <w:bdr w:val="none" w:sz="0" w:space="0" w:color="auto" w:frame="1"/>
        </w:rPr>
        <w:t>&gt;&lt;/property&gt;  </w:t>
      </w:r>
    </w:p>
    <w:p w:rsidR="00BF183F" w:rsidRDefault="00BF183F" w:rsidP="00BF183F">
      <w:pPr>
        <w:numPr>
          <w:ilvl w:val="0"/>
          <w:numId w:val="36"/>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&lt;/component&gt;  </w:t>
      </w:r>
    </w:p>
    <w:p w:rsidR="00BF183F" w:rsidRDefault="00BF183F" w:rsidP="00BF183F">
      <w:pPr>
        <w:numPr>
          <w:ilvl w:val="0"/>
          <w:numId w:val="36"/>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lastRenderedPageBreak/>
        <w:t>  </w:t>
      </w:r>
    </w:p>
    <w:p w:rsidR="00BF183F" w:rsidRDefault="00BF183F" w:rsidP="00BF183F">
      <w:pPr>
        <w:numPr>
          <w:ilvl w:val="0"/>
          <w:numId w:val="36"/>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&lt;/</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&gt;  </w:t>
      </w:r>
    </w:p>
    <w:p w:rsidR="00BF183F" w:rsidRDefault="00BF183F" w:rsidP="00BF183F">
      <w:pPr>
        <w:numPr>
          <w:ilvl w:val="0"/>
          <w:numId w:val="36"/>
        </w:numPr>
        <w:shd w:val="clear" w:color="auto" w:fill="FFFFFF"/>
        <w:spacing w:after="0" w:line="240" w:lineRule="auto"/>
        <w:ind w:left="0"/>
        <w:rPr>
          <w:rFonts w:ascii="Verdana" w:hAnsi="Verdana"/>
          <w:color w:val="000000"/>
          <w:sz w:val="20"/>
          <w:szCs w:val="20"/>
        </w:rPr>
      </w:pPr>
      <w:r>
        <w:rPr>
          <w:rFonts w:ascii="Verdana" w:hAnsi="Verdana"/>
          <w:color w:val="000000"/>
          <w:sz w:val="20"/>
          <w:szCs w:val="20"/>
          <w:bdr w:val="none" w:sz="0" w:space="0" w:color="auto" w:frame="1"/>
        </w:rPr>
        <w:t>...  </w:t>
      </w:r>
    </w:p>
    <w:p w:rsidR="00BF183F" w:rsidRDefault="00C908D4" w:rsidP="00BF183F">
      <w:pPr>
        <w:rPr>
          <w:rFonts w:ascii="Times New Roman" w:hAnsi="Times New Roman"/>
          <w:sz w:val="24"/>
          <w:szCs w:val="24"/>
        </w:rPr>
      </w:pPr>
      <w:r>
        <w:pict>
          <v:rect id="_x0000_i1050" style="width:0;height:.75pt" o:hralign="center" o:hrstd="t" o:hrnoshade="t" o:hr="t" fillcolor="#d4d4d4" stroked="f"/>
        </w:pict>
      </w:r>
    </w:p>
    <w:p w:rsidR="00BF183F" w:rsidRDefault="00BF183F" w:rsidP="00BF183F">
      <w:pPr>
        <w:pStyle w:val="NormalWeb"/>
        <w:shd w:val="clear" w:color="auto" w:fill="FFFFFF"/>
        <w:spacing w:line="345" w:lineRule="atLeast"/>
        <w:rPr>
          <w:rFonts w:ascii="Verdana" w:hAnsi="Verdana"/>
          <w:color w:val="000000"/>
          <w:sz w:val="20"/>
          <w:szCs w:val="20"/>
        </w:rPr>
      </w:pPr>
      <w:r>
        <w:rPr>
          <w:rFonts w:ascii="Verdana" w:hAnsi="Verdana"/>
          <w:color w:val="000000"/>
          <w:sz w:val="20"/>
          <w:szCs w:val="20"/>
        </w:rPr>
        <w:t>Let's see the data of the emp177 table.</w:t>
      </w:r>
    </w:p>
    <w:p w:rsidR="00BF183F" w:rsidRPr="00780410" w:rsidRDefault="00BF183F" w:rsidP="00BF183F">
      <w:pPr>
        <w:jc w:val="both"/>
        <w:rPr>
          <w:rFonts w:ascii="Verdana" w:hAnsi="Verdana"/>
          <w:sz w:val="18"/>
          <w:szCs w:val="18"/>
        </w:rPr>
      </w:pPr>
      <w:r>
        <w:rPr>
          <w:noProof/>
        </w:rPr>
        <w:drawing>
          <wp:inline distT="0" distB="0" distL="0" distR="0">
            <wp:extent cx="2722880" cy="962025"/>
            <wp:effectExtent l="0" t="0" r="1270" b="9525"/>
            <wp:docPr id="7" name="Picture 7" descr="hibernate component ma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ibernate component mappi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22880" cy="962025"/>
                    </a:xfrm>
                    <a:prstGeom prst="rect">
                      <a:avLst/>
                    </a:prstGeom>
                    <a:noFill/>
                    <a:ln>
                      <a:noFill/>
                    </a:ln>
                  </pic:spPr>
                </pic:pic>
              </a:graphicData>
            </a:graphic>
          </wp:inline>
        </w:drawing>
      </w:r>
    </w:p>
    <w:p w:rsidR="00BC4950" w:rsidRDefault="00BC4950" w:rsidP="00BC4950">
      <w:pPr>
        <w:jc w:val="both"/>
        <w:rPr>
          <w:rFonts w:ascii="Verdana" w:hAnsi="Verdana"/>
          <w:sz w:val="18"/>
          <w:szCs w:val="18"/>
        </w:rPr>
      </w:pPr>
    </w:p>
    <w:p w:rsidR="00BC4950" w:rsidRPr="006F3A05" w:rsidRDefault="00BC4950" w:rsidP="00BC4950">
      <w:pPr>
        <w:jc w:val="both"/>
        <w:rPr>
          <w:rFonts w:ascii="Verdana" w:hAnsi="Verdana"/>
          <w:b/>
          <w:sz w:val="18"/>
          <w:szCs w:val="18"/>
        </w:rPr>
      </w:pPr>
      <w:r w:rsidRPr="006F3A05">
        <w:rPr>
          <w:rFonts w:ascii="Verdana" w:hAnsi="Verdana"/>
          <w:b/>
          <w:sz w:val="18"/>
          <w:szCs w:val="18"/>
        </w:rPr>
        <w:t>What is the difference between sorted and ordered collection in hibernate?</w:t>
      </w:r>
    </w:p>
    <w:p w:rsidR="00BC4950" w:rsidRPr="00B80E4A" w:rsidRDefault="00BC4950" w:rsidP="00BC4950">
      <w:pPr>
        <w:jc w:val="both"/>
        <w:rPr>
          <w:rFonts w:ascii="Verdana" w:hAnsi="Verdana"/>
          <w:b/>
          <w:sz w:val="18"/>
          <w:szCs w:val="18"/>
        </w:rPr>
      </w:pPr>
      <w:r>
        <w:rPr>
          <w:rFonts w:ascii="Verdana" w:hAnsi="Verdana"/>
          <w:b/>
          <w:sz w:val="18"/>
          <w:szCs w:val="18"/>
        </w:rPr>
        <w:t>S</w:t>
      </w:r>
      <w:r w:rsidRPr="00B80E4A">
        <w:rPr>
          <w:rFonts w:ascii="Verdana" w:hAnsi="Verdana"/>
          <w:b/>
          <w:sz w:val="18"/>
          <w:szCs w:val="18"/>
        </w:rPr>
        <w:t>orted collection:</w:t>
      </w:r>
    </w:p>
    <w:p w:rsidR="00BC4950" w:rsidRPr="00780410" w:rsidRDefault="00BC4950" w:rsidP="00BC4950">
      <w:pPr>
        <w:jc w:val="both"/>
        <w:rPr>
          <w:rFonts w:ascii="Verdana" w:hAnsi="Verdana"/>
          <w:sz w:val="18"/>
          <w:szCs w:val="18"/>
        </w:rPr>
      </w:pPr>
      <w:r w:rsidRPr="00780410">
        <w:rPr>
          <w:rFonts w:ascii="Verdana" w:hAnsi="Verdana"/>
          <w:sz w:val="18"/>
          <w:szCs w:val="18"/>
        </w:rPr>
        <w:t>A sorted collection is sorting a collection by utilizing the sorting features provided by the Java collections framework. The sorting occurs in the memory of JVM which running Hibernate, after the data being read from database using java comparator.</w:t>
      </w:r>
    </w:p>
    <w:p w:rsidR="00BC4950" w:rsidRPr="00780410" w:rsidRDefault="00BC4950" w:rsidP="00BC4950">
      <w:pPr>
        <w:jc w:val="both"/>
        <w:rPr>
          <w:rFonts w:ascii="Verdana" w:hAnsi="Verdana"/>
          <w:sz w:val="18"/>
          <w:szCs w:val="18"/>
        </w:rPr>
      </w:pPr>
      <w:r w:rsidRPr="00780410">
        <w:rPr>
          <w:rFonts w:ascii="Verdana" w:hAnsi="Verdana"/>
          <w:sz w:val="18"/>
          <w:szCs w:val="18"/>
        </w:rPr>
        <w:t>If your collection is not large, it will be more efficient way to sort it.</w:t>
      </w:r>
    </w:p>
    <w:p w:rsidR="00BC4950" w:rsidRDefault="00BC4950" w:rsidP="00BC4950">
      <w:pPr>
        <w:jc w:val="both"/>
        <w:rPr>
          <w:rFonts w:ascii="Verdana" w:hAnsi="Verdana"/>
          <w:sz w:val="18"/>
          <w:szCs w:val="18"/>
        </w:rPr>
      </w:pPr>
    </w:p>
    <w:p w:rsidR="00BC4950" w:rsidRPr="00B80E4A" w:rsidRDefault="00BC4950" w:rsidP="00BC4950">
      <w:pPr>
        <w:jc w:val="both"/>
        <w:rPr>
          <w:rFonts w:ascii="Verdana" w:hAnsi="Verdana"/>
          <w:b/>
          <w:sz w:val="18"/>
          <w:szCs w:val="18"/>
        </w:rPr>
      </w:pPr>
      <w:r>
        <w:rPr>
          <w:rFonts w:ascii="Verdana" w:hAnsi="Verdana"/>
          <w:b/>
          <w:sz w:val="18"/>
          <w:szCs w:val="18"/>
        </w:rPr>
        <w:t>O</w:t>
      </w:r>
      <w:r w:rsidRPr="00B80E4A">
        <w:rPr>
          <w:rFonts w:ascii="Verdana" w:hAnsi="Verdana"/>
          <w:b/>
          <w:sz w:val="18"/>
          <w:szCs w:val="18"/>
        </w:rPr>
        <w:t>rder</w:t>
      </w:r>
      <w:r>
        <w:rPr>
          <w:rFonts w:ascii="Verdana" w:hAnsi="Verdana"/>
          <w:b/>
          <w:sz w:val="18"/>
          <w:szCs w:val="18"/>
        </w:rPr>
        <w:t xml:space="preserve"> collection:</w:t>
      </w:r>
    </w:p>
    <w:p w:rsidR="00BC4950" w:rsidRPr="00780410" w:rsidRDefault="00BC4950" w:rsidP="00BC4950">
      <w:pPr>
        <w:jc w:val="both"/>
        <w:rPr>
          <w:rFonts w:ascii="Verdana" w:hAnsi="Verdana"/>
          <w:sz w:val="18"/>
          <w:szCs w:val="18"/>
        </w:rPr>
      </w:pPr>
      <w:r w:rsidRPr="00780410">
        <w:rPr>
          <w:rFonts w:ascii="Verdana" w:hAnsi="Verdana"/>
          <w:sz w:val="18"/>
          <w:szCs w:val="18"/>
        </w:rPr>
        <w:t>Order collection is sorting a collection by specifying the order-by clause for sorting this collection when retrieval.</w:t>
      </w:r>
    </w:p>
    <w:p w:rsidR="00BC4950" w:rsidRPr="00780410" w:rsidRDefault="00BC4950" w:rsidP="00BC4950">
      <w:pPr>
        <w:jc w:val="both"/>
        <w:rPr>
          <w:rFonts w:ascii="Verdana" w:hAnsi="Verdana"/>
          <w:sz w:val="18"/>
          <w:szCs w:val="18"/>
        </w:rPr>
      </w:pPr>
      <w:r w:rsidRPr="00780410">
        <w:rPr>
          <w:rFonts w:ascii="Verdana" w:hAnsi="Verdana"/>
          <w:sz w:val="18"/>
          <w:szCs w:val="18"/>
        </w:rPr>
        <w:t>If your collection is very large, it will b</w:t>
      </w:r>
      <w:r>
        <w:rPr>
          <w:rFonts w:ascii="Verdana" w:hAnsi="Verdana"/>
          <w:sz w:val="18"/>
          <w:szCs w:val="18"/>
        </w:rPr>
        <w:t>e more efficient way to sort it</w:t>
      </w:r>
      <w:r w:rsidRPr="00780410">
        <w:rPr>
          <w:rFonts w:ascii="Verdana" w:hAnsi="Verdana"/>
          <w:sz w:val="18"/>
          <w:szCs w:val="18"/>
        </w:rPr>
        <w:t>.</w:t>
      </w:r>
    </w:p>
    <w:p w:rsidR="00BC4950" w:rsidRDefault="00BC4950" w:rsidP="00BC4950">
      <w:pPr>
        <w:jc w:val="both"/>
        <w:rPr>
          <w:rFonts w:ascii="Verdana" w:hAnsi="Verdana"/>
          <w:sz w:val="18"/>
          <w:szCs w:val="18"/>
        </w:rPr>
      </w:pPr>
    </w:p>
    <w:p w:rsidR="00BC4950" w:rsidRPr="006F3A05" w:rsidRDefault="00BC4950" w:rsidP="00BC4950">
      <w:pPr>
        <w:jc w:val="both"/>
        <w:rPr>
          <w:rFonts w:ascii="Verdana" w:hAnsi="Verdana"/>
          <w:b/>
          <w:sz w:val="18"/>
          <w:szCs w:val="18"/>
        </w:rPr>
      </w:pPr>
      <w:r w:rsidRPr="006F3A05">
        <w:rPr>
          <w:rFonts w:ascii="Verdana" w:hAnsi="Verdana"/>
          <w:b/>
          <w:sz w:val="18"/>
          <w:szCs w:val="18"/>
        </w:rPr>
        <w:t xml:space="preserve">How will you configure Hibernate? </w:t>
      </w:r>
    </w:p>
    <w:p w:rsidR="00BC4950" w:rsidRPr="00780410" w:rsidRDefault="00BC4950" w:rsidP="00BC4950">
      <w:pPr>
        <w:jc w:val="both"/>
        <w:rPr>
          <w:rFonts w:ascii="Verdana" w:hAnsi="Verdana"/>
          <w:sz w:val="18"/>
          <w:szCs w:val="18"/>
        </w:rPr>
      </w:pPr>
      <w:r w:rsidRPr="00780410">
        <w:rPr>
          <w:rFonts w:ascii="Verdana" w:hAnsi="Verdana"/>
          <w:sz w:val="18"/>
          <w:szCs w:val="18"/>
        </w:rPr>
        <w:t xml:space="preserve">The configuration files hibernate.cfg.xml (or hibernate.properties) and mapping files *.hbm.xml are used by the Configuration class to create (i.e. configure and bootstrap hibernate) the SessionFactory, which in turn creates the Session instances. Session instances are the primary interface for the persistence service. </w:t>
      </w:r>
    </w:p>
    <w:p w:rsidR="00BC4950" w:rsidRPr="00780410" w:rsidRDefault="00BC4950" w:rsidP="00BC4950">
      <w:pPr>
        <w:jc w:val="both"/>
        <w:rPr>
          <w:rFonts w:ascii="Verdana" w:hAnsi="Verdana"/>
          <w:sz w:val="18"/>
          <w:szCs w:val="18"/>
        </w:rPr>
      </w:pPr>
    </w:p>
    <w:p w:rsidR="00BC4950" w:rsidRPr="00780410" w:rsidRDefault="00BC4950" w:rsidP="00BC4950">
      <w:pPr>
        <w:jc w:val="both"/>
        <w:rPr>
          <w:rFonts w:ascii="Verdana" w:hAnsi="Verdana"/>
          <w:sz w:val="18"/>
          <w:szCs w:val="18"/>
        </w:rPr>
      </w:pPr>
      <w:r w:rsidRPr="009D4A6A">
        <w:rPr>
          <w:rFonts w:ascii="Verdana" w:hAnsi="Verdana"/>
          <w:b/>
          <w:sz w:val="18"/>
          <w:szCs w:val="18"/>
        </w:rPr>
        <w:t>hibernate.cfg.xml (alternatively can use hibernate.properties):</w:t>
      </w:r>
      <w:r w:rsidRPr="00780410">
        <w:rPr>
          <w:rFonts w:ascii="Verdana" w:hAnsi="Verdana"/>
          <w:sz w:val="18"/>
          <w:szCs w:val="18"/>
        </w:rPr>
        <w:t xml:space="preserve"> These two files are used to configure the hibernate sevice (connection driver class, connection URL, connection username, connection password, dialect etc). If both files are present in the classpath then hibernate.cfg.xml file overrides the settings found in the hibernate.properties file. </w:t>
      </w:r>
    </w:p>
    <w:p w:rsidR="00BC4950" w:rsidRPr="00780410" w:rsidRDefault="00BC4950" w:rsidP="00BC4950">
      <w:pPr>
        <w:jc w:val="both"/>
        <w:rPr>
          <w:rFonts w:ascii="Verdana" w:hAnsi="Verdana"/>
          <w:sz w:val="18"/>
          <w:szCs w:val="18"/>
        </w:rPr>
      </w:pPr>
    </w:p>
    <w:p w:rsidR="00BC4950" w:rsidRPr="00780410" w:rsidRDefault="00BC4950" w:rsidP="00BC4950">
      <w:pPr>
        <w:jc w:val="both"/>
        <w:rPr>
          <w:rFonts w:ascii="Verdana" w:hAnsi="Verdana"/>
          <w:sz w:val="18"/>
          <w:szCs w:val="18"/>
        </w:rPr>
      </w:pPr>
      <w:r w:rsidRPr="009D4A6A">
        <w:rPr>
          <w:rFonts w:ascii="Verdana" w:hAnsi="Verdana"/>
          <w:b/>
          <w:sz w:val="18"/>
          <w:szCs w:val="18"/>
        </w:rPr>
        <w:lastRenderedPageBreak/>
        <w:t>Mapping files (*.hbm.xml):</w:t>
      </w:r>
      <w:r w:rsidRPr="00780410">
        <w:rPr>
          <w:rFonts w:ascii="Verdana" w:hAnsi="Verdana"/>
          <w:sz w:val="18"/>
          <w:szCs w:val="18"/>
        </w:rPr>
        <w:t xml:space="preserve"> These files are used to map persistent objects to a relational database. It is the best practice to store each object in an individual mapping file (i.e mapping file per class) because storing large number of persistent classes into one mapping file can be difficult to manage and maintain. The naming convention is to use the same name as the persistent (POJO) class name. For example Account.class will have a mapping file named Account.hbm.xml. Alternatively hibernate annotations can be used as part of your persistent class code instead of the *.hbm.xml files. </w:t>
      </w:r>
    </w:p>
    <w:p w:rsidR="00BC4950" w:rsidRPr="00780410" w:rsidRDefault="00BC4950" w:rsidP="00BC4950">
      <w:pPr>
        <w:jc w:val="both"/>
        <w:rPr>
          <w:rFonts w:ascii="Verdana" w:hAnsi="Verdana"/>
          <w:sz w:val="18"/>
          <w:szCs w:val="18"/>
        </w:rPr>
      </w:pPr>
    </w:p>
    <w:p w:rsidR="00BC4950" w:rsidRPr="006F3A05" w:rsidRDefault="00BC4950" w:rsidP="00BC4950">
      <w:pPr>
        <w:jc w:val="both"/>
        <w:rPr>
          <w:rFonts w:ascii="Verdana" w:hAnsi="Verdana"/>
          <w:b/>
          <w:sz w:val="18"/>
          <w:szCs w:val="18"/>
        </w:rPr>
      </w:pPr>
      <w:r w:rsidRPr="006F3A05">
        <w:rPr>
          <w:rFonts w:ascii="Verdana" w:hAnsi="Verdana"/>
          <w:b/>
          <w:sz w:val="18"/>
          <w:szCs w:val="18"/>
        </w:rPr>
        <w:t xml:space="preserve">What is a SessionFactory? Is it a thread-safe object? </w:t>
      </w:r>
    </w:p>
    <w:p w:rsidR="00BC4950" w:rsidRPr="00780410" w:rsidRDefault="00BC4950" w:rsidP="00BC4950">
      <w:pPr>
        <w:jc w:val="both"/>
        <w:rPr>
          <w:rFonts w:ascii="Verdana" w:hAnsi="Verdana"/>
          <w:sz w:val="18"/>
          <w:szCs w:val="18"/>
        </w:rPr>
      </w:pPr>
      <w:r>
        <w:rPr>
          <w:rFonts w:ascii="Verdana" w:hAnsi="Verdana"/>
          <w:sz w:val="18"/>
          <w:szCs w:val="18"/>
        </w:rPr>
        <w:t>SessionFactory is Hibernate’</w:t>
      </w:r>
      <w:r w:rsidRPr="00780410">
        <w:rPr>
          <w:rFonts w:ascii="Verdana" w:hAnsi="Verdana"/>
          <w:sz w:val="18"/>
          <w:szCs w:val="18"/>
        </w:rPr>
        <w:t xml:space="preserve">s concept of a single datastore and is threadsafe so that many threads can access it concurrently and request for sessions and immutable cache of compiled mappings for a single database. A SessionFactory is usually only built once at startup. SessionFactory should be wrapped in some kind of singleton so that it can be easily accessed in an application code. </w:t>
      </w:r>
    </w:p>
    <w:p w:rsidR="00BC4950" w:rsidRPr="00780410" w:rsidRDefault="00BC4950" w:rsidP="00BC4950">
      <w:pPr>
        <w:jc w:val="both"/>
        <w:rPr>
          <w:rFonts w:ascii="Verdana" w:hAnsi="Verdana"/>
          <w:sz w:val="18"/>
          <w:szCs w:val="18"/>
        </w:rPr>
      </w:pPr>
    </w:p>
    <w:p w:rsidR="00BC4950" w:rsidRPr="00780410" w:rsidRDefault="00BC4950" w:rsidP="00BC4950">
      <w:pPr>
        <w:ind w:firstLine="720"/>
        <w:jc w:val="both"/>
        <w:rPr>
          <w:rFonts w:ascii="Verdana" w:hAnsi="Verdana"/>
          <w:sz w:val="18"/>
          <w:szCs w:val="18"/>
        </w:rPr>
      </w:pPr>
      <w:r w:rsidRPr="00780410">
        <w:rPr>
          <w:rFonts w:ascii="Verdana" w:hAnsi="Verdana"/>
          <w:sz w:val="18"/>
          <w:szCs w:val="18"/>
        </w:rPr>
        <w:t xml:space="preserve">SessionFactory sessionFactory = new Configuration().configure().buildSessionfactory(); </w:t>
      </w:r>
    </w:p>
    <w:p w:rsidR="00BC4950" w:rsidRPr="00780410" w:rsidRDefault="00BC4950" w:rsidP="00BC4950">
      <w:pPr>
        <w:jc w:val="both"/>
        <w:rPr>
          <w:rFonts w:ascii="Verdana" w:hAnsi="Verdana"/>
          <w:sz w:val="18"/>
          <w:szCs w:val="18"/>
        </w:rPr>
      </w:pPr>
    </w:p>
    <w:p w:rsidR="00BC4950" w:rsidRPr="006F3A05" w:rsidRDefault="00BC4950" w:rsidP="00BC4950">
      <w:pPr>
        <w:jc w:val="both"/>
        <w:rPr>
          <w:rFonts w:ascii="Verdana" w:hAnsi="Verdana"/>
          <w:b/>
          <w:sz w:val="18"/>
          <w:szCs w:val="18"/>
        </w:rPr>
      </w:pPr>
      <w:r w:rsidRPr="006F3A05">
        <w:rPr>
          <w:rFonts w:ascii="Verdana" w:hAnsi="Verdana"/>
          <w:b/>
          <w:sz w:val="18"/>
          <w:szCs w:val="18"/>
        </w:rPr>
        <w:t xml:space="preserve">What is a Session? Can you share a session object between different theads? </w:t>
      </w:r>
    </w:p>
    <w:p w:rsidR="00BC4950" w:rsidRDefault="00BC4950" w:rsidP="00BC4950">
      <w:pPr>
        <w:ind w:firstLine="720"/>
        <w:jc w:val="both"/>
        <w:rPr>
          <w:rFonts w:ascii="Verdana" w:hAnsi="Verdana"/>
          <w:sz w:val="18"/>
          <w:szCs w:val="18"/>
        </w:rPr>
      </w:pPr>
      <w:r w:rsidRPr="00780410">
        <w:rPr>
          <w:rFonts w:ascii="Verdana" w:hAnsi="Verdana"/>
          <w:sz w:val="18"/>
          <w:szCs w:val="18"/>
        </w:rPr>
        <w:t xml:space="preserve">Session is a light weight and a non-threadsafe object (No, you cannot share it between threads) that represents a single unit-of-work with the database. Sessions are opened by a SessionFactory and then are closed when all work is complete. Session is the primary interface for the persistence service. </w:t>
      </w:r>
    </w:p>
    <w:p w:rsidR="00BC4950" w:rsidRPr="00780410" w:rsidRDefault="00BC4950" w:rsidP="00BC4950">
      <w:pPr>
        <w:ind w:firstLine="720"/>
        <w:jc w:val="both"/>
        <w:rPr>
          <w:rFonts w:ascii="Verdana" w:hAnsi="Verdana"/>
          <w:sz w:val="18"/>
          <w:szCs w:val="18"/>
        </w:rPr>
      </w:pPr>
      <w:r w:rsidRPr="00780410">
        <w:rPr>
          <w:rFonts w:ascii="Verdana" w:hAnsi="Verdana"/>
          <w:sz w:val="18"/>
          <w:szCs w:val="18"/>
        </w:rPr>
        <w:t xml:space="preserve">A session obtains a database connection lazily (i.e. only when required). To avoid creating too many sessions ThreadLocal class can be used as shown below to get the current session no matter how many times you make call to the currentSession() method. </w:t>
      </w:r>
    </w:p>
    <w:p w:rsidR="00BC4950" w:rsidRPr="00780410" w:rsidRDefault="00BC4950" w:rsidP="00BC4950">
      <w:pPr>
        <w:jc w:val="both"/>
        <w:rPr>
          <w:rFonts w:ascii="Verdana" w:hAnsi="Verdana"/>
          <w:sz w:val="18"/>
          <w:szCs w:val="18"/>
        </w:rPr>
      </w:pPr>
      <w:r>
        <w:rPr>
          <w:rFonts w:ascii="Verdana" w:hAnsi="Verdana"/>
          <w:sz w:val="18"/>
          <w:szCs w:val="18"/>
        </w:rPr>
        <w:t xml:space="preserve"> </w:t>
      </w:r>
    </w:p>
    <w:p w:rsidR="00BC4950" w:rsidRPr="00780410" w:rsidRDefault="00BC4950" w:rsidP="00BC4950">
      <w:pPr>
        <w:jc w:val="both"/>
        <w:rPr>
          <w:rFonts w:ascii="Verdana" w:hAnsi="Verdana"/>
          <w:sz w:val="18"/>
          <w:szCs w:val="18"/>
        </w:rPr>
      </w:pPr>
      <w:r w:rsidRPr="00780410">
        <w:rPr>
          <w:rFonts w:ascii="Verdana" w:hAnsi="Verdana"/>
          <w:sz w:val="18"/>
          <w:szCs w:val="18"/>
        </w:rPr>
        <w:t xml:space="preserve">public class HibernateUtil { </w:t>
      </w:r>
    </w:p>
    <w:p w:rsidR="00BC4950" w:rsidRDefault="00BC4950" w:rsidP="00BC4950">
      <w:pPr>
        <w:ind w:left="720"/>
        <w:jc w:val="both"/>
        <w:rPr>
          <w:rFonts w:ascii="Verdana" w:hAnsi="Verdana"/>
          <w:sz w:val="18"/>
          <w:szCs w:val="18"/>
        </w:rPr>
      </w:pPr>
      <w:r w:rsidRPr="00780410">
        <w:rPr>
          <w:rFonts w:ascii="Verdana" w:hAnsi="Verdana"/>
          <w:sz w:val="18"/>
          <w:szCs w:val="18"/>
        </w:rPr>
        <w:t xml:space="preserve">public static final ThreadLocal local = new ThreadLocal(); </w:t>
      </w:r>
    </w:p>
    <w:p w:rsidR="00BC4950" w:rsidRPr="00780410" w:rsidRDefault="00BC4950" w:rsidP="00BC4950">
      <w:pPr>
        <w:ind w:left="720"/>
        <w:jc w:val="both"/>
        <w:rPr>
          <w:rFonts w:ascii="Verdana" w:hAnsi="Verdana"/>
          <w:sz w:val="18"/>
          <w:szCs w:val="18"/>
        </w:rPr>
      </w:pPr>
    </w:p>
    <w:p w:rsidR="00BC4950" w:rsidRPr="00780410" w:rsidRDefault="00BC4950" w:rsidP="00BC4950">
      <w:pPr>
        <w:ind w:left="720"/>
        <w:jc w:val="both"/>
        <w:rPr>
          <w:rFonts w:ascii="Verdana" w:hAnsi="Verdana"/>
          <w:sz w:val="18"/>
          <w:szCs w:val="18"/>
        </w:rPr>
      </w:pPr>
      <w:r w:rsidRPr="00780410">
        <w:rPr>
          <w:rFonts w:ascii="Verdana" w:hAnsi="Verdana"/>
          <w:sz w:val="18"/>
          <w:szCs w:val="18"/>
        </w:rPr>
        <w:t xml:space="preserve">public static Session currentSession() throws HibernateException { </w:t>
      </w:r>
    </w:p>
    <w:p w:rsidR="00BC4950" w:rsidRPr="00780410" w:rsidRDefault="00BC4950" w:rsidP="00BC4950">
      <w:pPr>
        <w:ind w:left="1440"/>
        <w:jc w:val="both"/>
        <w:rPr>
          <w:rFonts w:ascii="Verdana" w:hAnsi="Verdana"/>
          <w:sz w:val="18"/>
          <w:szCs w:val="18"/>
          <w:lang w:val="fr-FR"/>
        </w:rPr>
      </w:pPr>
      <w:r w:rsidRPr="00780410">
        <w:rPr>
          <w:rFonts w:ascii="Verdana" w:hAnsi="Verdana"/>
          <w:sz w:val="18"/>
          <w:szCs w:val="18"/>
          <w:lang w:val="fr-FR"/>
        </w:rPr>
        <w:t xml:space="preserve">Session session = (Session) local.get(); </w:t>
      </w:r>
    </w:p>
    <w:p w:rsidR="00BC4950" w:rsidRPr="00780410" w:rsidRDefault="00BC4950" w:rsidP="00BC4950">
      <w:pPr>
        <w:ind w:left="1440"/>
        <w:jc w:val="both"/>
        <w:rPr>
          <w:rFonts w:ascii="Verdana" w:hAnsi="Verdana"/>
          <w:sz w:val="18"/>
          <w:szCs w:val="18"/>
        </w:rPr>
      </w:pPr>
      <w:r w:rsidRPr="00780410">
        <w:rPr>
          <w:rFonts w:ascii="Verdana" w:hAnsi="Verdana"/>
          <w:sz w:val="18"/>
          <w:szCs w:val="18"/>
        </w:rPr>
        <w:t xml:space="preserve">//open a new session if this thread has no session </w:t>
      </w:r>
    </w:p>
    <w:p w:rsidR="00BC4950" w:rsidRPr="00780410" w:rsidRDefault="00BC4950" w:rsidP="00BC4950">
      <w:pPr>
        <w:ind w:left="1440"/>
        <w:jc w:val="both"/>
        <w:rPr>
          <w:rFonts w:ascii="Verdana" w:hAnsi="Verdana"/>
          <w:sz w:val="18"/>
          <w:szCs w:val="18"/>
        </w:rPr>
      </w:pPr>
      <w:r w:rsidRPr="00780410">
        <w:rPr>
          <w:rFonts w:ascii="Verdana" w:hAnsi="Verdana"/>
          <w:sz w:val="18"/>
          <w:szCs w:val="18"/>
        </w:rPr>
        <w:t xml:space="preserve">if(session == null) { </w:t>
      </w:r>
    </w:p>
    <w:p w:rsidR="00BC4950" w:rsidRPr="00780410" w:rsidRDefault="00BC4950" w:rsidP="00BC4950">
      <w:pPr>
        <w:ind w:left="2160"/>
        <w:jc w:val="both"/>
        <w:rPr>
          <w:rFonts w:ascii="Verdana" w:hAnsi="Verdana"/>
          <w:sz w:val="18"/>
          <w:szCs w:val="18"/>
        </w:rPr>
      </w:pPr>
      <w:r w:rsidRPr="00780410">
        <w:rPr>
          <w:rFonts w:ascii="Verdana" w:hAnsi="Verdana"/>
          <w:sz w:val="18"/>
          <w:szCs w:val="18"/>
        </w:rPr>
        <w:t xml:space="preserve">session = sessionFactory.openSession(); </w:t>
      </w:r>
    </w:p>
    <w:p w:rsidR="00BC4950" w:rsidRPr="00780410" w:rsidRDefault="00BC4950" w:rsidP="00BC4950">
      <w:pPr>
        <w:ind w:left="2160"/>
        <w:jc w:val="both"/>
        <w:rPr>
          <w:rFonts w:ascii="Verdana" w:hAnsi="Verdana"/>
          <w:sz w:val="18"/>
          <w:szCs w:val="18"/>
        </w:rPr>
      </w:pPr>
      <w:r w:rsidRPr="00780410">
        <w:rPr>
          <w:rFonts w:ascii="Verdana" w:hAnsi="Verdana"/>
          <w:sz w:val="18"/>
          <w:szCs w:val="18"/>
        </w:rPr>
        <w:t xml:space="preserve">local.set(session); </w:t>
      </w:r>
    </w:p>
    <w:p w:rsidR="00BC4950" w:rsidRPr="00780410" w:rsidRDefault="00BC4950" w:rsidP="00BC4950">
      <w:pPr>
        <w:ind w:left="1440"/>
        <w:jc w:val="both"/>
        <w:rPr>
          <w:rFonts w:ascii="Verdana" w:hAnsi="Verdana"/>
          <w:sz w:val="18"/>
          <w:szCs w:val="18"/>
        </w:rPr>
      </w:pPr>
      <w:r w:rsidRPr="00780410">
        <w:rPr>
          <w:rFonts w:ascii="Verdana" w:hAnsi="Verdana"/>
          <w:sz w:val="18"/>
          <w:szCs w:val="18"/>
        </w:rPr>
        <w:t xml:space="preserve">} </w:t>
      </w:r>
    </w:p>
    <w:p w:rsidR="00BC4950" w:rsidRPr="00780410" w:rsidRDefault="00BC4950" w:rsidP="00BC4950">
      <w:pPr>
        <w:ind w:left="1440"/>
        <w:jc w:val="both"/>
        <w:rPr>
          <w:rFonts w:ascii="Verdana" w:hAnsi="Verdana"/>
          <w:sz w:val="18"/>
          <w:szCs w:val="18"/>
        </w:rPr>
      </w:pPr>
      <w:r w:rsidRPr="00780410">
        <w:rPr>
          <w:rFonts w:ascii="Verdana" w:hAnsi="Verdana"/>
          <w:sz w:val="18"/>
          <w:szCs w:val="18"/>
        </w:rPr>
        <w:lastRenderedPageBreak/>
        <w:t xml:space="preserve">return session; </w:t>
      </w:r>
    </w:p>
    <w:p w:rsidR="00BC4950" w:rsidRPr="00780410" w:rsidRDefault="00BC4950" w:rsidP="00BC4950">
      <w:pPr>
        <w:ind w:left="720"/>
        <w:jc w:val="both"/>
        <w:rPr>
          <w:rFonts w:ascii="Verdana" w:hAnsi="Verdana"/>
          <w:sz w:val="18"/>
          <w:szCs w:val="18"/>
        </w:rPr>
      </w:pPr>
      <w:r w:rsidRPr="00780410">
        <w:rPr>
          <w:rFonts w:ascii="Verdana" w:hAnsi="Verdana"/>
          <w:sz w:val="18"/>
          <w:szCs w:val="18"/>
        </w:rPr>
        <w:t xml:space="preserve">} </w:t>
      </w:r>
    </w:p>
    <w:p w:rsidR="00BC4950" w:rsidRPr="00780410" w:rsidRDefault="00BC4950" w:rsidP="00BC4950">
      <w:pPr>
        <w:jc w:val="both"/>
        <w:rPr>
          <w:rFonts w:ascii="Verdana" w:hAnsi="Verdana"/>
          <w:sz w:val="18"/>
          <w:szCs w:val="18"/>
        </w:rPr>
      </w:pPr>
      <w:r w:rsidRPr="00780410">
        <w:rPr>
          <w:rFonts w:ascii="Verdana" w:hAnsi="Verdana"/>
          <w:sz w:val="18"/>
          <w:szCs w:val="18"/>
        </w:rPr>
        <w:t xml:space="preserve">} </w:t>
      </w:r>
    </w:p>
    <w:p w:rsidR="00BC4950" w:rsidRPr="00780410" w:rsidRDefault="00BC4950" w:rsidP="00BC4950">
      <w:pPr>
        <w:jc w:val="both"/>
        <w:rPr>
          <w:rFonts w:ascii="Verdana" w:hAnsi="Verdana"/>
          <w:sz w:val="18"/>
          <w:szCs w:val="18"/>
        </w:rPr>
      </w:pPr>
    </w:p>
    <w:p w:rsidR="00BC4950" w:rsidRPr="00780410" w:rsidRDefault="00BC4950" w:rsidP="00BC4950">
      <w:pPr>
        <w:jc w:val="both"/>
        <w:rPr>
          <w:rFonts w:ascii="Verdana" w:hAnsi="Verdana"/>
          <w:sz w:val="18"/>
          <w:szCs w:val="18"/>
        </w:rPr>
      </w:pPr>
      <w:r w:rsidRPr="00780410">
        <w:rPr>
          <w:rFonts w:ascii="Verdana" w:hAnsi="Verdana"/>
          <w:sz w:val="18"/>
          <w:szCs w:val="18"/>
        </w:rPr>
        <w:t xml:space="preserve">It is also vital that you close your session after your unit of work completes. Note: Keep your Hibernate Session API handy. </w:t>
      </w:r>
    </w:p>
    <w:p w:rsidR="00BC4950" w:rsidRPr="00780410" w:rsidRDefault="00BC4950" w:rsidP="00BC4950">
      <w:pPr>
        <w:jc w:val="both"/>
        <w:rPr>
          <w:rFonts w:ascii="Verdana" w:hAnsi="Verdana"/>
          <w:sz w:val="18"/>
          <w:szCs w:val="18"/>
        </w:rPr>
      </w:pPr>
    </w:p>
    <w:p w:rsidR="00BC4950" w:rsidRPr="006F3A05" w:rsidRDefault="00BC4950" w:rsidP="00BC4950">
      <w:pPr>
        <w:jc w:val="both"/>
        <w:rPr>
          <w:rFonts w:ascii="Verdana" w:hAnsi="Verdana"/>
          <w:b/>
          <w:sz w:val="18"/>
          <w:szCs w:val="18"/>
        </w:rPr>
      </w:pPr>
      <w:r w:rsidRPr="006F3A05">
        <w:rPr>
          <w:rFonts w:ascii="Verdana" w:hAnsi="Verdana"/>
          <w:b/>
          <w:sz w:val="18"/>
          <w:szCs w:val="18"/>
        </w:rPr>
        <w:t xml:space="preserve">What are the benefits of detached objects? </w:t>
      </w:r>
    </w:p>
    <w:p w:rsidR="00BC4950" w:rsidRPr="00780410" w:rsidRDefault="00BC4950" w:rsidP="00BC4950">
      <w:pPr>
        <w:jc w:val="both"/>
        <w:rPr>
          <w:rFonts w:ascii="Verdana" w:hAnsi="Verdana"/>
          <w:sz w:val="18"/>
          <w:szCs w:val="18"/>
        </w:rPr>
      </w:pPr>
      <w:r w:rsidRPr="00780410">
        <w:rPr>
          <w:rFonts w:ascii="Verdana" w:hAnsi="Verdana"/>
          <w:sz w:val="18"/>
          <w:szCs w:val="18"/>
        </w:rPr>
        <w:t xml:space="preserve">Detached objects can be passed across layers all the way up to the presentation layer without having to use any DTOs (Data Transfer Objects). You can later on re-attach the detached objects to another session. </w:t>
      </w:r>
    </w:p>
    <w:p w:rsidR="00BC4950" w:rsidRPr="00780410" w:rsidRDefault="00BC4950" w:rsidP="00BC4950">
      <w:pPr>
        <w:jc w:val="both"/>
        <w:rPr>
          <w:rFonts w:ascii="Verdana" w:hAnsi="Verdana"/>
          <w:sz w:val="18"/>
          <w:szCs w:val="18"/>
        </w:rPr>
      </w:pPr>
    </w:p>
    <w:p w:rsidR="00BC4950" w:rsidRPr="006F3A05" w:rsidRDefault="00BC4950" w:rsidP="00BC4950">
      <w:pPr>
        <w:jc w:val="both"/>
        <w:rPr>
          <w:rFonts w:ascii="Verdana" w:hAnsi="Verdana"/>
          <w:b/>
          <w:sz w:val="18"/>
          <w:szCs w:val="18"/>
        </w:rPr>
      </w:pPr>
      <w:r w:rsidRPr="006F3A05">
        <w:rPr>
          <w:rFonts w:ascii="Verdana" w:hAnsi="Verdana"/>
          <w:b/>
          <w:sz w:val="18"/>
          <w:szCs w:val="18"/>
        </w:rPr>
        <w:t xml:space="preserve">What are the pros and cons of detached objects? </w:t>
      </w:r>
    </w:p>
    <w:p w:rsidR="00BC4950" w:rsidRPr="00C926E9" w:rsidRDefault="00BC4950" w:rsidP="00BC4950">
      <w:pPr>
        <w:jc w:val="both"/>
        <w:rPr>
          <w:rFonts w:ascii="Verdana" w:hAnsi="Verdana"/>
          <w:b/>
          <w:sz w:val="18"/>
          <w:szCs w:val="18"/>
        </w:rPr>
      </w:pPr>
      <w:r w:rsidRPr="00C926E9">
        <w:rPr>
          <w:rFonts w:ascii="Verdana" w:hAnsi="Verdana"/>
          <w:b/>
          <w:sz w:val="18"/>
          <w:szCs w:val="18"/>
        </w:rPr>
        <w:t xml:space="preserve">Pros: </w:t>
      </w:r>
    </w:p>
    <w:p w:rsidR="00BC4950" w:rsidRPr="00780410" w:rsidRDefault="00BC4950" w:rsidP="00BC4950">
      <w:pPr>
        <w:jc w:val="both"/>
        <w:rPr>
          <w:rFonts w:ascii="Verdana" w:hAnsi="Verdana"/>
          <w:sz w:val="18"/>
          <w:szCs w:val="18"/>
        </w:rPr>
      </w:pPr>
      <w:r w:rsidRPr="00780410">
        <w:rPr>
          <w:rFonts w:ascii="Verdana" w:hAnsi="Verdana"/>
          <w:sz w:val="18"/>
          <w:szCs w:val="18"/>
        </w:rPr>
        <w:t xml:space="preserve">When long transactions are required due to user think-time, it is the best practice to break the long transaction up into two or more transactions. You can use detached objects from the first transaction to carry data all the way up to the presentation layer. These detached objects get modified outside a transaction and later on re-attached to a new transaction via another session. </w:t>
      </w:r>
    </w:p>
    <w:p w:rsidR="00BC4950" w:rsidRPr="00780410" w:rsidRDefault="00BC4950" w:rsidP="00BC4950">
      <w:pPr>
        <w:jc w:val="both"/>
        <w:rPr>
          <w:rFonts w:ascii="Verdana" w:hAnsi="Verdana"/>
          <w:sz w:val="18"/>
          <w:szCs w:val="18"/>
        </w:rPr>
      </w:pPr>
    </w:p>
    <w:p w:rsidR="00BC4950" w:rsidRPr="00780410" w:rsidRDefault="00BC4950" w:rsidP="00BC4950">
      <w:pPr>
        <w:jc w:val="both"/>
        <w:rPr>
          <w:rFonts w:ascii="Verdana" w:hAnsi="Verdana"/>
          <w:sz w:val="18"/>
          <w:szCs w:val="18"/>
        </w:rPr>
      </w:pPr>
    </w:p>
    <w:p w:rsidR="00BC4950" w:rsidRPr="00BE3D7A" w:rsidRDefault="00BC4950" w:rsidP="00BC4950">
      <w:pPr>
        <w:jc w:val="both"/>
        <w:rPr>
          <w:rFonts w:ascii="Verdana" w:hAnsi="Verdana"/>
          <w:b/>
          <w:sz w:val="18"/>
          <w:szCs w:val="18"/>
        </w:rPr>
      </w:pPr>
      <w:r w:rsidRPr="00BE3D7A">
        <w:rPr>
          <w:rFonts w:ascii="Verdana" w:hAnsi="Verdana"/>
          <w:b/>
          <w:sz w:val="18"/>
          <w:szCs w:val="18"/>
        </w:rPr>
        <w:t xml:space="preserve">Cons </w:t>
      </w:r>
    </w:p>
    <w:p w:rsidR="00BC4950" w:rsidRPr="00780410" w:rsidRDefault="00BC4950" w:rsidP="00BC4950">
      <w:pPr>
        <w:jc w:val="both"/>
        <w:rPr>
          <w:rFonts w:ascii="Verdana" w:hAnsi="Verdana"/>
          <w:sz w:val="18"/>
          <w:szCs w:val="18"/>
        </w:rPr>
      </w:pPr>
      <w:r w:rsidRPr="00780410">
        <w:rPr>
          <w:rFonts w:ascii="Verdana" w:hAnsi="Verdana"/>
          <w:sz w:val="18"/>
          <w:szCs w:val="18"/>
        </w:rPr>
        <w:t xml:space="preserve">In general, working with detached objects is quite cumbersome, and better to not clutter up the session with them if possible. It is better to discard them and re-fetch them on subsequent requests. This approach is not only more portable but also more efficient because - the objects hang around in Hibernate's cache anyway. </w:t>
      </w:r>
    </w:p>
    <w:p w:rsidR="00BC4950" w:rsidRPr="00780410" w:rsidRDefault="00BC4950" w:rsidP="00BC4950">
      <w:pPr>
        <w:jc w:val="both"/>
        <w:rPr>
          <w:rFonts w:ascii="Verdana" w:hAnsi="Verdana"/>
          <w:sz w:val="18"/>
          <w:szCs w:val="18"/>
        </w:rPr>
      </w:pPr>
    </w:p>
    <w:p w:rsidR="00BC4950" w:rsidRPr="00780410" w:rsidRDefault="00BC4950" w:rsidP="00BC4950">
      <w:pPr>
        <w:jc w:val="both"/>
        <w:rPr>
          <w:rFonts w:ascii="Verdana" w:hAnsi="Verdana"/>
          <w:sz w:val="18"/>
          <w:szCs w:val="18"/>
        </w:rPr>
      </w:pPr>
      <w:r w:rsidRPr="00780410">
        <w:rPr>
          <w:rFonts w:ascii="Verdana" w:hAnsi="Verdana"/>
          <w:sz w:val="18"/>
          <w:szCs w:val="18"/>
        </w:rPr>
        <w:t xml:space="preserve">Also from pure rich domain driven design perspective it is recommended to use DTOs (DataTransferObjects) and DOs (DomainObjects) to maintain the separation between Service and UI tiers. </w:t>
      </w:r>
    </w:p>
    <w:p w:rsidR="00BC4950" w:rsidRPr="00780410" w:rsidRDefault="00BC4950" w:rsidP="00BC4950">
      <w:pPr>
        <w:jc w:val="both"/>
        <w:rPr>
          <w:rFonts w:ascii="Verdana" w:hAnsi="Verdana"/>
          <w:sz w:val="18"/>
          <w:szCs w:val="18"/>
        </w:rPr>
      </w:pPr>
    </w:p>
    <w:p w:rsidR="00BC4950" w:rsidRPr="006F3A05" w:rsidRDefault="00BC4950" w:rsidP="00BC4950">
      <w:pPr>
        <w:jc w:val="both"/>
        <w:rPr>
          <w:rFonts w:ascii="Verdana" w:hAnsi="Verdana"/>
          <w:b/>
          <w:sz w:val="18"/>
          <w:szCs w:val="18"/>
        </w:rPr>
      </w:pPr>
      <w:r w:rsidRPr="006F3A05">
        <w:rPr>
          <w:rFonts w:ascii="Verdana" w:hAnsi="Verdana"/>
          <w:b/>
          <w:sz w:val="18"/>
          <w:szCs w:val="18"/>
        </w:rPr>
        <w:t xml:space="preserve">How does Hibernate distinguish between transient (i.e. newly instantiated) and detached objects? </w:t>
      </w:r>
    </w:p>
    <w:p w:rsidR="00BC4950" w:rsidRPr="00780410" w:rsidRDefault="00BC4950" w:rsidP="00BC4950">
      <w:pPr>
        <w:jc w:val="both"/>
        <w:rPr>
          <w:rFonts w:ascii="Verdana" w:hAnsi="Verdana"/>
          <w:sz w:val="18"/>
          <w:szCs w:val="18"/>
        </w:rPr>
      </w:pPr>
      <w:r w:rsidRPr="00780410">
        <w:rPr>
          <w:rFonts w:ascii="Verdana" w:hAnsi="Verdana"/>
          <w:sz w:val="18"/>
          <w:szCs w:val="18"/>
        </w:rPr>
        <w:t xml:space="preserve">Hibernate uses the  version  property, if there is one. </w:t>
      </w:r>
    </w:p>
    <w:p w:rsidR="00BC4950" w:rsidRPr="00780410" w:rsidRDefault="00BC4950" w:rsidP="00BC4950">
      <w:pPr>
        <w:jc w:val="both"/>
        <w:rPr>
          <w:rFonts w:ascii="Verdana" w:hAnsi="Verdana"/>
          <w:sz w:val="18"/>
          <w:szCs w:val="18"/>
        </w:rPr>
      </w:pPr>
      <w:r w:rsidRPr="00780410">
        <w:rPr>
          <w:rFonts w:ascii="Verdana" w:hAnsi="Verdana"/>
          <w:sz w:val="18"/>
          <w:szCs w:val="18"/>
        </w:rPr>
        <w:lastRenderedPageBreak/>
        <w:t xml:space="preserve">If not uses the identifier value. No identifier value means a new object. This does work only for Hibernate managed surrogate keys. Does not work for natural keys and assigned (i.e. not managed by Hibernate) surrogate keys. </w:t>
      </w:r>
    </w:p>
    <w:p w:rsidR="00BC4950" w:rsidRPr="00780410" w:rsidRDefault="00BC4950" w:rsidP="00BC4950">
      <w:pPr>
        <w:jc w:val="both"/>
        <w:rPr>
          <w:rFonts w:ascii="Verdana" w:hAnsi="Verdana"/>
          <w:sz w:val="18"/>
          <w:szCs w:val="18"/>
        </w:rPr>
      </w:pPr>
      <w:r w:rsidRPr="00780410">
        <w:rPr>
          <w:rFonts w:ascii="Verdana" w:hAnsi="Verdana"/>
          <w:sz w:val="18"/>
          <w:szCs w:val="18"/>
        </w:rPr>
        <w:t xml:space="preserve">Write your own strategy with Interceptor.isUnsaved(). </w:t>
      </w:r>
    </w:p>
    <w:p w:rsidR="00BC4950" w:rsidRDefault="00BC4950" w:rsidP="00BC4950">
      <w:pPr>
        <w:jc w:val="both"/>
        <w:rPr>
          <w:rFonts w:ascii="Verdana" w:hAnsi="Verdana"/>
          <w:sz w:val="18"/>
          <w:szCs w:val="18"/>
        </w:rPr>
      </w:pPr>
    </w:p>
    <w:p w:rsidR="00BC4950" w:rsidRPr="001E0DBE" w:rsidRDefault="00BC4950" w:rsidP="00BC4950">
      <w:pPr>
        <w:jc w:val="both"/>
        <w:rPr>
          <w:rFonts w:ascii="Verdana" w:hAnsi="Verdana"/>
          <w:b/>
          <w:sz w:val="18"/>
          <w:szCs w:val="18"/>
        </w:rPr>
      </w:pPr>
      <w:r w:rsidRPr="00474D40">
        <w:rPr>
          <w:rFonts w:ascii="Verdana" w:hAnsi="Verdana"/>
          <w:b/>
          <w:sz w:val="18"/>
          <w:szCs w:val="18"/>
        </w:rPr>
        <w:t xml:space="preserve">What is the difference between the session.update() method and the session.lock() method? </w:t>
      </w:r>
    </w:p>
    <w:p w:rsidR="00BC4950" w:rsidRPr="00780410" w:rsidRDefault="00BC4950" w:rsidP="00BC4950">
      <w:pPr>
        <w:ind w:firstLine="720"/>
        <w:jc w:val="both"/>
        <w:rPr>
          <w:rFonts w:ascii="Verdana" w:hAnsi="Verdana"/>
          <w:sz w:val="18"/>
          <w:szCs w:val="18"/>
        </w:rPr>
      </w:pPr>
      <w:r w:rsidRPr="00780410">
        <w:rPr>
          <w:rFonts w:ascii="Verdana" w:hAnsi="Verdana"/>
          <w:sz w:val="18"/>
          <w:szCs w:val="18"/>
        </w:rPr>
        <w:t xml:space="preserve">Both of these methods and saveOrUpdate() method are intended for reattaching a detached object. The session.lock() method simply reattaches the object to the session without checking or updating the database on the assumption that the database in sync with the detached object. It is the best practice to use either session.update(..) or session.saveOrUpdate(). Use session.lock() only if you are absolutely sure that the detached object is in sync with your detached object or if it does not matter because you will be overwriting all the columns that would have changed later on within the same transaction. </w:t>
      </w:r>
    </w:p>
    <w:p w:rsidR="00BC4950" w:rsidRPr="00780410" w:rsidRDefault="00BC4950" w:rsidP="00BC4950">
      <w:pPr>
        <w:jc w:val="both"/>
        <w:rPr>
          <w:rFonts w:ascii="Verdana" w:hAnsi="Verdana"/>
          <w:sz w:val="18"/>
          <w:szCs w:val="18"/>
        </w:rPr>
      </w:pPr>
      <w:r>
        <w:rPr>
          <w:rFonts w:ascii="Verdana" w:hAnsi="Verdana"/>
          <w:sz w:val="18"/>
          <w:szCs w:val="18"/>
        </w:rPr>
        <w:t xml:space="preserve"> </w:t>
      </w:r>
    </w:p>
    <w:p w:rsidR="00BC4950" w:rsidRPr="00780410" w:rsidRDefault="00BC4950" w:rsidP="00BC4950">
      <w:pPr>
        <w:jc w:val="both"/>
        <w:rPr>
          <w:rFonts w:ascii="Verdana" w:hAnsi="Verdana"/>
          <w:sz w:val="18"/>
          <w:szCs w:val="18"/>
        </w:rPr>
      </w:pPr>
      <w:r w:rsidRPr="00982F72">
        <w:rPr>
          <w:rFonts w:ascii="Verdana" w:hAnsi="Verdana"/>
          <w:b/>
          <w:sz w:val="18"/>
          <w:szCs w:val="18"/>
        </w:rPr>
        <w:t>Note:</w:t>
      </w:r>
      <w:r>
        <w:rPr>
          <w:rFonts w:ascii="Verdana" w:hAnsi="Verdana"/>
          <w:sz w:val="18"/>
          <w:szCs w:val="18"/>
        </w:rPr>
        <w:t xml:space="preserve"> </w:t>
      </w:r>
      <w:r w:rsidRPr="00780410">
        <w:rPr>
          <w:rFonts w:ascii="Verdana" w:hAnsi="Verdana"/>
          <w:sz w:val="18"/>
          <w:szCs w:val="18"/>
        </w:rPr>
        <w:t xml:space="preserve">When you reattach detached objects you need to make sure that the dependent objects are reatched as well. </w:t>
      </w:r>
    </w:p>
    <w:p w:rsidR="00BC4950" w:rsidRPr="00780410" w:rsidRDefault="00BC4950" w:rsidP="00BC4950">
      <w:pPr>
        <w:jc w:val="both"/>
        <w:rPr>
          <w:rFonts w:ascii="Verdana" w:hAnsi="Verdana"/>
          <w:sz w:val="18"/>
          <w:szCs w:val="18"/>
        </w:rPr>
      </w:pPr>
    </w:p>
    <w:p w:rsidR="00BC4950" w:rsidRPr="00982F72" w:rsidRDefault="00BC4950" w:rsidP="00BC4950">
      <w:pPr>
        <w:jc w:val="both"/>
        <w:rPr>
          <w:rFonts w:ascii="Verdana" w:hAnsi="Verdana"/>
          <w:b/>
          <w:sz w:val="18"/>
          <w:szCs w:val="18"/>
        </w:rPr>
      </w:pPr>
      <w:r w:rsidRPr="00474D40">
        <w:rPr>
          <w:rFonts w:ascii="Verdana" w:hAnsi="Verdana"/>
          <w:b/>
          <w:sz w:val="18"/>
          <w:szCs w:val="18"/>
        </w:rPr>
        <w:t xml:space="preserve">How would you reatach detached objects to a session when the same object has already been loaded into the session? </w:t>
      </w:r>
    </w:p>
    <w:p w:rsidR="00BC4950" w:rsidRPr="00780410" w:rsidRDefault="00BC4950" w:rsidP="00BC4950">
      <w:pPr>
        <w:jc w:val="both"/>
        <w:rPr>
          <w:rFonts w:ascii="Verdana" w:hAnsi="Verdana"/>
          <w:sz w:val="18"/>
          <w:szCs w:val="18"/>
        </w:rPr>
      </w:pPr>
      <w:r w:rsidRPr="00780410">
        <w:rPr>
          <w:rFonts w:ascii="Verdana" w:hAnsi="Verdana"/>
          <w:sz w:val="18"/>
          <w:szCs w:val="18"/>
        </w:rPr>
        <w:t xml:space="preserve">You can use the session.merge() method call. </w:t>
      </w:r>
    </w:p>
    <w:p w:rsidR="00BC4950" w:rsidRPr="00780410" w:rsidRDefault="00BC4950" w:rsidP="00BC4950">
      <w:pPr>
        <w:jc w:val="both"/>
        <w:rPr>
          <w:rFonts w:ascii="Verdana" w:hAnsi="Verdana"/>
          <w:sz w:val="18"/>
          <w:szCs w:val="18"/>
        </w:rPr>
      </w:pPr>
    </w:p>
    <w:p w:rsidR="00BC4950" w:rsidRPr="0026724F" w:rsidRDefault="00BC4950" w:rsidP="00BC4950">
      <w:pPr>
        <w:jc w:val="both"/>
        <w:rPr>
          <w:rFonts w:ascii="Verdana" w:hAnsi="Verdana"/>
          <w:b/>
          <w:sz w:val="18"/>
          <w:szCs w:val="18"/>
        </w:rPr>
      </w:pPr>
      <w:r w:rsidRPr="00474D40">
        <w:rPr>
          <w:rFonts w:ascii="Verdana" w:hAnsi="Verdana"/>
          <w:b/>
          <w:sz w:val="18"/>
          <w:szCs w:val="18"/>
        </w:rPr>
        <w:t xml:space="preserve">What are the general considerations or best practices for defining your Hibernate persistent classes? </w:t>
      </w:r>
    </w:p>
    <w:p w:rsidR="00BC4950" w:rsidRPr="00780410" w:rsidRDefault="00BC4950" w:rsidP="00BC4950">
      <w:pPr>
        <w:jc w:val="both"/>
        <w:rPr>
          <w:rFonts w:ascii="Verdana" w:hAnsi="Verdana"/>
          <w:sz w:val="18"/>
          <w:szCs w:val="18"/>
        </w:rPr>
      </w:pPr>
      <w:r w:rsidRPr="00780410">
        <w:rPr>
          <w:rFonts w:ascii="Verdana" w:hAnsi="Verdana"/>
          <w:sz w:val="18"/>
          <w:szCs w:val="18"/>
        </w:rPr>
        <w:t xml:space="preserve">1.You must have a default no-argument constructor for your persistent classes and there should be getXXX() (i.e accessor/getter) and setXXX( i.e. mutator/setter) methods for all your persistable instance variables. </w:t>
      </w:r>
    </w:p>
    <w:p w:rsidR="00BC4950" w:rsidRPr="00780410" w:rsidRDefault="00BC4950" w:rsidP="00BC4950">
      <w:pPr>
        <w:jc w:val="both"/>
        <w:rPr>
          <w:rFonts w:ascii="Verdana" w:hAnsi="Verdana"/>
          <w:sz w:val="18"/>
          <w:szCs w:val="18"/>
        </w:rPr>
      </w:pPr>
      <w:r w:rsidRPr="00780410">
        <w:rPr>
          <w:rFonts w:ascii="Verdana" w:hAnsi="Verdana"/>
          <w:sz w:val="18"/>
          <w:szCs w:val="18"/>
        </w:rPr>
        <w:t xml:space="preserve">2.You should implement the equals() and hashCode() methods based on your business key and it is important not to use the id field in your equals() and hashCode() definition if the id field is a surrogate key (i.e. Hibernate managed identifier). This is because the Hibernate only generates and sets the field when saving the object. </w:t>
      </w:r>
    </w:p>
    <w:p w:rsidR="00BC4950" w:rsidRPr="00780410" w:rsidRDefault="00BC4950" w:rsidP="00BC4950">
      <w:pPr>
        <w:jc w:val="both"/>
        <w:rPr>
          <w:rFonts w:ascii="Verdana" w:hAnsi="Verdana"/>
          <w:sz w:val="18"/>
          <w:szCs w:val="18"/>
        </w:rPr>
      </w:pPr>
      <w:r w:rsidRPr="00780410">
        <w:rPr>
          <w:rFonts w:ascii="Verdana" w:hAnsi="Verdana"/>
          <w:sz w:val="18"/>
          <w:szCs w:val="18"/>
        </w:rPr>
        <w:t xml:space="preserve">3. It is recommended to implement the Serializable interface. This is potentially useful if you want to migrate around a multi-processor cluster. </w:t>
      </w:r>
    </w:p>
    <w:p w:rsidR="00BC4950" w:rsidRPr="00780410" w:rsidRDefault="00BC4950" w:rsidP="00BC4950">
      <w:pPr>
        <w:jc w:val="both"/>
        <w:rPr>
          <w:rFonts w:ascii="Verdana" w:hAnsi="Verdana"/>
          <w:sz w:val="18"/>
          <w:szCs w:val="18"/>
        </w:rPr>
      </w:pPr>
    </w:p>
    <w:p w:rsidR="00BC4950" w:rsidRPr="00780410" w:rsidRDefault="00BC4950" w:rsidP="00BC4950">
      <w:pPr>
        <w:jc w:val="both"/>
        <w:rPr>
          <w:rFonts w:ascii="Verdana" w:hAnsi="Verdana"/>
          <w:sz w:val="18"/>
          <w:szCs w:val="18"/>
        </w:rPr>
      </w:pPr>
      <w:r w:rsidRPr="00780410">
        <w:rPr>
          <w:rFonts w:ascii="Verdana" w:hAnsi="Verdana"/>
          <w:sz w:val="18"/>
          <w:szCs w:val="18"/>
        </w:rPr>
        <w:t xml:space="preserve">4.The persistent class should not be final because if it is final then lazy loading cannot be used by creating proxy objects. </w:t>
      </w:r>
    </w:p>
    <w:p w:rsidR="00BC4950" w:rsidRPr="00780410" w:rsidRDefault="00BC4950" w:rsidP="00BC4950">
      <w:pPr>
        <w:jc w:val="both"/>
        <w:rPr>
          <w:rFonts w:ascii="Verdana" w:hAnsi="Verdana"/>
          <w:sz w:val="18"/>
          <w:szCs w:val="18"/>
        </w:rPr>
      </w:pPr>
    </w:p>
    <w:p w:rsidR="00BC4950" w:rsidRPr="00780410" w:rsidRDefault="00BC4950" w:rsidP="00BC4950">
      <w:pPr>
        <w:jc w:val="both"/>
        <w:rPr>
          <w:rFonts w:ascii="Verdana" w:hAnsi="Verdana"/>
          <w:sz w:val="18"/>
          <w:szCs w:val="18"/>
        </w:rPr>
      </w:pPr>
      <w:r w:rsidRPr="00780410">
        <w:rPr>
          <w:rFonts w:ascii="Verdana" w:hAnsi="Verdana"/>
          <w:sz w:val="18"/>
          <w:szCs w:val="18"/>
        </w:rPr>
        <w:lastRenderedPageBreak/>
        <w:t xml:space="preserve">5.Use XDoclet tags for generating your *.hbm.xml files or Annotations (JDK 1.5 onwards), which are less verbose than *.hbm.xml files. </w:t>
      </w:r>
    </w:p>
    <w:p w:rsidR="00BC4950" w:rsidRPr="00780410" w:rsidRDefault="00BC4950" w:rsidP="00BC4950">
      <w:pPr>
        <w:jc w:val="both"/>
        <w:rPr>
          <w:rFonts w:ascii="Verdana" w:hAnsi="Verdana"/>
          <w:sz w:val="18"/>
          <w:szCs w:val="18"/>
        </w:rPr>
      </w:pPr>
    </w:p>
    <w:p w:rsidR="0040448F" w:rsidRDefault="0040448F" w:rsidP="0040448F">
      <w:pPr>
        <w:pStyle w:val="Heading1"/>
        <w:spacing w:before="48" w:after="48" w:line="450" w:lineRule="atLeast"/>
        <w:ind w:right="48"/>
        <w:jc w:val="center"/>
        <w:rPr>
          <w:rFonts w:ascii="Verdana" w:hAnsi="Verdana"/>
          <w:b w:val="0"/>
          <w:bCs w:val="0"/>
          <w:color w:val="121214"/>
          <w:spacing w:val="-15"/>
        </w:rPr>
      </w:pPr>
      <w:r>
        <w:rPr>
          <w:rFonts w:ascii="Verdana" w:hAnsi="Verdana"/>
          <w:b w:val="0"/>
          <w:bCs w:val="0"/>
          <w:color w:val="121214"/>
          <w:spacing w:val="-15"/>
        </w:rPr>
        <w:t>Hibernate - Caching</w:t>
      </w:r>
    </w:p>
    <w:p w:rsidR="0040448F" w:rsidRDefault="0040448F" w:rsidP="0040448F">
      <w:pPr>
        <w:pStyle w:val="NormalWeb"/>
        <w:spacing w:before="0" w:beforeAutospacing="0" w:after="240" w:afterAutospacing="0" w:line="360" w:lineRule="atLeast"/>
        <w:ind w:left="48" w:right="48"/>
        <w:jc w:val="both"/>
        <w:rPr>
          <w:ins w:id="11" w:author="Unknown"/>
          <w:rFonts w:ascii="Verdana" w:hAnsi="Verdana"/>
          <w:color w:val="000000"/>
        </w:rPr>
      </w:pPr>
      <w:ins w:id="12" w:author="Unknown">
        <w:r>
          <w:rPr>
            <w:rFonts w:ascii="Verdana" w:hAnsi="Verdana"/>
            <w:color w:val="000000"/>
          </w:rPr>
          <w:t>Caching is all about application performance optimization and it sits between your application and the database to avoid the number of database hits as many as possible to give a better performance for performance critical applications.</w:t>
        </w:r>
      </w:ins>
    </w:p>
    <w:p w:rsidR="0040448F" w:rsidRDefault="0040448F" w:rsidP="0040448F">
      <w:pPr>
        <w:pStyle w:val="NormalWeb"/>
        <w:spacing w:before="0" w:beforeAutospacing="0" w:after="240" w:afterAutospacing="0" w:line="360" w:lineRule="atLeast"/>
        <w:ind w:left="48" w:right="48"/>
        <w:jc w:val="both"/>
        <w:rPr>
          <w:ins w:id="13" w:author="Unknown"/>
          <w:rFonts w:ascii="Verdana" w:hAnsi="Verdana"/>
          <w:color w:val="000000"/>
        </w:rPr>
      </w:pPr>
      <w:ins w:id="14" w:author="Unknown">
        <w:r>
          <w:rPr>
            <w:rFonts w:ascii="Verdana" w:hAnsi="Verdana"/>
            <w:color w:val="000000"/>
          </w:rPr>
          <w:t>Caching is important to Hibernate as well which utilizes a multilevel caching schemes as explained below:</w:t>
        </w:r>
      </w:ins>
    </w:p>
    <w:p w:rsidR="0040448F" w:rsidRDefault="0040448F" w:rsidP="0040448F">
      <w:pPr>
        <w:spacing w:line="330" w:lineRule="atLeast"/>
        <w:jc w:val="center"/>
        <w:rPr>
          <w:ins w:id="15" w:author="Unknown"/>
          <w:rFonts w:ascii="Verdana" w:hAnsi="Verdana"/>
          <w:color w:val="313131"/>
          <w:sz w:val="21"/>
          <w:szCs w:val="21"/>
        </w:rPr>
      </w:pPr>
      <w:r>
        <w:rPr>
          <w:rFonts w:ascii="Verdana" w:hAnsi="Verdana"/>
          <w:noProof/>
          <w:color w:val="313131"/>
          <w:sz w:val="21"/>
          <w:szCs w:val="21"/>
        </w:rPr>
        <w:drawing>
          <wp:inline distT="0" distB="0" distL="0" distR="0">
            <wp:extent cx="4537710" cy="3459480"/>
            <wp:effectExtent l="0" t="0" r="0" b="7620"/>
            <wp:docPr id="8" name="Picture 8" descr="Hibernate Cach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ibernate Cachi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37710" cy="3459480"/>
                    </a:xfrm>
                    <a:prstGeom prst="rect">
                      <a:avLst/>
                    </a:prstGeom>
                    <a:noFill/>
                    <a:ln>
                      <a:noFill/>
                    </a:ln>
                  </pic:spPr>
                </pic:pic>
              </a:graphicData>
            </a:graphic>
          </wp:inline>
        </w:drawing>
      </w:r>
    </w:p>
    <w:p w:rsidR="0040448F" w:rsidRDefault="0040448F" w:rsidP="0040448F">
      <w:pPr>
        <w:pStyle w:val="Heading2"/>
        <w:spacing w:before="48" w:after="48" w:line="360" w:lineRule="atLeast"/>
        <w:ind w:right="48"/>
        <w:rPr>
          <w:ins w:id="16" w:author="Unknown"/>
          <w:rFonts w:ascii="Verdana" w:hAnsi="Verdana"/>
          <w:b w:val="0"/>
          <w:bCs w:val="0"/>
          <w:color w:val="121214"/>
          <w:spacing w:val="-15"/>
          <w:sz w:val="41"/>
          <w:szCs w:val="41"/>
        </w:rPr>
      </w:pPr>
      <w:ins w:id="17" w:author="Unknown">
        <w:r>
          <w:rPr>
            <w:rFonts w:ascii="Verdana" w:hAnsi="Verdana"/>
            <w:b w:val="0"/>
            <w:bCs w:val="0"/>
            <w:color w:val="121214"/>
            <w:spacing w:val="-15"/>
            <w:sz w:val="41"/>
            <w:szCs w:val="41"/>
          </w:rPr>
          <w:t>First-level cache:</w:t>
        </w:r>
      </w:ins>
    </w:p>
    <w:p w:rsidR="0040448F" w:rsidRDefault="0040448F" w:rsidP="0040448F">
      <w:pPr>
        <w:pStyle w:val="NormalWeb"/>
        <w:spacing w:before="0" w:beforeAutospacing="0" w:after="240" w:afterAutospacing="0" w:line="360" w:lineRule="atLeast"/>
        <w:ind w:left="48" w:right="48"/>
        <w:jc w:val="both"/>
        <w:rPr>
          <w:ins w:id="18" w:author="Unknown"/>
          <w:rFonts w:ascii="Verdana" w:hAnsi="Verdana"/>
          <w:color w:val="000000"/>
        </w:rPr>
      </w:pPr>
      <w:ins w:id="19" w:author="Unknown">
        <w:r>
          <w:rPr>
            <w:rFonts w:ascii="Verdana" w:hAnsi="Verdana"/>
            <w:color w:val="000000"/>
          </w:rPr>
          <w:t>The first-level cache is the Session cache and is a mandatory cache through which all requests must pass. The Session object keeps an object under its own power before committing it to the database.</w:t>
        </w:r>
      </w:ins>
    </w:p>
    <w:p w:rsidR="0040448F" w:rsidRDefault="0040448F" w:rsidP="0040448F">
      <w:pPr>
        <w:pStyle w:val="NormalWeb"/>
        <w:spacing w:before="0" w:beforeAutospacing="0" w:after="240" w:afterAutospacing="0" w:line="360" w:lineRule="atLeast"/>
        <w:ind w:left="48" w:right="48"/>
        <w:jc w:val="both"/>
        <w:rPr>
          <w:ins w:id="20" w:author="Unknown"/>
          <w:rFonts w:ascii="Verdana" w:hAnsi="Verdana"/>
          <w:color w:val="000000"/>
        </w:rPr>
      </w:pPr>
      <w:ins w:id="21" w:author="Unknown">
        <w:r>
          <w:rPr>
            <w:rFonts w:ascii="Verdana" w:hAnsi="Verdana"/>
            <w:color w:val="000000"/>
          </w:rPr>
          <w:t xml:space="preserve">If you issue multiple updates to an object, Hibernate tries to delay doing the update as long as possible to reduce the number of update SQL </w:t>
        </w:r>
        <w:r>
          <w:rPr>
            <w:rFonts w:ascii="Verdana" w:hAnsi="Verdana"/>
            <w:color w:val="000000"/>
          </w:rPr>
          <w:lastRenderedPageBreak/>
          <w:t>statements issued. If you close the session, all the objects being cached are lost and either persisted or updated in the database.</w:t>
        </w:r>
      </w:ins>
    </w:p>
    <w:p w:rsidR="0040448F" w:rsidRDefault="0040448F" w:rsidP="0040448F">
      <w:pPr>
        <w:pStyle w:val="Heading2"/>
        <w:spacing w:before="48" w:after="48" w:line="360" w:lineRule="atLeast"/>
        <w:ind w:right="48"/>
        <w:rPr>
          <w:ins w:id="22" w:author="Unknown"/>
          <w:rFonts w:ascii="Verdana" w:hAnsi="Verdana"/>
          <w:b w:val="0"/>
          <w:bCs w:val="0"/>
          <w:color w:val="121214"/>
          <w:spacing w:val="-15"/>
          <w:sz w:val="41"/>
          <w:szCs w:val="41"/>
        </w:rPr>
      </w:pPr>
      <w:ins w:id="23" w:author="Unknown">
        <w:r>
          <w:rPr>
            <w:rFonts w:ascii="Verdana" w:hAnsi="Verdana"/>
            <w:b w:val="0"/>
            <w:bCs w:val="0"/>
            <w:color w:val="121214"/>
            <w:spacing w:val="-15"/>
            <w:sz w:val="41"/>
            <w:szCs w:val="41"/>
          </w:rPr>
          <w:t>Second-level cache:</w:t>
        </w:r>
      </w:ins>
    </w:p>
    <w:p w:rsidR="0040448F" w:rsidRDefault="0040448F" w:rsidP="0040448F">
      <w:pPr>
        <w:pStyle w:val="NormalWeb"/>
        <w:spacing w:before="0" w:beforeAutospacing="0" w:after="240" w:afterAutospacing="0" w:line="360" w:lineRule="atLeast"/>
        <w:ind w:left="48" w:right="48"/>
        <w:jc w:val="both"/>
        <w:rPr>
          <w:ins w:id="24" w:author="Unknown"/>
          <w:rFonts w:ascii="Verdana" w:hAnsi="Verdana"/>
          <w:color w:val="000000"/>
        </w:rPr>
      </w:pPr>
      <w:ins w:id="25" w:author="Unknown">
        <w:r>
          <w:rPr>
            <w:rFonts w:ascii="Verdana" w:hAnsi="Verdana"/>
            <w:color w:val="000000"/>
          </w:rPr>
          <w:t>Second level cache is an optional cache and first-level cache will always be consulted before any attempt is made to locate an object in the second-level cache. The second-level cache can be configured on a per-class and per-collection basis and mainly responsible for caching objects across sessions.</w:t>
        </w:r>
      </w:ins>
    </w:p>
    <w:p w:rsidR="0040448F" w:rsidRDefault="0040448F" w:rsidP="0040448F">
      <w:pPr>
        <w:pStyle w:val="NormalWeb"/>
        <w:spacing w:before="0" w:beforeAutospacing="0" w:after="240" w:afterAutospacing="0" w:line="360" w:lineRule="atLeast"/>
        <w:ind w:left="48" w:right="48"/>
        <w:jc w:val="both"/>
        <w:rPr>
          <w:ins w:id="26" w:author="Unknown"/>
          <w:rFonts w:ascii="Verdana" w:hAnsi="Verdana"/>
          <w:color w:val="000000"/>
        </w:rPr>
      </w:pPr>
      <w:ins w:id="27" w:author="Unknown">
        <w:r>
          <w:rPr>
            <w:rFonts w:ascii="Verdana" w:hAnsi="Verdana"/>
            <w:color w:val="000000"/>
          </w:rPr>
          <w:t>Any third-party cache can be used with Hibernate. An</w:t>
        </w:r>
        <w:r>
          <w:rPr>
            <w:rFonts w:ascii="Verdana" w:hAnsi="Verdana"/>
            <w:b/>
            <w:bCs/>
            <w:color w:val="000000"/>
          </w:rPr>
          <w:t>org.hibernate.cache.CacheProvider</w:t>
        </w:r>
        <w:r>
          <w:rPr>
            <w:rStyle w:val="apple-converted-space"/>
            <w:rFonts w:ascii="Verdana" w:hAnsi="Verdana"/>
            <w:color w:val="000000"/>
          </w:rPr>
          <w:t> </w:t>
        </w:r>
        <w:r>
          <w:rPr>
            <w:rFonts w:ascii="Verdana" w:hAnsi="Verdana"/>
            <w:color w:val="000000"/>
          </w:rPr>
          <w:t>interface is provided, which must be implemented to provide Hibernate with a handle to the cache implementation.</w:t>
        </w:r>
      </w:ins>
    </w:p>
    <w:p w:rsidR="0040448F" w:rsidRDefault="0040448F" w:rsidP="0040448F">
      <w:pPr>
        <w:pStyle w:val="Heading2"/>
        <w:spacing w:before="48" w:after="48" w:line="360" w:lineRule="atLeast"/>
        <w:ind w:right="48"/>
        <w:rPr>
          <w:ins w:id="28" w:author="Unknown"/>
          <w:rFonts w:ascii="Verdana" w:hAnsi="Verdana"/>
          <w:b w:val="0"/>
          <w:bCs w:val="0"/>
          <w:color w:val="121214"/>
          <w:spacing w:val="-15"/>
          <w:sz w:val="41"/>
          <w:szCs w:val="41"/>
        </w:rPr>
      </w:pPr>
      <w:ins w:id="29" w:author="Unknown">
        <w:r>
          <w:rPr>
            <w:rFonts w:ascii="Verdana" w:hAnsi="Verdana"/>
            <w:b w:val="0"/>
            <w:bCs w:val="0"/>
            <w:color w:val="121214"/>
            <w:spacing w:val="-15"/>
            <w:sz w:val="41"/>
            <w:szCs w:val="41"/>
          </w:rPr>
          <w:t>Query-level cache:</w:t>
        </w:r>
      </w:ins>
    </w:p>
    <w:p w:rsidR="0040448F" w:rsidRDefault="0040448F" w:rsidP="0040448F">
      <w:pPr>
        <w:pStyle w:val="NormalWeb"/>
        <w:spacing w:before="0" w:beforeAutospacing="0" w:after="240" w:afterAutospacing="0" w:line="360" w:lineRule="atLeast"/>
        <w:ind w:left="48" w:right="48"/>
        <w:jc w:val="both"/>
        <w:rPr>
          <w:ins w:id="30" w:author="Unknown"/>
          <w:rFonts w:ascii="Verdana" w:hAnsi="Verdana"/>
          <w:color w:val="000000"/>
        </w:rPr>
      </w:pPr>
      <w:ins w:id="31" w:author="Unknown">
        <w:r>
          <w:rPr>
            <w:rFonts w:ascii="Verdana" w:hAnsi="Verdana"/>
            <w:color w:val="000000"/>
          </w:rPr>
          <w:t>Hibernate also implements a cache for query resultsets that integrates closely with the second-level cache.</w:t>
        </w:r>
      </w:ins>
    </w:p>
    <w:p w:rsidR="0040448F" w:rsidRDefault="0040448F" w:rsidP="0040448F">
      <w:pPr>
        <w:pStyle w:val="NormalWeb"/>
        <w:spacing w:before="0" w:beforeAutospacing="0" w:after="240" w:afterAutospacing="0" w:line="360" w:lineRule="atLeast"/>
        <w:ind w:left="48" w:right="48"/>
        <w:jc w:val="both"/>
        <w:rPr>
          <w:ins w:id="32" w:author="Unknown"/>
          <w:rFonts w:ascii="Verdana" w:hAnsi="Verdana"/>
          <w:color w:val="000000"/>
        </w:rPr>
      </w:pPr>
      <w:ins w:id="33" w:author="Unknown">
        <w:r>
          <w:rPr>
            <w:rFonts w:ascii="Verdana" w:hAnsi="Verdana"/>
            <w:color w:val="000000"/>
          </w:rPr>
          <w:t>This is an optional feature and requires two additional physical cache regions that hold the cached query results and the timestamps when a table was last updated. This is only useful for queries that are run frequently with the same parameters.</w:t>
        </w:r>
      </w:ins>
    </w:p>
    <w:p w:rsidR="0040448F" w:rsidRDefault="0040448F" w:rsidP="0040448F">
      <w:pPr>
        <w:pStyle w:val="Heading2"/>
        <w:spacing w:before="48" w:after="48" w:line="360" w:lineRule="atLeast"/>
        <w:ind w:right="48"/>
        <w:rPr>
          <w:ins w:id="34" w:author="Unknown"/>
          <w:rFonts w:ascii="Verdana" w:hAnsi="Verdana"/>
          <w:b w:val="0"/>
          <w:bCs w:val="0"/>
          <w:color w:val="121214"/>
          <w:spacing w:val="-15"/>
          <w:sz w:val="41"/>
          <w:szCs w:val="41"/>
        </w:rPr>
      </w:pPr>
      <w:ins w:id="35" w:author="Unknown">
        <w:r>
          <w:rPr>
            <w:rFonts w:ascii="Verdana" w:hAnsi="Verdana"/>
            <w:b w:val="0"/>
            <w:bCs w:val="0"/>
            <w:color w:val="121214"/>
            <w:spacing w:val="-15"/>
            <w:sz w:val="41"/>
            <w:szCs w:val="41"/>
          </w:rPr>
          <w:t>The Second Level Cache:</w:t>
        </w:r>
      </w:ins>
    </w:p>
    <w:p w:rsidR="0040448F" w:rsidRDefault="0040448F" w:rsidP="0040448F">
      <w:pPr>
        <w:pStyle w:val="NormalWeb"/>
        <w:spacing w:before="0" w:beforeAutospacing="0" w:after="240" w:afterAutospacing="0" w:line="360" w:lineRule="atLeast"/>
        <w:ind w:left="48" w:right="48"/>
        <w:jc w:val="both"/>
        <w:rPr>
          <w:ins w:id="36" w:author="Unknown"/>
          <w:rFonts w:ascii="Verdana" w:hAnsi="Verdana"/>
          <w:color w:val="000000"/>
        </w:rPr>
      </w:pPr>
      <w:ins w:id="37" w:author="Unknown">
        <w:r>
          <w:rPr>
            <w:rFonts w:ascii="Verdana" w:hAnsi="Verdana"/>
            <w:color w:val="000000"/>
          </w:rPr>
          <w:t>Hibernate uses first-level cache by default and you have nothing to do to use first-level cache. Let's go straight to the optional second-level cache. Not all classes benefit from caching, so it's important to be able to disable the second-level cache</w:t>
        </w:r>
      </w:ins>
    </w:p>
    <w:p w:rsidR="0040448F" w:rsidRDefault="0040448F" w:rsidP="0040448F">
      <w:pPr>
        <w:pStyle w:val="NormalWeb"/>
        <w:spacing w:before="0" w:beforeAutospacing="0" w:after="240" w:afterAutospacing="0" w:line="360" w:lineRule="atLeast"/>
        <w:ind w:left="48" w:right="48"/>
        <w:jc w:val="both"/>
        <w:rPr>
          <w:ins w:id="38" w:author="Unknown"/>
          <w:rFonts w:ascii="Verdana" w:hAnsi="Verdana"/>
          <w:color w:val="000000"/>
        </w:rPr>
      </w:pPr>
      <w:ins w:id="39" w:author="Unknown">
        <w:r>
          <w:rPr>
            <w:rFonts w:ascii="Verdana" w:hAnsi="Verdana"/>
            <w:color w:val="000000"/>
          </w:rPr>
          <w:t>The Hibernate second-level cache is set up in two steps. First, you have to decide which concurrency strategy to use. After that, you configure cache expiration and physical cache attributes using the cache provider.</w:t>
        </w:r>
      </w:ins>
    </w:p>
    <w:p w:rsidR="0040448F" w:rsidRDefault="0040448F" w:rsidP="0040448F">
      <w:pPr>
        <w:pStyle w:val="Heading2"/>
        <w:spacing w:before="48" w:after="48" w:line="360" w:lineRule="atLeast"/>
        <w:ind w:right="48"/>
        <w:rPr>
          <w:ins w:id="40" w:author="Unknown"/>
          <w:rFonts w:ascii="Verdana" w:hAnsi="Verdana"/>
          <w:b w:val="0"/>
          <w:bCs w:val="0"/>
          <w:color w:val="121214"/>
          <w:spacing w:val="-15"/>
          <w:sz w:val="41"/>
          <w:szCs w:val="41"/>
        </w:rPr>
      </w:pPr>
      <w:ins w:id="41" w:author="Unknown">
        <w:r>
          <w:rPr>
            <w:rFonts w:ascii="Verdana" w:hAnsi="Verdana"/>
            <w:b w:val="0"/>
            <w:bCs w:val="0"/>
            <w:color w:val="121214"/>
            <w:spacing w:val="-15"/>
            <w:sz w:val="41"/>
            <w:szCs w:val="41"/>
          </w:rPr>
          <w:lastRenderedPageBreak/>
          <w:t>Concurrency strategies:</w:t>
        </w:r>
      </w:ins>
    </w:p>
    <w:p w:rsidR="0040448F" w:rsidRDefault="0040448F" w:rsidP="0040448F">
      <w:pPr>
        <w:pStyle w:val="NormalWeb"/>
        <w:spacing w:before="0" w:beforeAutospacing="0" w:after="240" w:afterAutospacing="0" w:line="360" w:lineRule="atLeast"/>
        <w:ind w:left="48" w:right="48"/>
        <w:jc w:val="both"/>
        <w:rPr>
          <w:ins w:id="42" w:author="Unknown"/>
          <w:rFonts w:ascii="Verdana" w:hAnsi="Verdana"/>
          <w:color w:val="000000"/>
        </w:rPr>
      </w:pPr>
      <w:ins w:id="43" w:author="Unknown">
        <w:r>
          <w:rPr>
            <w:rFonts w:ascii="Verdana" w:hAnsi="Verdana"/>
            <w:color w:val="000000"/>
          </w:rPr>
          <w:t>A concurrency strategy is a mediator which responsible for storing items of data in the cache and retrieving them from the cache. If you are going to enable a second-level cache, you will have to decide, for each persistent class and collection, which cache concurrency strategy to use.</w:t>
        </w:r>
      </w:ins>
    </w:p>
    <w:p w:rsidR="0040448F" w:rsidRDefault="0040448F" w:rsidP="0040448F">
      <w:pPr>
        <w:pStyle w:val="NormalWeb"/>
        <w:numPr>
          <w:ilvl w:val="0"/>
          <w:numId w:val="39"/>
        </w:numPr>
        <w:spacing w:before="0" w:beforeAutospacing="0" w:after="240" w:afterAutospacing="0" w:line="360" w:lineRule="atLeast"/>
        <w:ind w:left="768" w:right="48"/>
        <w:jc w:val="both"/>
        <w:rPr>
          <w:ins w:id="44" w:author="Unknown"/>
          <w:rFonts w:ascii="Verdana" w:hAnsi="Verdana"/>
          <w:color w:val="000000"/>
          <w:sz w:val="21"/>
          <w:szCs w:val="21"/>
        </w:rPr>
      </w:pPr>
      <w:ins w:id="45" w:author="Unknown">
        <w:r>
          <w:rPr>
            <w:rFonts w:ascii="Verdana" w:hAnsi="Verdana"/>
            <w:b/>
            <w:bCs/>
            <w:color w:val="000000"/>
            <w:sz w:val="21"/>
            <w:szCs w:val="21"/>
          </w:rPr>
          <w:t>Transactional:</w:t>
        </w:r>
        <w:r>
          <w:rPr>
            <w:rStyle w:val="apple-converted-space"/>
            <w:rFonts w:ascii="Verdana" w:hAnsi="Verdana"/>
            <w:color w:val="000000"/>
            <w:sz w:val="21"/>
            <w:szCs w:val="21"/>
          </w:rPr>
          <w:t> </w:t>
        </w:r>
        <w:r>
          <w:rPr>
            <w:rFonts w:ascii="Verdana" w:hAnsi="Verdana"/>
            <w:color w:val="000000"/>
            <w:sz w:val="21"/>
            <w:szCs w:val="21"/>
          </w:rPr>
          <w:t>Use this strategy for read-mostly data where it is critical to prevent stale data in concurrent transactions,in the rare case of an update.</w:t>
        </w:r>
      </w:ins>
    </w:p>
    <w:p w:rsidR="0040448F" w:rsidRDefault="0040448F" w:rsidP="0040448F">
      <w:pPr>
        <w:pStyle w:val="NormalWeb"/>
        <w:numPr>
          <w:ilvl w:val="0"/>
          <w:numId w:val="39"/>
        </w:numPr>
        <w:spacing w:before="0" w:beforeAutospacing="0" w:after="240" w:afterAutospacing="0" w:line="360" w:lineRule="atLeast"/>
        <w:ind w:left="768" w:right="48"/>
        <w:jc w:val="both"/>
        <w:rPr>
          <w:ins w:id="46" w:author="Unknown"/>
          <w:rFonts w:ascii="Verdana" w:hAnsi="Verdana"/>
          <w:color w:val="000000"/>
          <w:sz w:val="21"/>
          <w:szCs w:val="21"/>
        </w:rPr>
      </w:pPr>
      <w:ins w:id="47" w:author="Unknown">
        <w:r>
          <w:rPr>
            <w:rFonts w:ascii="Verdana" w:hAnsi="Verdana"/>
            <w:b/>
            <w:bCs/>
            <w:color w:val="000000"/>
            <w:sz w:val="21"/>
            <w:szCs w:val="21"/>
          </w:rPr>
          <w:t>Read-write:</w:t>
        </w:r>
        <w:r>
          <w:rPr>
            <w:rStyle w:val="apple-converted-space"/>
            <w:rFonts w:ascii="Verdana" w:hAnsi="Verdana"/>
            <w:color w:val="000000"/>
            <w:sz w:val="21"/>
            <w:szCs w:val="21"/>
          </w:rPr>
          <w:t> </w:t>
        </w:r>
        <w:r>
          <w:rPr>
            <w:rFonts w:ascii="Verdana" w:hAnsi="Verdana"/>
            <w:color w:val="000000"/>
            <w:sz w:val="21"/>
            <w:szCs w:val="21"/>
          </w:rPr>
          <w:t>Again use this strategy for read-mostly data where it is critical to prevent stale data in concurrent transactions,in the rare case of an update.</w:t>
        </w:r>
      </w:ins>
    </w:p>
    <w:p w:rsidR="0040448F" w:rsidRDefault="0040448F" w:rsidP="0040448F">
      <w:pPr>
        <w:pStyle w:val="NormalWeb"/>
        <w:numPr>
          <w:ilvl w:val="0"/>
          <w:numId w:val="39"/>
        </w:numPr>
        <w:spacing w:before="0" w:beforeAutospacing="0" w:after="240" w:afterAutospacing="0" w:line="360" w:lineRule="atLeast"/>
        <w:ind w:left="768" w:right="48"/>
        <w:jc w:val="both"/>
        <w:rPr>
          <w:ins w:id="48" w:author="Unknown"/>
          <w:rFonts w:ascii="Verdana" w:hAnsi="Verdana"/>
          <w:color w:val="000000"/>
          <w:sz w:val="21"/>
          <w:szCs w:val="21"/>
        </w:rPr>
      </w:pPr>
      <w:ins w:id="49" w:author="Unknown">
        <w:r>
          <w:rPr>
            <w:rFonts w:ascii="Verdana" w:hAnsi="Verdana"/>
            <w:b/>
            <w:bCs/>
            <w:color w:val="000000"/>
            <w:sz w:val="21"/>
            <w:szCs w:val="21"/>
          </w:rPr>
          <w:t>Nonstrict-read-write:</w:t>
        </w:r>
        <w:r>
          <w:rPr>
            <w:rStyle w:val="apple-converted-space"/>
            <w:rFonts w:ascii="Verdana" w:hAnsi="Verdana"/>
            <w:color w:val="000000"/>
            <w:sz w:val="21"/>
            <w:szCs w:val="21"/>
          </w:rPr>
          <w:t> </w:t>
        </w:r>
        <w:r>
          <w:rPr>
            <w:rFonts w:ascii="Verdana" w:hAnsi="Verdana"/>
            <w:color w:val="000000"/>
            <w:sz w:val="21"/>
            <w:szCs w:val="21"/>
          </w:rPr>
          <w:t>This strategy makes no guarantee of consistency between the cache and the database. Use this strategy if data hardly ever changes and a small likelihood of stale data is not of critical concern.</w:t>
        </w:r>
      </w:ins>
    </w:p>
    <w:p w:rsidR="0040448F" w:rsidRDefault="0040448F" w:rsidP="0040448F">
      <w:pPr>
        <w:pStyle w:val="NormalWeb"/>
        <w:numPr>
          <w:ilvl w:val="0"/>
          <w:numId w:val="39"/>
        </w:numPr>
        <w:spacing w:before="0" w:beforeAutospacing="0" w:after="240" w:afterAutospacing="0" w:line="360" w:lineRule="atLeast"/>
        <w:ind w:left="768" w:right="48"/>
        <w:jc w:val="both"/>
        <w:rPr>
          <w:ins w:id="50" w:author="Unknown"/>
          <w:rFonts w:ascii="Verdana" w:hAnsi="Verdana"/>
          <w:color w:val="000000"/>
          <w:sz w:val="21"/>
          <w:szCs w:val="21"/>
        </w:rPr>
      </w:pPr>
      <w:ins w:id="51" w:author="Unknown">
        <w:r>
          <w:rPr>
            <w:rFonts w:ascii="Verdana" w:hAnsi="Verdana"/>
            <w:b/>
            <w:bCs/>
            <w:color w:val="000000"/>
            <w:sz w:val="21"/>
            <w:szCs w:val="21"/>
          </w:rPr>
          <w:t>Read-only:</w:t>
        </w:r>
        <w:r>
          <w:rPr>
            <w:rStyle w:val="apple-converted-space"/>
            <w:rFonts w:ascii="Verdana" w:hAnsi="Verdana"/>
            <w:color w:val="000000"/>
            <w:sz w:val="21"/>
            <w:szCs w:val="21"/>
          </w:rPr>
          <w:t> </w:t>
        </w:r>
        <w:r>
          <w:rPr>
            <w:rFonts w:ascii="Verdana" w:hAnsi="Verdana"/>
            <w:color w:val="000000"/>
            <w:sz w:val="21"/>
            <w:szCs w:val="21"/>
          </w:rPr>
          <w:t>A concurrency strategy suitable for data which never changes. Use it for reference data only.</w:t>
        </w:r>
      </w:ins>
    </w:p>
    <w:p w:rsidR="0040448F" w:rsidRDefault="0040448F" w:rsidP="0040448F">
      <w:pPr>
        <w:pStyle w:val="NormalWeb"/>
        <w:spacing w:before="0" w:beforeAutospacing="0" w:after="240" w:afterAutospacing="0" w:line="360" w:lineRule="atLeast"/>
        <w:ind w:left="48" w:right="48"/>
        <w:jc w:val="both"/>
        <w:rPr>
          <w:ins w:id="52" w:author="Unknown"/>
          <w:rFonts w:ascii="Verdana" w:hAnsi="Verdana"/>
          <w:color w:val="000000"/>
        </w:rPr>
      </w:pPr>
      <w:ins w:id="53" w:author="Unknown">
        <w:r>
          <w:rPr>
            <w:rFonts w:ascii="Verdana" w:hAnsi="Verdana"/>
            <w:color w:val="000000"/>
          </w:rPr>
          <w:t>If we are going to use second-level caching for our</w:t>
        </w:r>
        <w:r>
          <w:rPr>
            <w:rStyle w:val="apple-converted-space"/>
            <w:rFonts w:ascii="Verdana" w:hAnsi="Verdana"/>
            <w:color w:val="000000"/>
          </w:rPr>
          <w:t> </w:t>
        </w:r>
        <w:r>
          <w:rPr>
            <w:rFonts w:ascii="Verdana" w:hAnsi="Verdana"/>
            <w:b/>
            <w:bCs/>
            <w:color w:val="000000"/>
          </w:rPr>
          <w:t>Employee</w:t>
        </w:r>
        <w:r>
          <w:rPr>
            <w:rStyle w:val="apple-converted-space"/>
            <w:rFonts w:ascii="Verdana" w:hAnsi="Verdana"/>
            <w:color w:val="000000"/>
          </w:rPr>
          <w:t> </w:t>
        </w:r>
        <w:r>
          <w:rPr>
            <w:rFonts w:ascii="Verdana" w:hAnsi="Verdana"/>
            <w:color w:val="000000"/>
          </w:rPr>
          <w:t>class, let us add the mapping element required to tell Hibernate to cache Employee instances using read-write strategy.</w:t>
        </w:r>
      </w:ins>
    </w:p>
    <w:p w:rsidR="0040448F" w:rsidRDefault="0040448F" w:rsidP="0040448F">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ins w:id="54" w:author="Unknown"/>
          <w:rStyle w:val="pln"/>
          <w:rFonts w:ascii="Consolas" w:eastAsiaTheme="majorEastAsia" w:hAnsi="Consolas" w:cs="Consolas"/>
          <w:color w:val="313131"/>
          <w:sz w:val="18"/>
          <w:szCs w:val="18"/>
        </w:rPr>
      </w:pPr>
      <w:ins w:id="55" w:author="Unknown">
        <w:r>
          <w:rPr>
            <w:rStyle w:val="pun"/>
            <w:rFonts w:ascii="Consolas" w:hAnsi="Consolas" w:cs="Consolas"/>
            <w:color w:val="666600"/>
            <w:sz w:val="18"/>
            <w:szCs w:val="18"/>
          </w:rPr>
          <w:t>&lt;?</w:t>
        </w:r>
        <w:r>
          <w:rPr>
            <w:rStyle w:val="pln"/>
            <w:rFonts w:ascii="Consolas" w:eastAsiaTheme="majorEastAsia" w:hAnsi="Consolas" w:cs="Consolas"/>
            <w:color w:val="313131"/>
            <w:sz w:val="18"/>
            <w:szCs w:val="18"/>
          </w:rPr>
          <w:t>xml version</w:t>
        </w:r>
        <w:r>
          <w:rPr>
            <w:rStyle w:val="pun"/>
            <w:rFonts w:ascii="Consolas" w:hAnsi="Consolas" w:cs="Consolas"/>
            <w:color w:val="666600"/>
            <w:sz w:val="18"/>
            <w:szCs w:val="18"/>
          </w:rPr>
          <w:t>=</w:t>
        </w:r>
        <w:r>
          <w:rPr>
            <w:rStyle w:val="str"/>
            <w:rFonts w:ascii="Consolas" w:eastAsiaTheme="majorEastAsia" w:hAnsi="Consolas" w:cs="Consolas"/>
            <w:color w:val="008800"/>
            <w:sz w:val="18"/>
            <w:szCs w:val="18"/>
          </w:rPr>
          <w:t>"1.0"</w:t>
        </w:r>
        <w:r>
          <w:rPr>
            <w:rStyle w:val="pln"/>
            <w:rFonts w:ascii="Consolas" w:eastAsiaTheme="majorEastAsia" w:hAnsi="Consolas" w:cs="Consolas"/>
            <w:color w:val="313131"/>
            <w:sz w:val="18"/>
            <w:szCs w:val="18"/>
          </w:rPr>
          <w:t xml:space="preserve"> encoding</w:t>
        </w:r>
        <w:r>
          <w:rPr>
            <w:rStyle w:val="pun"/>
            <w:rFonts w:ascii="Consolas" w:hAnsi="Consolas" w:cs="Consolas"/>
            <w:color w:val="666600"/>
            <w:sz w:val="18"/>
            <w:szCs w:val="18"/>
          </w:rPr>
          <w:t>=</w:t>
        </w:r>
        <w:r>
          <w:rPr>
            <w:rStyle w:val="str"/>
            <w:rFonts w:ascii="Consolas" w:eastAsiaTheme="majorEastAsia" w:hAnsi="Consolas" w:cs="Consolas"/>
            <w:color w:val="008800"/>
            <w:sz w:val="18"/>
            <w:szCs w:val="18"/>
          </w:rPr>
          <w:t>"utf-8"</w:t>
        </w:r>
        <w:r>
          <w:rPr>
            <w:rStyle w:val="pun"/>
            <w:rFonts w:ascii="Consolas" w:hAnsi="Consolas" w:cs="Consolas"/>
            <w:color w:val="666600"/>
            <w:sz w:val="18"/>
            <w:szCs w:val="18"/>
          </w:rPr>
          <w:t>?&gt;</w:t>
        </w:r>
      </w:ins>
    </w:p>
    <w:p w:rsidR="0040448F" w:rsidRDefault="0040448F" w:rsidP="0040448F">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ins w:id="56" w:author="Unknown"/>
          <w:rStyle w:val="dec"/>
          <w:rFonts w:ascii="Consolas" w:hAnsi="Consolas" w:cs="Consolas"/>
          <w:color w:val="7F0055"/>
          <w:sz w:val="18"/>
          <w:szCs w:val="18"/>
        </w:rPr>
      </w:pPr>
      <w:ins w:id="57" w:author="Unknown">
        <w:r>
          <w:rPr>
            <w:rStyle w:val="dec"/>
            <w:rFonts w:ascii="Consolas" w:hAnsi="Consolas" w:cs="Consolas"/>
            <w:color w:val="7F0055"/>
            <w:sz w:val="18"/>
            <w:szCs w:val="18"/>
          </w:rPr>
          <w:t xml:space="preserve">&lt;!DOCTYPE hibernate-mapping PUBLIC </w:t>
        </w:r>
      </w:ins>
    </w:p>
    <w:p w:rsidR="0040448F" w:rsidRDefault="0040448F" w:rsidP="0040448F">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ins w:id="58" w:author="Unknown"/>
          <w:rStyle w:val="dec"/>
          <w:rFonts w:ascii="Consolas" w:hAnsi="Consolas" w:cs="Consolas"/>
          <w:color w:val="7F0055"/>
          <w:sz w:val="18"/>
          <w:szCs w:val="18"/>
        </w:rPr>
      </w:pPr>
      <w:ins w:id="59" w:author="Unknown">
        <w:r>
          <w:rPr>
            <w:rStyle w:val="dec"/>
            <w:rFonts w:ascii="Consolas" w:hAnsi="Consolas" w:cs="Consolas"/>
            <w:color w:val="7F0055"/>
            <w:sz w:val="18"/>
            <w:szCs w:val="18"/>
          </w:rPr>
          <w:t xml:space="preserve"> "-//Hibernate/Hibernate Mapping DTD//EN"</w:t>
        </w:r>
      </w:ins>
    </w:p>
    <w:p w:rsidR="0040448F" w:rsidRDefault="0040448F" w:rsidP="0040448F">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ins w:id="60" w:author="Unknown"/>
          <w:rStyle w:val="pln"/>
          <w:rFonts w:ascii="Consolas" w:eastAsiaTheme="majorEastAsia" w:hAnsi="Consolas" w:cs="Consolas"/>
          <w:color w:val="313131"/>
          <w:sz w:val="18"/>
          <w:szCs w:val="18"/>
        </w:rPr>
      </w:pPr>
      <w:ins w:id="61" w:author="Unknown">
        <w:r>
          <w:rPr>
            <w:rStyle w:val="dec"/>
            <w:rFonts w:ascii="Consolas" w:hAnsi="Consolas" w:cs="Consolas"/>
            <w:color w:val="7F0055"/>
            <w:sz w:val="18"/>
            <w:szCs w:val="18"/>
          </w:rPr>
          <w:t xml:space="preserve"> "http://www.hibernate.org/dtd/hibernate-mapping-3.0.dtd"&gt;</w:t>
        </w:r>
        <w:r>
          <w:rPr>
            <w:rStyle w:val="pln"/>
            <w:rFonts w:ascii="Consolas" w:eastAsiaTheme="majorEastAsia" w:hAnsi="Consolas" w:cs="Consolas"/>
            <w:color w:val="313131"/>
            <w:sz w:val="18"/>
            <w:szCs w:val="18"/>
          </w:rPr>
          <w:t xml:space="preserve"> </w:t>
        </w:r>
      </w:ins>
    </w:p>
    <w:p w:rsidR="0040448F" w:rsidRDefault="0040448F" w:rsidP="0040448F">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ins w:id="62" w:author="Unknown"/>
          <w:rStyle w:val="pln"/>
          <w:rFonts w:ascii="Consolas" w:eastAsiaTheme="majorEastAsia" w:hAnsi="Consolas" w:cs="Consolas"/>
          <w:color w:val="313131"/>
          <w:sz w:val="18"/>
          <w:szCs w:val="18"/>
        </w:rPr>
      </w:pPr>
    </w:p>
    <w:p w:rsidR="0040448F" w:rsidRDefault="0040448F" w:rsidP="0040448F">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ins w:id="63" w:author="Unknown"/>
          <w:rStyle w:val="pln"/>
          <w:rFonts w:ascii="Consolas" w:eastAsiaTheme="majorEastAsia" w:hAnsi="Consolas" w:cs="Consolas"/>
          <w:color w:val="313131"/>
          <w:sz w:val="18"/>
          <w:szCs w:val="18"/>
        </w:rPr>
      </w:pPr>
      <w:ins w:id="64" w:author="Unknown">
        <w:r>
          <w:rPr>
            <w:rStyle w:val="tag"/>
            <w:rFonts w:ascii="Consolas" w:hAnsi="Consolas" w:cs="Consolas"/>
            <w:color w:val="000088"/>
            <w:sz w:val="18"/>
            <w:szCs w:val="18"/>
          </w:rPr>
          <w:t>&lt;hibernate-mapping&gt;</w:t>
        </w:r>
      </w:ins>
    </w:p>
    <w:p w:rsidR="0040448F" w:rsidRDefault="0040448F" w:rsidP="0040448F">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ins w:id="65" w:author="Unknown"/>
          <w:rStyle w:val="pln"/>
          <w:rFonts w:ascii="Consolas" w:eastAsiaTheme="majorEastAsia" w:hAnsi="Consolas" w:cs="Consolas"/>
          <w:color w:val="313131"/>
          <w:sz w:val="18"/>
          <w:szCs w:val="18"/>
        </w:rPr>
      </w:pPr>
      <w:ins w:id="66" w:author="Unknown">
        <w:r>
          <w:rPr>
            <w:rStyle w:val="pln"/>
            <w:rFonts w:ascii="Consolas" w:eastAsiaTheme="majorEastAsia" w:hAnsi="Consolas" w:cs="Consolas"/>
            <w:color w:val="313131"/>
            <w:sz w:val="18"/>
            <w:szCs w:val="18"/>
          </w:rPr>
          <w:t xml:space="preserve">   </w:t>
        </w:r>
        <w:r>
          <w:rPr>
            <w:rStyle w:val="tag"/>
            <w:rFonts w:ascii="Consolas" w:hAnsi="Consolas" w:cs="Consolas"/>
            <w:color w:val="000088"/>
            <w:sz w:val="18"/>
            <w:szCs w:val="18"/>
          </w:rPr>
          <w:t>&lt;class</w:t>
        </w:r>
        <w:r>
          <w:rPr>
            <w:rStyle w:val="pln"/>
            <w:rFonts w:ascii="Consolas" w:eastAsiaTheme="majorEastAsia" w:hAnsi="Consolas" w:cs="Consolas"/>
            <w:color w:val="313131"/>
            <w:sz w:val="18"/>
            <w:szCs w:val="18"/>
          </w:rPr>
          <w:t xml:space="preserve"> </w:t>
        </w:r>
        <w:r>
          <w:rPr>
            <w:rStyle w:val="atn"/>
            <w:rFonts w:ascii="Consolas" w:hAnsi="Consolas" w:cs="Consolas"/>
            <w:color w:val="7F0055"/>
            <w:sz w:val="18"/>
            <w:szCs w:val="18"/>
          </w:rPr>
          <w:t>name</w:t>
        </w:r>
        <w:r>
          <w:rPr>
            <w:rStyle w:val="pun"/>
            <w:rFonts w:ascii="Consolas" w:hAnsi="Consolas" w:cs="Consolas"/>
            <w:color w:val="666600"/>
            <w:sz w:val="18"/>
            <w:szCs w:val="18"/>
          </w:rPr>
          <w:t>=</w:t>
        </w:r>
        <w:r>
          <w:rPr>
            <w:rStyle w:val="atv"/>
            <w:rFonts w:ascii="Consolas" w:hAnsi="Consolas" w:cs="Consolas"/>
            <w:color w:val="008800"/>
            <w:sz w:val="18"/>
            <w:szCs w:val="18"/>
          </w:rPr>
          <w:t>"Employee"</w:t>
        </w:r>
        <w:r>
          <w:rPr>
            <w:rStyle w:val="pln"/>
            <w:rFonts w:ascii="Consolas" w:eastAsiaTheme="majorEastAsia" w:hAnsi="Consolas" w:cs="Consolas"/>
            <w:color w:val="313131"/>
            <w:sz w:val="18"/>
            <w:szCs w:val="18"/>
          </w:rPr>
          <w:t xml:space="preserve"> </w:t>
        </w:r>
        <w:r>
          <w:rPr>
            <w:rStyle w:val="atn"/>
            <w:rFonts w:ascii="Consolas" w:hAnsi="Consolas" w:cs="Consolas"/>
            <w:color w:val="7F0055"/>
            <w:sz w:val="18"/>
            <w:szCs w:val="18"/>
          </w:rPr>
          <w:t>table</w:t>
        </w:r>
        <w:r>
          <w:rPr>
            <w:rStyle w:val="pun"/>
            <w:rFonts w:ascii="Consolas" w:hAnsi="Consolas" w:cs="Consolas"/>
            <w:color w:val="666600"/>
            <w:sz w:val="18"/>
            <w:szCs w:val="18"/>
          </w:rPr>
          <w:t>=</w:t>
        </w:r>
        <w:r>
          <w:rPr>
            <w:rStyle w:val="atv"/>
            <w:rFonts w:ascii="Consolas" w:hAnsi="Consolas" w:cs="Consolas"/>
            <w:color w:val="008800"/>
            <w:sz w:val="18"/>
            <w:szCs w:val="18"/>
          </w:rPr>
          <w:t>"EMPLOYEE"</w:t>
        </w:r>
        <w:r>
          <w:rPr>
            <w:rStyle w:val="tag"/>
            <w:rFonts w:ascii="Consolas" w:hAnsi="Consolas" w:cs="Consolas"/>
            <w:color w:val="000088"/>
            <w:sz w:val="18"/>
            <w:szCs w:val="18"/>
          </w:rPr>
          <w:t>&gt;</w:t>
        </w:r>
      </w:ins>
    </w:p>
    <w:p w:rsidR="0040448F" w:rsidRDefault="0040448F" w:rsidP="0040448F">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ins w:id="67" w:author="Unknown"/>
          <w:rStyle w:val="pln"/>
          <w:rFonts w:ascii="Consolas" w:eastAsiaTheme="majorEastAsia" w:hAnsi="Consolas" w:cs="Consolas"/>
          <w:color w:val="313131"/>
          <w:sz w:val="18"/>
          <w:szCs w:val="18"/>
        </w:rPr>
      </w:pPr>
      <w:ins w:id="68" w:author="Unknown">
        <w:r>
          <w:rPr>
            <w:rStyle w:val="pln"/>
            <w:rFonts w:ascii="Consolas" w:eastAsiaTheme="majorEastAsia" w:hAnsi="Consolas" w:cs="Consolas"/>
            <w:color w:val="313131"/>
            <w:sz w:val="18"/>
            <w:szCs w:val="18"/>
          </w:rPr>
          <w:t xml:space="preserve">      </w:t>
        </w:r>
        <w:r>
          <w:rPr>
            <w:rStyle w:val="tag"/>
            <w:rFonts w:ascii="Consolas" w:hAnsi="Consolas" w:cs="Consolas"/>
            <w:color w:val="000088"/>
            <w:sz w:val="18"/>
            <w:szCs w:val="18"/>
          </w:rPr>
          <w:t>&lt;meta</w:t>
        </w:r>
        <w:r>
          <w:rPr>
            <w:rStyle w:val="pln"/>
            <w:rFonts w:ascii="Consolas" w:eastAsiaTheme="majorEastAsia" w:hAnsi="Consolas" w:cs="Consolas"/>
            <w:color w:val="313131"/>
            <w:sz w:val="18"/>
            <w:szCs w:val="18"/>
          </w:rPr>
          <w:t xml:space="preserve"> </w:t>
        </w:r>
        <w:r>
          <w:rPr>
            <w:rStyle w:val="atn"/>
            <w:rFonts w:ascii="Consolas" w:hAnsi="Consolas" w:cs="Consolas"/>
            <w:color w:val="7F0055"/>
            <w:sz w:val="18"/>
            <w:szCs w:val="18"/>
          </w:rPr>
          <w:t>attribute</w:t>
        </w:r>
        <w:r>
          <w:rPr>
            <w:rStyle w:val="pun"/>
            <w:rFonts w:ascii="Consolas" w:hAnsi="Consolas" w:cs="Consolas"/>
            <w:color w:val="666600"/>
            <w:sz w:val="18"/>
            <w:szCs w:val="18"/>
          </w:rPr>
          <w:t>=</w:t>
        </w:r>
        <w:r>
          <w:rPr>
            <w:rStyle w:val="atv"/>
            <w:rFonts w:ascii="Consolas" w:hAnsi="Consolas" w:cs="Consolas"/>
            <w:color w:val="008800"/>
            <w:sz w:val="18"/>
            <w:szCs w:val="18"/>
          </w:rPr>
          <w:t>"class-description"</w:t>
        </w:r>
        <w:r>
          <w:rPr>
            <w:rStyle w:val="tag"/>
            <w:rFonts w:ascii="Consolas" w:hAnsi="Consolas" w:cs="Consolas"/>
            <w:color w:val="000088"/>
            <w:sz w:val="18"/>
            <w:szCs w:val="18"/>
          </w:rPr>
          <w:t>&gt;</w:t>
        </w:r>
      </w:ins>
    </w:p>
    <w:p w:rsidR="0040448F" w:rsidRDefault="0040448F" w:rsidP="0040448F">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ins w:id="69" w:author="Unknown"/>
          <w:rStyle w:val="pln"/>
          <w:rFonts w:ascii="Consolas" w:eastAsiaTheme="majorEastAsia" w:hAnsi="Consolas" w:cs="Consolas"/>
          <w:color w:val="313131"/>
          <w:sz w:val="18"/>
          <w:szCs w:val="18"/>
        </w:rPr>
      </w:pPr>
      <w:ins w:id="70" w:author="Unknown">
        <w:r>
          <w:rPr>
            <w:rStyle w:val="pln"/>
            <w:rFonts w:ascii="Consolas" w:eastAsiaTheme="majorEastAsia" w:hAnsi="Consolas" w:cs="Consolas"/>
            <w:color w:val="313131"/>
            <w:sz w:val="18"/>
            <w:szCs w:val="18"/>
          </w:rPr>
          <w:t xml:space="preserve">         This class contains the employee detail. </w:t>
        </w:r>
      </w:ins>
    </w:p>
    <w:p w:rsidR="0040448F" w:rsidRDefault="0040448F" w:rsidP="0040448F">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ins w:id="71" w:author="Unknown"/>
          <w:rStyle w:val="pln"/>
          <w:rFonts w:ascii="Consolas" w:eastAsiaTheme="majorEastAsia" w:hAnsi="Consolas" w:cs="Consolas"/>
          <w:color w:val="313131"/>
          <w:sz w:val="18"/>
          <w:szCs w:val="18"/>
        </w:rPr>
      </w:pPr>
      <w:ins w:id="72" w:author="Unknown">
        <w:r>
          <w:rPr>
            <w:rStyle w:val="pln"/>
            <w:rFonts w:ascii="Consolas" w:eastAsiaTheme="majorEastAsia" w:hAnsi="Consolas" w:cs="Consolas"/>
            <w:color w:val="313131"/>
            <w:sz w:val="18"/>
            <w:szCs w:val="18"/>
          </w:rPr>
          <w:t xml:space="preserve">      </w:t>
        </w:r>
        <w:r>
          <w:rPr>
            <w:rStyle w:val="tag"/>
            <w:rFonts w:ascii="Consolas" w:hAnsi="Consolas" w:cs="Consolas"/>
            <w:color w:val="000088"/>
            <w:sz w:val="18"/>
            <w:szCs w:val="18"/>
          </w:rPr>
          <w:t>&lt;/meta&gt;</w:t>
        </w:r>
      </w:ins>
    </w:p>
    <w:p w:rsidR="0040448F" w:rsidRDefault="0040448F" w:rsidP="0040448F">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ins w:id="73" w:author="Unknown"/>
          <w:rStyle w:val="pln"/>
          <w:rFonts w:ascii="Consolas" w:eastAsiaTheme="majorEastAsia" w:hAnsi="Consolas" w:cs="Consolas"/>
          <w:color w:val="313131"/>
          <w:sz w:val="18"/>
          <w:szCs w:val="18"/>
        </w:rPr>
      </w:pPr>
      <w:ins w:id="74" w:author="Unknown">
        <w:r>
          <w:rPr>
            <w:rStyle w:val="pln"/>
            <w:rFonts w:ascii="Consolas" w:eastAsiaTheme="majorEastAsia" w:hAnsi="Consolas" w:cs="Consolas"/>
            <w:color w:val="313131"/>
            <w:sz w:val="18"/>
            <w:szCs w:val="18"/>
          </w:rPr>
          <w:t xml:space="preserve">      </w:t>
        </w:r>
        <w:r>
          <w:rPr>
            <w:rStyle w:val="tag"/>
            <w:rFonts w:ascii="Consolas" w:hAnsi="Consolas" w:cs="Consolas"/>
            <w:color w:val="000088"/>
            <w:sz w:val="18"/>
            <w:szCs w:val="18"/>
          </w:rPr>
          <w:t>&lt;cache</w:t>
        </w:r>
        <w:r>
          <w:rPr>
            <w:rStyle w:val="pln"/>
            <w:rFonts w:ascii="Consolas" w:eastAsiaTheme="majorEastAsia" w:hAnsi="Consolas" w:cs="Consolas"/>
            <w:color w:val="313131"/>
            <w:sz w:val="18"/>
            <w:szCs w:val="18"/>
          </w:rPr>
          <w:t xml:space="preserve"> </w:t>
        </w:r>
        <w:r>
          <w:rPr>
            <w:rStyle w:val="atn"/>
            <w:rFonts w:ascii="Consolas" w:hAnsi="Consolas" w:cs="Consolas"/>
            <w:color w:val="7F0055"/>
            <w:sz w:val="18"/>
            <w:szCs w:val="18"/>
          </w:rPr>
          <w:t>usage</w:t>
        </w:r>
        <w:r>
          <w:rPr>
            <w:rStyle w:val="pun"/>
            <w:rFonts w:ascii="Consolas" w:hAnsi="Consolas" w:cs="Consolas"/>
            <w:color w:val="666600"/>
            <w:sz w:val="18"/>
            <w:szCs w:val="18"/>
          </w:rPr>
          <w:t>=</w:t>
        </w:r>
        <w:r>
          <w:rPr>
            <w:rStyle w:val="atv"/>
            <w:rFonts w:ascii="Consolas" w:hAnsi="Consolas" w:cs="Consolas"/>
            <w:color w:val="008800"/>
            <w:sz w:val="18"/>
            <w:szCs w:val="18"/>
          </w:rPr>
          <w:t>"read-write"</w:t>
        </w:r>
        <w:r>
          <w:rPr>
            <w:rStyle w:val="tag"/>
            <w:rFonts w:ascii="Consolas" w:hAnsi="Consolas" w:cs="Consolas"/>
            <w:color w:val="000088"/>
            <w:sz w:val="18"/>
            <w:szCs w:val="18"/>
          </w:rPr>
          <w:t>/&gt;</w:t>
        </w:r>
      </w:ins>
    </w:p>
    <w:p w:rsidR="0040448F" w:rsidRDefault="0040448F" w:rsidP="0040448F">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ins w:id="75" w:author="Unknown"/>
          <w:rStyle w:val="pln"/>
          <w:rFonts w:ascii="Consolas" w:eastAsiaTheme="majorEastAsia" w:hAnsi="Consolas" w:cs="Consolas"/>
          <w:color w:val="313131"/>
          <w:sz w:val="18"/>
          <w:szCs w:val="18"/>
        </w:rPr>
      </w:pPr>
      <w:ins w:id="76" w:author="Unknown">
        <w:r>
          <w:rPr>
            <w:rStyle w:val="pln"/>
            <w:rFonts w:ascii="Consolas" w:eastAsiaTheme="majorEastAsia" w:hAnsi="Consolas" w:cs="Consolas"/>
            <w:color w:val="313131"/>
            <w:sz w:val="18"/>
            <w:szCs w:val="18"/>
          </w:rPr>
          <w:t xml:space="preserve">      </w:t>
        </w:r>
        <w:r>
          <w:rPr>
            <w:rStyle w:val="tag"/>
            <w:rFonts w:ascii="Consolas" w:hAnsi="Consolas" w:cs="Consolas"/>
            <w:color w:val="000088"/>
            <w:sz w:val="18"/>
            <w:szCs w:val="18"/>
          </w:rPr>
          <w:t>&lt;id</w:t>
        </w:r>
        <w:r>
          <w:rPr>
            <w:rStyle w:val="pln"/>
            <w:rFonts w:ascii="Consolas" w:eastAsiaTheme="majorEastAsia" w:hAnsi="Consolas" w:cs="Consolas"/>
            <w:color w:val="313131"/>
            <w:sz w:val="18"/>
            <w:szCs w:val="18"/>
          </w:rPr>
          <w:t xml:space="preserve"> </w:t>
        </w:r>
        <w:r>
          <w:rPr>
            <w:rStyle w:val="atn"/>
            <w:rFonts w:ascii="Consolas" w:hAnsi="Consolas" w:cs="Consolas"/>
            <w:color w:val="7F0055"/>
            <w:sz w:val="18"/>
            <w:szCs w:val="18"/>
          </w:rPr>
          <w:t>name</w:t>
        </w:r>
        <w:r>
          <w:rPr>
            <w:rStyle w:val="pun"/>
            <w:rFonts w:ascii="Consolas" w:hAnsi="Consolas" w:cs="Consolas"/>
            <w:color w:val="666600"/>
            <w:sz w:val="18"/>
            <w:szCs w:val="18"/>
          </w:rPr>
          <w:t>=</w:t>
        </w:r>
        <w:r>
          <w:rPr>
            <w:rStyle w:val="atv"/>
            <w:rFonts w:ascii="Consolas" w:hAnsi="Consolas" w:cs="Consolas"/>
            <w:color w:val="008800"/>
            <w:sz w:val="18"/>
            <w:szCs w:val="18"/>
          </w:rPr>
          <w:t>"id"</w:t>
        </w:r>
        <w:r>
          <w:rPr>
            <w:rStyle w:val="pln"/>
            <w:rFonts w:ascii="Consolas" w:eastAsiaTheme="majorEastAsia" w:hAnsi="Consolas" w:cs="Consolas"/>
            <w:color w:val="313131"/>
            <w:sz w:val="18"/>
            <w:szCs w:val="18"/>
          </w:rPr>
          <w:t xml:space="preserve"> </w:t>
        </w:r>
        <w:r>
          <w:rPr>
            <w:rStyle w:val="atn"/>
            <w:rFonts w:ascii="Consolas" w:hAnsi="Consolas" w:cs="Consolas"/>
            <w:color w:val="7F0055"/>
            <w:sz w:val="18"/>
            <w:szCs w:val="18"/>
          </w:rPr>
          <w:t>type</w:t>
        </w:r>
        <w:r>
          <w:rPr>
            <w:rStyle w:val="pun"/>
            <w:rFonts w:ascii="Consolas" w:hAnsi="Consolas" w:cs="Consolas"/>
            <w:color w:val="666600"/>
            <w:sz w:val="18"/>
            <w:szCs w:val="18"/>
          </w:rPr>
          <w:t>=</w:t>
        </w:r>
        <w:r>
          <w:rPr>
            <w:rStyle w:val="atv"/>
            <w:rFonts w:ascii="Consolas" w:hAnsi="Consolas" w:cs="Consolas"/>
            <w:color w:val="008800"/>
            <w:sz w:val="18"/>
            <w:szCs w:val="18"/>
          </w:rPr>
          <w:t>"int"</w:t>
        </w:r>
        <w:r>
          <w:rPr>
            <w:rStyle w:val="pln"/>
            <w:rFonts w:ascii="Consolas" w:eastAsiaTheme="majorEastAsia" w:hAnsi="Consolas" w:cs="Consolas"/>
            <w:color w:val="313131"/>
            <w:sz w:val="18"/>
            <w:szCs w:val="18"/>
          </w:rPr>
          <w:t xml:space="preserve"> </w:t>
        </w:r>
        <w:r>
          <w:rPr>
            <w:rStyle w:val="atn"/>
            <w:rFonts w:ascii="Consolas" w:hAnsi="Consolas" w:cs="Consolas"/>
            <w:color w:val="7F0055"/>
            <w:sz w:val="18"/>
            <w:szCs w:val="18"/>
          </w:rPr>
          <w:t>column</w:t>
        </w:r>
        <w:r>
          <w:rPr>
            <w:rStyle w:val="pun"/>
            <w:rFonts w:ascii="Consolas" w:hAnsi="Consolas" w:cs="Consolas"/>
            <w:color w:val="666600"/>
            <w:sz w:val="18"/>
            <w:szCs w:val="18"/>
          </w:rPr>
          <w:t>=</w:t>
        </w:r>
        <w:r>
          <w:rPr>
            <w:rStyle w:val="atv"/>
            <w:rFonts w:ascii="Consolas" w:hAnsi="Consolas" w:cs="Consolas"/>
            <w:color w:val="008800"/>
            <w:sz w:val="18"/>
            <w:szCs w:val="18"/>
          </w:rPr>
          <w:t>"id"</w:t>
        </w:r>
        <w:r>
          <w:rPr>
            <w:rStyle w:val="tag"/>
            <w:rFonts w:ascii="Consolas" w:hAnsi="Consolas" w:cs="Consolas"/>
            <w:color w:val="000088"/>
            <w:sz w:val="18"/>
            <w:szCs w:val="18"/>
          </w:rPr>
          <w:t>&gt;</w:t>
        </w:r>
      </w:ins>
    </w:p>
    <w:p w:rsidR="0040448F" w:rsidRDefault="0040448F" w:rsidP="0040448F">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ins w:id="77" w:author="Unknown"/>
          <w:rStyle w:val="pln"/>
          <w:rFonts w:ascii="Consolas" w:eastAsiaTheme="majorEastAsia" w:hAnsi="Consolas" w:cs="Consolas"/>
          <w:color w:val="313131"/>
          <w:sz w:val="18"/>
          <w:szCs w:val="18"/>
        </w:rPr>
      </w:pPr>
      <w:ins w:id="78" w:author="Unknown">
        <w:r>
          <w:rPr>
            <w:rStyle w:val="pln"/>
            <w:rFonts w:ascii="Consolas" w:eastAsiaTheme="majorEastAsia" w:hAnsi="Consolas" w:cs="Consolas"/>
            <w:color w:val="313131"/>
            <w:sz w:val="18"/>
            <w:szCs w:val="18"/>
          </w:rPr>
          <w:t xml:space="preserve">         </w:t>
        </w:r>
        <w:r>
          <w:rPr>
            <w:rStyle w:val="tag"/>
            <w:rFonts w:ascii="Consolas" w:hAnsi="Consolas" w:cs="Consolas"/>
            <w:color w:val="000088"/>
            <w:sz w:val="18"/>
            <w:szCs w:val="18"/>
          </w:rPr>
          <w:t>&lt;generator</w:t>
        </w:r>
        <w:r>
          <w:rPr>
            <w:rStyle w:val="pln"/>
            <w:rFonts w:ascii="Consolas" w:eastAsiaTheme="majorEastAsia" w:hAnsi="Consolas" w:cs="Consolas"/>
            <w:color w:val="313131"/>
            <w:sz w:val="18"/>
            <w:szCs w:val="18"/>
          </w:rPr>
          <w:t xml:space="preserve"> </w:t>
        </w:r>
        <w:r>
          <w:rPr>
            <w:rStyle w:val="atn"/>
            <w:rFonts w:ascii="Consolas" w:hAnsi="Consolas" w:cs="Consolas"/>
            <w:color w:val="7F0055"/>
            <w:sz w:val="18"/>
            <w:szCs w:val="18"/>
          </w:rPr>
          <w:t>class</w:t>
        </w:r>
        <w:r>
          <w:rPr>
            <w:rStyle w:val="pun"/>
            <w:rFonts w:ascii="Consolas" w:hAnsi="Consolas" w:cs="Consolas"/>
            <w:color w:val="666600"/>
            <w:sz w:val="18"/>
            <w:szCs w:val="18"/>
          </w:rPr>
          <w:t>=</w:t>
        </w:r>
        <w:r>
          <w:rPr>
            <w:rStyle w:val="atv"/>
            <w:rFonts w:ascii="Consolas" w:hAnsi="Consolas" w:cs="Consolas"/>
            <w:color w:val="008800"/>
            <w:sz w:val="18"/>
            <w:szCs w:val="18"/>
          </w:rPr>
          <w:t>"native"</w:t>
        </w:r>
        <w:r>
          <w:rPr>
            <w:rStyle w:val="tag"/>
            <w:rFonts w:ascii="Consolas" w:hAnsi="Consolas" w:cs="Consolas"/>
            <w:color w:val="000088"/>
            <w:sz w:val="18"/>
            <w:szCs w:val="18"/>
          </w:rPr>
          <w:t>/&gt;</w:t>
        </w:r>
      </w:ins>
    </w:p>
    <w:p w:rsidR="0040448F" w:rsidRDefault="0040448F" w:rsidP="0040448F">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ins w:id="79" w:author="Unknown"/>
          <w:rStyle w:val="pln"/>
          <w:rFonts w:ascii="Consolas" w:eastAsiaTheme="majorEastAsia" w:hAnsi="Consolas" w:cs="Consolas"/>
          <w:color w:val="313131"/>
          <w:sz w:val="18"/>
          <w:szCs w:val="18"/>
        </w:rPr>
      </w:pPr>
      <w:ins w:id="80" w:author="Unknown">
        <w:r>
          <w:rPr>
            <w:rStyle w:val="pln"/>
            <w:rFonts w:ascii="Consolas" w:eastAsiaTheme="majorEastAsia" w:hAnsi="Consolas" w:cs="Consolas"/>
            <w:color w:val="313131"/>
            <w:sz w:val="18"/>
            <w:szCs w:val="18"/>
          </w:rPr>
          <w:lastRenderedPageBreak/>
          <w:t xml:space="preserve">      </w:t>
        </w:r>
        <w:r>
          <w:rPr>
            <w:rStyle w:val="tag"/>
            <w:rFonts w:ascii="Consolas" w:hAnsi="Consolas" w:cs="Consolas"/>
            <w:color w:val="000088"/>
            <w:sz w:val="18"/>
            <w:szCs w:val="18"/>
          </w:rPr>
          <w:t>&lt;/id&gt;</w:t>
        </w:r>
      </w:ins>
    </w:p>
    <w:p w:rsidR="0040448F" w:rsidRDefault="0040448F" w:rsidP="0040448F">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ins w:id="81" w:author="Unknown"/>
          <w:rStyle w:val="pln"/>
          <w:rFonts w:ascii="Consolas" w:eastAsiaTheme="majorEastAsia" w:hAnsi="Consolas" w:cs="Consolas"/>
          <w:color w:val="313131"/>
          <w:sz w:val="18"/>
          <w:szCs w:val="18"/>
        </w:rPr>
      </w:pPr>
      <w:ins w:id="82" w:author="Unknown">
        <w:r>
          <w:rPr>
            <w:rStyle w:val="pln"/>
            <w:rFonts w:ascii="Consolas" w:eastAsiaTheme="majorEastAsia" w:hAnsi="Consolas" w:cs="Consolas"/>
            <w:color w:val="313131"/>
            <w:sz w:val="18"/>
            <w:szCs w:val="18"/>
          </w:rPr>
          <w:t xml:space="preserve">      </w:t>
        </w:r>
        <w:r>
          <w:rPr>
            <w:rStyle w:val="tag"/>
            <w:rFonts w:ascii="Consolas" w:hAnsi="Consolas" w:cs="Consolas"/>
            <w:color w:val="000088"/>
            <w:sz w:val="18"/>
            <w:szCs w:val="18"/>
          </w:rPr>
          <w:t>&lt;property</w:t>
        </w:r>
        <w:r>
          <w:rPr>
            <w:rStyle w:val="pln"/>
            <w:rFonts w:ascii="Consolas" w:eastAsiaTheme="majorEastAsia" w:hAnsi="Consolas" w:cs="Consolas"/>
            <w:color w:val="313131"/>
            <w:sz w:val="18"/>
            <w:szCs w:val="18"/>
          </w:rPr>
          <w:t xml:space="preserve"> </w:t>
        </w:r>
        <w:r>
          <w:rPr>
            <w:rStyle w:val="atn"/>
            <w:rFonts w:ascii="Consolas" w:hAnsi="Consolas" w:cs="Consolas"/>
            <w:color w:val="7F0055"/>
            <w:sz w:val="18"/>
            <w:szCs w:val="18"/>
          </w:rPr>
          <w:t>name</w:t>
        </w:r>
        <w:r>
          <w:rPr>
            <w:rStyle w:val="pun"/>
            <w:rFonts w:ascii="Consolas" w:hAnsi="Consolas" w:cs="Consolas"/>
            <w:color w:val="666600"/>
            <w:sz w:val="18"/>
            <w:szCs w:val="18"/>
          </w:rPr>
          <w:t>=</w:t>
        </w:r>
        <w:r>
          <w:rPr>
            <w:rStyle w:val="atv"/>
            <w:rFonts w:ascii="Consolas" w:hAnsi="Consolas" w:cs="Consolas"/>
            <w:color w:val="008800"/>
            <w:sz w:val="18"/>
            <w:szCs w:val="18"/>
          </w:rPr>
          <w:t>"firstName"</w:t>
        </w:r>
        <w:r>
          <w:rPr>
            <w:rStyle w:val="pln"/>
            <w:rFonts w:ascii="Consolas" w:eastAsiaTheme="majorEastAsia" w:hAnsi="Consolas" w:cs="Consolas"/>
            <w:color w:val="313131"/>
            <w:sz w:val="18"/>
            <w:szCs w:val="18"/>
          </w:rPr>
          <w:t xml:space="preserve"> </w:t>
        </w:r>
        <w:r>
          <w:rPr>
            <w:rStyle w:val="atn"/>
            <w:rFonts w:ascii="Consolas" w:hAnsi="Consolas" w:cs="Consolas"/>
            <w:color w:val="7F0055"/>
            <w:sz w:val="18"/>
            <w:szCs w:val="18"/>
          </w:rPr>
          <w:t>column</w:t>
        </w:r>
        <w:r>
          <w:rPr>
            <w:rStyle w:val="pun"/>
            <w:rFonts w:ascii="Consolas" w:hAnsi="Consolas" w:cs="Consolas"/>
            <w:color w:val="666600"/>
            <w:sz w:val="18"/>
            <w:szCs w:val="18"/>
          </w:rPr>
          <w:t>=</w:t>
        </w:r>
        <w:r>
          <w:rPr>
            <w:rStyle w:val="atv"/>
            <w:rFonts w:ascii="Consolas" w:hAnsi="Consolas" w:cs="Consolas"/>
            <w:color w:val="008800"/>
            <w:sz w:val="18"/>
            <w:szCs w:val="18"/>
          </w:rPr>
          <w:t>"first_name"</w:t>
        </w:r>
        <w:r>
          <w:rPr>
            <w:rStyle w:val="pln"/>
            <w:rFonts w:ascii="Consolas" w:eastAsiaTheme="majorEastAsia" w:hAnsi="Consolas" w:cs="Consolas"/>
            <w:color w:val="313131"/>
            <w:sz w:val="18"/>
            <w:szCs w:val="18"/>
          </w:rPr>
          <w:t xml:space="preserve"> </w:t>
        </w:r>
        <w:r>
          <w:rPr>
            <w:rStyle w:val="atn"/>
            <w:rFonts w:ascii="Consolas" w:hAnsi="Consolas" w:cs="Consolas"/>
            <w:color w:val="7F0055"/>
            <w:sz w:val="18"/>
            <w:szCs w:val="18"/>
          </w:rPr>
          <w:t>type</w:t>
        </w:r>
        <w:r>
          <w:rPr>
            <w:rStyle w:val="pun"/>
            <w:rFonts w:ascii="Consolas" w:hAnsi="Consolas" w:cs="Consolas"/>
            <w:color w:val="666600"/>
            <w:sz w:val="18"/>
            <w:szCs w:val="18"/>
          </w:rPr>
          <w:t>=</w:t>
        </w:r>
        <w:r>
          <w:rPr>
            <w:rStyle w:val="atv"/>
            <w:rFonts w:ascii="Consolas" w:hAnsi="Consolas" w:cs="Consolas"/>
            <w:color w:val="008800"/>
            <w:sz w:val="18"/>
            <w:szCs w:val="18"/>
          </w:rPr>
          <w:t>"string"</w:t>
        </w:r>
        <w:r>
          <w:rPr>
            <w:rStyle w:val="tag"/>
            <w:rFonts w:ascii="Consolas" w:hAnsi="Consolas" w:cs="Consolas"/>
            <w:color w:val="000088"/>
            <w:sz w:val="18"/>
            <w:szCs w:val="18"/>
          </w:rPr>
          <w:t>/&gt;</w:t>
        </w:r>
      </w:ins>
    </w:p>
    <w:p w:rsidR="0040448F" w:rsidRDefault="0040448F" w:rsidP="0040448F">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ins w:id="83" w:author="Unknown"/>
          <w:rStyle w:val="pln"/>
          <w:rFonts w:ascii="Consolas" w:eastAsiaTheme="majorEastAsia" w:hAnsi="Consolas" w:cs="Consolas"/>
          <w:color w:val="313131"/>
          <w:sz w:val="18"/>
          <w:szCs w:val="18"/>
        </w:rPr>
      </w:pPr>
      <w:ins w:id="84" w:author="Unknown">
        <w:r>
          <w:rPr>
            <w:rStyle w:val="pln"/>
            <w:rFonts w:ascii="Consolas" w:eastAsiaTheme="majorEastAsia" w:hAnsi="Consolas" w:cs="Consolas"/>
            <w:color w:val="313131"/>
            <w:sz w:val="18"/>
            <w:szCs w:val="18"/>
          </w:rPr>
          <w:t xml:space="preserve">      </w:t>
        </w:r>
        <w:r>
          <w:rPr>
            <w:rStyle w:val="tag"/>
            <w:rFonts w:ascii="Consolas" w:hAnsi="Consolas" w:cs="Consolas"/>
            <w:color w:val="000088"/>
            <w:sz w:val="18"/>
            <w:szCs w:val="18"/>
          </w:rPr>
          <w:t>&lt;property</w:t>
        </w:r>
        <w:r>
          <w:rPr>
            <w:rStyle w:val="pln"/>
            <w:rFonts w:ascii="Consolas" w:eastAsiaTheme="majorEastAsia" w:hAnsi="Consolas" w:cs="Consolas"/>
            <w:color w:val="313131"/>
            <w:sz w:val="18"/>
            <w:szCs w:val="18"/>
          </w:rPr>
          <w:t xml:space="preserve"> </w:t>
        </w:r>
        <w:r>
          <w:rPr>
            <w:rStyle w:val="atn"/>
            <w:rFonts w:ascii="Consolas" w:hAnsi="Consolas" w:cs="Consolas"/>
            <w:color w:val="7F0055"/>
            <w:sz w:val="18"/>
            <w:szCs w:val="18"/>
          </w:rPr>
          <w:t>name</w:t>
        </w:r>
        <w:r>
          <w:rPr>
            <w:rStyle w:val="pun"/>
            <w:rFonts w:ascii="Consolas" w:hAnsi="Consolas" w:cs="Consolas"/>
            <w:color w:val="666600"/>
            <w:sz w:val="18"/>
            <w:szCs w:val="18"/>
          </w:rPr>
          <w:t>=</w:t>
        </w:r>
        <w:r>
          <w:rPr>
            <w:rStyle w:val="atv"/>
            <w:rFonts w:ascii="Consolas" w:hAnsi="Consolas" w:cs="Consolas"/>
            <w:color w:val="008800"/>
            <w:sz w:val="18"/>
            <w:szCs w:val="18"/>
          </w:rPr>
          <w:t>"lastName"</w:t>
        </w:r>
        <w:r>
          <w:rPr>
            <w:rStyle w:val="pln"/>
            <w:rFonts w:ascii="Consolas" w:eastAsiaTheme="majorEastAsia" w:hAnsi="Consolas" w:cs="Consolas"/>
            <w:color w:val="313131"/>
            <w:sz w:val="18"/>
            <w:szCs w:val="18"/>
          </w:rPr>
          <w:t xml:space="preserve"> </w:t>
        </w:r>
        <w:r>
          <w:rPr>
            <w:rStyle w:val="atn"/>
            <w:rFonts w:ascii="Consolas" w:hAnsi="Consolas" w:cs="Consolas"/>
            <w:color w:val="7F0055"/>
            <w:sz w:val="18"/>
            <w:szCs w:val="18"/>
          </w:rPr>
          <w:t>column</w:t>
        </w:r>
        <w:r>
          <w:rPr>
            <w:rStyle w:val="pun"/>
            <w:rFonts w:ascii="Consolas" w:hAnsi="Consolas" w:cs="Consolas"/>
            <w:color w:val="666600"/>
            <w:sz w:val="18"/>
            <w:szCs w:val="18"/>
          </w:rPr>
          <w:t>=</w:t>
        </w:r>
        <w:r>
          <w:rPr>
            <w:rStyle w:val="atv"/>
            <w:rFonts w:ascii="Consolas" w:hAnsi="Consolas" w:cs="Consolas"/>
            <w:color w:val="008800"/>
            <w:sz w:val="18"/>
            <w:szCs w:val="18"/>
          </w:rPr>
          <w:t>"last_name"</w:t>
        </w:r>
        <w:r>
          <w:rPr>
            <w:rStyle w:val="pln"/>
            <w:rFonts w:ascii="Consolas" w:eastAsiaTheme="majorEastAsia" w:hAnsi="Consolas" w:cs="Consolas"/>
            <w:color w:val="313131"/>
            <w:sz w:val="18"/>
            <w:szCs w:val="18"/>
          </w:rPr>
          <w:t xml:space="preserve"> </w:t>
        </w:r>
        <w:r>
          <w:rPr>
            <w:rStyle w:val="atn"/>
            <w:rFonts w:ascii="Consolas" w:hAnsi="Consolas" w:cs="Consolas"/>
            <w:color w:val="7F0055"/>
            <w:sz w:val="18"/>
            <w:szCs w:val="18"/>
          </w:rPr>
          <w:t>type</w:t>
        </w:r>
        <w:r>
          <w:rPr>
            <w:rStyle w:val="pun"/>
            <w:rFonts w:ascii="Consolas" w:hAnsi="Consolas" w:cs="Consolas"/>
            <w:color w:val="666600"/>
            <w:sz w:val="18"/>
            <w:szCs w:val="18"/>
          </w:rPr>
          <w:t>=</w:t>
        </w:r>
        <w:r>
          <w:rPr>
            <w:rStyle w:val="atv"/>
            <w:rFonts w:ascii="Consolas" w:hAnsi="Consolas" w:cs="Consolas"/>
            <w:color w:val="008800"/>
            <w:sz w:val="18"/>
            <w:szCs w:val="18"/>
          </w:rPr>
          <w:t>"string"</w:t>
        </w:r>
        <w:r>
          <w:rPr>
            <w:rStyle w:val="tag"/>
            <w:rFonts w:ascii="Consolas" w:hAnsi="Consolas" w:cs="Consolas"/>
            <w:color w:val="000088"/>
            <w:sz w:val="18"/>
            <w:szCs w:val="18"/>
          </w:rPr>
          <w:t>/&gt;</w:t>
        </w:r>
      </w:ins>
    </w:p>
    <w:p w:rsidR="0040448F" w:rsidRDefault="0040448F" w:rsidP="0040448F">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ins w:id="85" w:author="Unknown"/>
          <w:rStyle w:val="pln"/>
          <w:rFonts w:ascii="Consolas" w:eastAsiaTheme="majorEastAsia" w:hAnsi="Consolas" w:cs="Consolas"/>
          <w:color w:val="313131"/>
          <w:sz w:val="18"/>
          <w:szCs w:val="18"/>
        </w:rPr>
      </w:pPr>
      <w:ins w:id="86" w:author="Unknown">
        <w:r>
          <w:rPr>
            <w:rStyle w:val="pln"/>
            <w:rFonts w:ascii="Consolas" w:eastAsiaTheme="majorEastAsia" w:hAnsi="Consolas" w:cs="Consolas"/>
            <w:color w:val="313131"/>
            <w:sz w:val="18"/>
            <w:szCs w:val="18"/>
          </w:rPr>
          <w:t xml:space="preserve">      </w:t>
        </w:r>
        <w:r>
          <w:rPr>
            <w:rStyle w:val="tag"/>
            <w:rFonts w:ascii="Consolas" w:hAnsi="Consolas" w:cs="Consolas"/>
            <w:color w:val="000088"/>
            <w:sz w:val="18"/>
            <w:szCs w:val="18"/>
          </w:rPr>
          <w:t>&lt;property</w:t>
        </w:r>
        <w:r>
          <w:rPr>
            <w:rStyle w:val="pln"/>
            <w:rFonts w:ascii="Consolas" w:eastAsiaTheme="majorEastAsia" w:hAnsi="Consolas" w:cs="Consolas"/>
            <w:color w:val="313131"/>
            <w:sz w:val="18"/>
            <w:szCs w:val="18"/>
          </w:rPr>
          <w:t xml:space="preserve"> </w:t>
        </w:r>
        <w:r>
          <w:rPr>
            <w:rStyle w:val="atn"/>
            <w:rFonts w:ascii="Consolas" w:hAnsi="Consolas" w:cs="Consolas"/>
            <w:color w:val="7F0055"/>
            <w:sz w:val="18"/>
            <w:szCs w:val="18"/>
          </w:rPr>
          <w:t>name</w:t>
        </w:r>
        <w:r>
          <w:rPr>
            <w:rStyle w:val="pun"/>
            <w:rFonts w:ascii="Consolas" w:hAnsi="Consolas" w:cs="Consolas"/>
            <w:color w:val="666600"/>
            <w:sz w:val="18"/>
            <w:szCs w:val="18"/>
          </w:rPr>
          <w:t>=</w:t>
        </w:r>
        <w:r>
          <w:rPr>
            <w:rStyle w:val="atv"/>
            <w:rFonts w:ascii="Consolas" w:hAnsi="Consolas" w:cs="Consolas"/>
            <w:color w:val="008800"/>
            <w:sz w:val="18"/>
            <w:szCs w:val="18"/>
          </w:rPr>
          <w:t>"salary"</w:t>
        </w:r>
        <w:r>
          <w:rPr>
            <w:rStyle w:val="pln"/>
            <w:rFonts w:ascii="Consolas" w:eastAsiaTheme="majorEastAsia" w:hAnsi="Consolas" w:cs="Consolas"/>
            <w:color w:val="313131"/>
            <w:sz w:val="18"/>
            <w:szCs w:val="18"/>
          </w:rPr>
          <w:t xml:space="preserve"> </w:t>
        </w:r>
        <w:r>
          <w:rPr>
            <w:rStyle w:val="atn"/>
            <w:rFonts w:ascii="Consolas" w:hAnsi="Consolas" w:cs="Consolas"/>
            <w:color w:val="7F0055"/>
            <w:sz w:val="18"/>
            <w:szCs w:val="18"/>
          </w:rPr>
          <w:t>column</w:t>
        </w:r>
        <w:r>
          <w:rPr>
            <w:rStyle w:val="pun"/>
            <w:rFonts w:ascii="Consolas" w:hAnsi="Consolas" w:cs="Consolas"/>
            <w:color w:val="666600"/>
            <w:sz w:val="18"/>
            <w:szCs w:val="18"/>
          </w:rPr>
          <w:t>=</w:t>
        </w:r>
        <w:r>
          <w:rPr>
            <w:rStyle w:val="atv"/>
            <w:rFonts w:ascii="Consolas" w:hAnsi="Consolas" w:cs="Consolas"/>
            <w:color w:val="008800"/>
            <w:sz w:val="18"/>
            <w:szCs w:val="18"/>
          </w:rPr>
          <w:t>"salary"</w:t>
        </w:r>
        <w:r>
          <w:rPr>
            <w:rStyle w:val="pln"/>
            <w:rFonts w:ascii="Consolas" w:eastAsiaTheme="majorEastAsia" w:hAnsi="Consolas" w:cs="Consolas"/>
            <w:color w:val="313131"/>
            <w:sz w:val="18"/>
            <w:szCs w:val="18"/>
          </w:rPr>
          <w:t xml:space="preserve"> </w:t>
        </w:r>
        <w:r>
          <w:rPr>
            <w:rStyle w:val="atn"/>
            <w:rFonts w:ascii="Consolas" w:hAnsi="Consolas" w:cs="Consolas"/>
            <w:color w:val="7F0055"/>
            <w:sz w:val="18"/>
            <w:szCs w:val="18"/>
          </w:rPr>
          <w:t>type</w:t>
        </w:r>
        <w:r>
          <w:rPr>
            <w:rStyle w:val="pun"/>
            <w:rFonts w:ascii="Consolas" w:hAnsi="Consolas" w:cs="Consolas"/>
            <w:color w:val="666600"/>
            <w:sz w:val="18"/>
            <w:szCs w:val="18"/>
          </w:rPr>
          <w:t>=</w:t>
        </w:r>
        <w:r>
          <w:rPr>
            <w:rStyle w:val="atv"/>
            <w:rFonts w:ascii="Consolas" w:hAnsi="Consolas" w:cs="Consolas"/>
            <w:color w:val="008800"/>
            <w:sz w:val="18"/>
            <w:szCs w:val="18"/>
          </w:rPr>
          <w:t>"int"</w:t>
        </w:r>
        <w:r>
          <w:rPr>
            <w:rStyle w:val="tag"/>
            <w:rFonts w:ascii="Consolas" w:hAnsi="Consolas" w:cs="Consolas"/>
            <w:color w:val="000088"/>
            <w:sz w:val="18"/>
            <w:szCs w:val="18"/>
          </w:rPr>
          <w:t>/&gt;</w:t>
        </w:r>
      </w:ins>
    </w:p>
    <w:p w:rsidR="0040448F" w:rsidRDefault="0040448F" w:rsidP="0040448F">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ins w:id="87" w:author="Unknown"/>
          <w:rStyle w:val="pln"/>
          <w:rFonts w:ascii="Consolas" w:eastAsiaTheme="majorEastAsia" w:hAnsi="Consolas" w:cs="Consolas"/>
          <w:color w:val="313131"/>
          <w:sz w:val="18"/>
          <w:szCs w:val="18"/>
        </w:rPr>
      </w:pPr>
      <w:ins w:id="88" w:author="Unknown">
        <w:r>
          <w:rPr>
            <w:rStyle w:val="pln"/>
            <w:rFonts w:ascii="Consolas" w:eastAsiaTheme="majorEastAsia" w:hAnsi="Consolas" w:cs="Consolas"/>
            <w:color w:val="313131"/>
            <w:sz w:val="18"/>
            <w:szCs w:val="18"/>
          </w:rPr>
          <w:t xml:space="preserve">   </w:t>
        </w:r>
        <w:r>
          <w:rPr>
            <w:rStyle w:val="tag"/>
            <w:rFonts w:ascii="Consolas" w:hAnsi="Consolas" w:cs="Consolas"/>
            <w:color w:val="000088"/>
            <w:sz w:val="18"/>
            <w:szCs w:val="18"/>
          </w:rPr>
          <w:t>&lt;/class&gt;</w:t>
        </w:r>
      </w:ins>
    </w:p>
    <w:p w:rsidR="0040448F" w:rsidRDefault="0040448F" w:rsidP="0040448F">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ins w:id="89" w:author="Unknown"/>
          <w:rFonts w:ascii="Consolas" w:hAnsi="Consolas" w:cs="Consolas"/>
          <w:color w:val="313131"/>
          <w:sz w:val="18"/>
          <w:szCs w:val="18"/>
        </w:rPr>
      </w:pPr>
      <w:ins w:id="90" w:author="Unknown">
        <w:r>
          <w:rPr>
            <w:rStyle w:val="tag"/>
            <w:rFonts w:ascii="Consolas" w:hAnsi="Consolas" w:cs="Consolas"/>
            <w:color w:val="000088"/>
            <w:sz w:val="18"/>
            <w:szCs w:val="18"/>
          </w:rPr>
          <w:t>&lt;/hibernate-mapping&gt;</w:t>
        </w:r>
      </w:ins>
    </w:p>
    <w:p w:rsidR="0040448F" w:rsidRDefault="0040448F" w:rsidP="0040448F">
      <w:pPr>
        <w:pStyle w:val="NormalWeb"/>
        <w:spacing w:before="0" w:beforeAutospacing="0" w:after="240" w:afterAutospacing="0" w:line="360" w:lineRule="atLeast"/>
        <w:ind w:left="48" w:right="48"/>
        <w:jc w:val="both"/>
        <w:rPr>
          <w:ins w:id="91" w:author="Unknown"/>
          <w:rFonts w:ascii="Verdana" w:hAnsi="Verdana"/>
          <w:color w:val="000000"/>
        </w:rPr>
      </w:pPr>
      <w:ins w:id="92" w:author="Unknown">
        <w:r>
          <w:rPr>
            <w:rFonts w:ascii="Verdana" w:hAnsi="Verdana"/>
            <w:color w:val="000000"/>
          </w:rPr>
          <w:t>The usage="read-write" attribute tells Hibernate to use a read-write concurrency strategy for the defined cache.</w:t>
        </w:r>
      </w:ins>
    </w:p>
    <w:p w:rsidR="0040448F" w:rsidRDefault="0040448F" w:rsidP="0040448F">
      <w:pPr>
        <w:pStyle w:val="Heading2"/>
        <w:spacing w:before="48" w:after="48" w:line="360" w:lineRule="atLeast"/>
        <w:ind w:right="48"/>
        <w:rPr>
          <w:ins w:id="93" w:author="Unknown"/>
          <w:rFonts w:ascii="Verdana" w:hAnsi="Verdana"/>
          <w:b w:val="0"/>
          <w:bCs w:val="0"/>
          <w:color w:val="121214"/>
          <w:spacing w:val="-15"/>
          <w:sz w:val="41"/>
          <w:szCs w:val="41"/>
        </w:rPr>
      </w:pPr>
      <w:ins w:id="94" w:author="Unknown">
        <w:r>
          <w:rPr>
            <w:rFonts w:ascii="Verdana" w:hAnsi="Verdana"/>
            <w:b w:val="0"/>
            <w:bCs w:val="0"/>
            <w:color w:val="121214"/>
            <w:spacing w:val="-15"/>
            <w:sz w:val="41"/>
            <w:szCs w:val="41"/>
          </w:rPr>
          <w:t>Cache provider:</w:t>
        </w:r>
      </w:ins>
    </w:p>
    <w:p w:rsidR="0040448F" w:rsidRDefault="0040448F" w:rsidP="0040448F">
      <w:pPr>
        <w:pStyle w:val="NormalWeb"/>
        <w:spacing w:before="0" w:beforeAutospacing="0" w:after="240" w:afterAutospacing="0" w:line="360" w:lineRule="atLeast"/>
        <w:ind w:left="48" w:right="48"/>
        <w:jc w:val="both"/>
        <w:rPr>
          <w:ins w:id="95" w:author="Unknown"/>
          <w:rFonts w:ascii="Verdana" w:hAnsi="Verdana"/>
          <w:color w:val="000000"/>
        </w:rPr>
      </w:pPr>
      <w:ins w:id="96" w:author="Unknown">
        <w:r>
          <w:rPr>
            <w:rFonts w:ascii="Verdana" w:hAnsi="Verdana"/>
            <w:color w:val="000000"/>
          </w:rPr>
          <w:t>Your next step after considering the concurrency strategies you will use for your cache candidate classes is to pick a cache provider. Hibernate forces you to choose a single cache provider for the whole application.</w:t>
        </w:r>
      </w:ins>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735"/>
        <w:gridCol w:w="1800"/>
        <w:gridCol w:w="6525"/>
      </w:tblGrid>
      <w:tr w:rsidR="0040448F" w:rsidTr="0040448F">
        <w:tc>
          <w:tcPr>
            <w:tcW w:w="735"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40448F" w:rsidRDefault="0040448F">
            <w:pPr>
              <w:spacing w:after="300"/>
              <w:rPr>
                <w:rFonts w:ascii="Verdana" w:hAnsi="Verdana"/>
                <w:b/>
                <w:bCs/>
                <w:color w:val="313131"/>
                <w:sz w:val="21"/>
                <w:szCs w:val="21"/>
              </w:rPr>
            </w:pPr>
            <w:r>
              <w:rPr>
                <w:rFonts w:ascii="Verdana" w:hAnsi="Verdana"/>
                <w:b/>
                <w:bCs/>
                <w:color w:val="313131"/>
                <w:sz w:val="21"/>
                <w:szCs w:val="21"/>
              </w:rPr>
              <w:t>S.N.</w:t>
            </w:r>
          </w:p>
        </w:tc>
        <w:tc>
          <w:tcPr>
            <w:tcW w:w="1800"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40448F" w:rsidRDefault="0040448F">
            <w:pPr>
              <w:spacing w:after="300"/>
              <w:rPr>
                <w:rFonts w:ascii="Verdana" w:hAnsi="Verdana"/>
                <w:b/>
                <w:bCs/>
                <w:color w:val="313131"/>
                <w:sz w:val="21"/>
                <w:szCs w:val="21"/>
              </w:rPr>
            </w:pPr>
            <w:r>
              <w:rPr>
                <w:rFonts w:ascii="Verdana" w:hAnsi="Verdana"/>
                <w:b/>
                <w:bCs/>
                <w:color w:val="313131"/>
                <w:sz w:val="21"/>
                <w:szCs w:val="21"/>
              </w:rPr>
              <w:t>Cache Name</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40448F" w:rsidRDefault="0040448F">
            <w:pPr>
              <w:spacing w:after="300"/>
              <w:rPr>
                <w:rFonts w:ascii="Verdana" w:hAnsi="Verdana"/>
                <w:b/>
                <w:bCs/>
                <w:color w:val="313131"/>
                <w:sz w:val="21"/>
                <w:szCs w:val="21"/>
              </w:rPr>
            </w:pPr>
            <w:r>
              <w:rPr>
                <w:rFonts w:ascii="Verdana" w:hAnsi="Verdana"/>
                <w:b/>
                <w:bCs/>
                <w:color w:val="313131"/>
                <w:sz w:val="21"/>
                <w:szCs w:val="21"/>
              </w:rPr>
              <w:t>Description</w:t>
            </w:r>
          </w:p>
        </w:tc>
      </w:tr>
      <w:tr w:rsidR="0040448F" w:rsidTr="0040448F">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40448F" w:rsidRDefault="0040448F">
            <w:pPr>
              <w:spacing w:after="300"/>
              <w:rPr>
                <w:rFonts w:ascii="Verdana" w:hAnsi="Verdana"/>
                <w:color w:val="313131"/>
                <w:sz w:val="21"/>
                <w:szCs w:val="21"/>
              </w:rPr>
            </w:pPr>
            <w:r>
              <w:rPr>
                <w:rFonts w:ascii="Verdana" w:hAnsi="Verdana"/>
                <w:color w:val="313131"/>
                <w:sz w:val="21"/>
                <w:szCs w:val="21"/>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40448F" w:rsidRDefault="0040448F">
            <w:pPr>
              <w:spacing w:after="300"/>
              <w:rPr>
                <w:rFonts w:ascii="Verdana" w:hAnsi="Verdana"/>
                <w:color w:val="313131"/>
                <w:sz w:val="21"/>
                <w:szCs w:val="21"/>
              </w:rPr>
            </w:pPr>
            <w:r>
              <w:rPr>
                <w:rFonts w:ascii="Verdana" w:hAnsi="Verdana"/>
                <w:color w:val="313131"/>
                <w:sz w:val="21"/>
                <w:szCs w:val="21"/>
              </w:rPr>
              <w:t>EHCache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40448F" w:rsidRDefault="0040448F">
            <w:pPr>
              <w:spacing w:after="300"/>
              <w:rPr>
                <w:rFonts w:ascii="Verdana" w:hAnsi="Verdana"/>
                <w:color w:val="313131"/>
                <w:sz w:val="21"/>
                <w:szCs w:val="21"/>
              </w:rPr>
            </w:pPr>
            <w:r>
              <w:rPr>
                <w:rFonts w:ascii="Verdana" w:hAnsi="Verdana"/>
                <w:color w:val="313131"/>
                <w:sz w:val="21"/>
                <w:szCs w:val="21"/>
              </w:rPr>
              <w:t>It can cache in memory or on disk and clustered caching and it supports the optional Hibernate query result cache.</w:t>
            </w:r>
          </w:p>
        </w:tc>
      </w:tr>
      <w:tr w:rsidR="0040448F" w:rsidTr="0040448F">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40448F" w:rsidRDefault="0040448F">
            <w:pPr>
              <w:spacing w:after="300"/>
              <w:rPr>
                <w:rFonts w:ascii="Verdana" w:hAnsi="Verdana"/>
                <w:color w:val="313131"/>
                <w:sz w:val="21"/>
                <w:szCs w:val="21"/>
              </w:rPr>
            </w:pPr>
            <w:r>
              <w:rPr>
                <w:rFonts w:ascii="Verdana" w:hAnsi="Verdana"/>
                <w:color w:val="313131"/>
                <w:sz w:val="21"/>
                <w:szCs w:val="21"/>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40448F" w:rsidRDefault="0040448F">
            <w:pPr>
              <w:spacing w:after="300"/>
              <w:rPr>
                <w:rFonts w:ascii="Verdana" w:hAnsi="Verdana"/>
                <w:color w:val="313131"/>
                <w:sz w:val="21"/>
                <w:szCs w:val="21"/>
              </w:rPr>
            </w:pPr>
            <w:r>
              <w:rPr>
                <w:rFonts w:ascii="Verdana" w:hAnsi="Verdana"/>
                <w:color w:val="313131"/>
                <w:sz w:val="21"/>
                <w:szCs w:val="21"/>
              </w:rPr>
              <w:t>OSCache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40448F" w:rsidRDefault="0040448F">
            <w:pPr>
              <w:spacing w:after="300"/>
              <w:rPr>
                <w:rFonts w:ascii="Verdana" w:hAnsi="Verdana"/>
                <w:color w:val="313131"/>
                <w:sz w:val="21"/>
                <w:szCs w:val="21"/>
              </w:rPr>
            </w:pPr>
            <w:r>
              <w:rPr>
                <w:rFonts w:ascii="Verdana" w:hAnsi="Verdana"/>
                <w:color w:val="313131"/>
                <w:sz w:val="21"/>
                <w:szCs w:val="21"/>
              </w:rPr>
              <w:t>Supports caching to memory and disk in a single JVM, with a rich set of expiration policies and query cache support.</w:t>
            </w:r>
          </w:p>
        </w:tc>
      </w:tr>
      <w:tr w:rsidR="0040448F" w:rsidTr="0040448F">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40448F" w:rsidRDefault="0040448F">
            <w:pPr>
              <w:spacing w:after="300"/>
              <w:rPr>
                <w:rFonts w:ascii="Verdana" w:hAnsi="Verdana"/>
                <w:color w:val="313131"/>
                <w:sz w:val="21"/>
                <w:szCs w:val="21"/>
              </w:rPr>
            </w:pPr>
            <w:r>
              <w:rPr>
                <w:rFonts w:ascii="Verdana" w:hAnsi="Verdana"/>
                <w:color w:val="313131"/>
                <w:sz w:val="21"/>
                <w:szCs w:val="21"/>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40448F" w:rsidRDefault="0040448F">
            <w:pPr>
              <w:spacing w:after="300"/>
              <w:rPr>
                <w:rFonts w:ascii="Verdana" w:hAnsi="Verdana"/>
                <w:color w:val="313131"/>
                <w:sz w:val="21"/>
                <w:szCs w:val="21"/>
              </w:rPr>
            </w:pPr>
            <w:r>
              <w:rPr>
                <w:rFonts w:ascii="Verdana" w:hAnsi="Verdana"/>
                <w:color w:val="313131"/>
                <w:sz w:val="21"/>
                <w:szCs w:val="21"/>
              </w:rPr>
              <w:t>warmCache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40448F" w:rsidRDefault="0040448F">
            <w:pPr>
              <w:spacing w:after="300"/>
              <w:rPr>
                <w:rFonts w:ascii="Verdana" w:hAnsi="Verdana"/>
                <w:color w:val="313131"/>
                <w:sz w:val="21"/>
                <w:szCs w:val="21"/>
              </w:rPr>
            </w:pPr>
            <w:r>
              <w:rPr>
                <w:rFonts w:ascii="Verdana" w:hAnsi="Verdana"/>
                <w:color w:val="313131"/>
                <w:sz w:val="21"/>
                <w:szCs w:val="21"/>
              </w:rPr>
              <w:t>A cluster cache based on JGroups. It uses clustered invalidation but doesn't support the Hibernate query cache</w:t>
            </w:r>
          </w:p>
        </w:tc>
      </w:tr>
      <w:tr w:rsidR="0040448F" w:rsidTr="0040448F">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40448F" w:rsidRDefault="0040448F">
            <w:pPr>
              <w:spacing w:after="300"/>
              <w:rPr>
                <w:rFonts w:ascii="Verdana" w:hAnsi="Verdana"/>
                <w:color w:val="313131"/>
                <w:sz w:val="21"/>
                <w:szCs w:val="21"/>
              </w:rPr>
            </w:pPr>
            <w:r>
              <w:rPr>
                <w:rFonts w:ascii="Verdana" w:hAnsi="Verdana"/>
                <w:color w:val="313131"/>
                <w:sz w:val="21"/>
                <w:szCs w:val="21"/>
              </w:rPr>
              <w:t>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40448F" w:rsidRDefault="0040448F">
            <w:pPr>
              <w:spacing w:after="300"/>
              <w:rPr>
                <w:rFonts w:ascii="Verdana" w:hAnsi="Verdana"/>
                <w:color w:val="313131"/>
                <w:sz w:val="21"/>
                <w:szCs w:val="21"/>
              </w:rPr>
            </w:pPr>
            <w:r>
              <w:rPr>
                <w:rFonts w:ascii="Verdana" w:hAnsi="Verdana"/>
                <w:color w:val="313131"/>
                <w:sz w:val="21"/>
                <w:szCs w:val="21"/>
              </w:rPr>
              <w:t>JBoss Cache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40448F" w:rsidRDefault="0040448F">
            <w:pPr>
              <w:spacing w:after="300"/>
              <w:rPr>
                <w:rFonts w:ascii="Verdana" w:hAnsi="Verdana"/>
                <w:color w:val="313131"/>
                <w:sz w:val="21"/>
                <w:szCs w:val="21"/>
              </w:rPr>
            </w:pPr>
            <w:r>
              <w:rPr>
                <w:rFonts w:ascii="Verdana" w:hAnsi="Verdana"/>
                <w:color w:val="313131"/>
                <w:sz w:val="21"/>
                <w:szCs w:val="21"/>
              </w:rPr>
              <w:t>A fully transactional replicated clustered cache also based on the JGroups multicast library. It supports replication or invalidation, synchronous or asynchronous communication, and optimistic and pessimistic locking. The Hibernate query cache is supported</w:t>
            </w:r>
          </w:p>
        </w:tc>
      </w:tr>
    </w:tbl>
    <w:p w:rsidR="0040448F" w:rsidRDefault="0040448F" w:rsidP="0040448F">
      <w:pPr>
        <w:pStyle w:val="NormalWeb"/>
        <w:spacing w:before="0" w:beforeAutospacing="0" w:after="240" w:afterAutospacing="0" w:line="360" w:lineRule="atLeast"/>
        <w:ind w:left="48" w:right="48"/>
        <w:jc w:val="both"/>
        <w:rPr>
          <w:ins w:id="97" w:author="Unknown"/>
          <w:rFonts w:ascii="Verdana" w:hAnsi="Verdana"/>
          <w:color w:val="000000"/>
        </w:rPr>
      </w:pPr>
      <w:ins w:id="98" w:author="Unknown">
        <w:r>
          <w:rPr>
            <w:rFonts w:ascii="Verdana" w:hAnsi="Verdana"/>
            <w:color w:val="000000"/>
          </w:rPr>
          <w:t>Every cache provider is not compatible with every concurrency strategy. The following compatibility matrix will help you choose an appropriate combination.</w:t>
        </w:r>
      </w:ins>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2401"/>
        <w:gridCol w:w="1220"/>
        <w:gridCol w:w="2313"/>
        <w:gridCol w:w="1286"/>
        <w:gridCol w:w="1840"/>
      </w:tblGrid>
      <w:tr w:rsidR="0040448F" w:rsidTr="0040448F">
        <w:tc>
          <w:tcPr>
            <w:tcW w:w="2400"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40448F" w:rsidRDefault="0040448F">
            <w:pPr>
              <w:spacing w:after="300"/>
              <w:rPr>
                <w:rFonts w:ascii="Verdana" w:hAnsi="Verdana"/>
                <w:b/>
                <w:bCs/>
                <w:color w:val="313131"/>
                <w:sz w:val="21"/>
                <w:szCs w:val="21"/>
              </w:rPr>
            </w:pPr>
            <w:r>
              <w:rPr>
                <w:rFonts w:ascii="Verdana" w:hAnsi="Verdana"/>
                <w:b/>
                <w:bCs/>
                <w:color w:val="313131"/>
                <w:sz w:val="21"/>
                <w:szCs w:val="21"/>
              </w:rPr>
              <w:lastRenderedPageBreak/>
              <w:t>Strategy/Provider</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40448F" w:rsidRDefault="0040448F">
            <w:pPr>
              <w:spacing w:after="300"/>
              <w:rPr>
                <w:rFonts w:ascii="Verdana" w:hAnsi="Verdana"/>
                <w:b/>
                <w:bCs/>
                <w:color w:val="313131"/>
                <w:sz w:val="21"/>
                <w:szCs w:val="21"/>
              </w:rPr>
            </w:pPr>
            <w:r>
              <w:rPr>
                <w:rFonts w:ascii="Verdana" w:hAnsi="Verdana"/>
                <w:b/>
                <w:bCs/>
                <w:color w:val="313131"/>
                <w:sz w:val="21"/>
                <w:szCs w:val="21"/>
              </w:rPr>
              <w:t>Read-only</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40448F" w:rsidRDefault="0040448F">
            <w:pPr>
              <w:spacing w:after="300"/>
              <w:rPr>
                <w:rFonts w:ascii="Verdana" w:hAnsi="Verdana"/>
                <w:b/>
                <w:bCs/>
                <w:color w:val="313131"/>
                <w:sz w:val="21"/>
                <w:szCs w:val="21"/>
              </w:rPr>
            </w:pPr>
            <w:r>
              <w:rPr>
                <w:rFonts w:ascii="Verdana" w:hAnsi="Verdana"/>
                <w:b/>
                <w:bCs/>
                <w:color w:val="313131"/>
                <w:sz w:val="21"/>
                <w:szCs w:val="21"/>
              </w:rPr>
              <w:t>Nonstrictread-write</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40448F" w:rsidRDefault="0040448F">
            <w:pPr>
              <w:spacing w:after="300"/>
              <w:rPr>
                <w:rFonts w:ascii="Verdana" w:hAnsi="Verdana"/>
                <w:b/>
                <w:bCs/>
                <w:color w:val="313131"/>
                <w:sz w:val="21"/>
                <w:szCs w:val="21"/>
              </w:rPr>
            </w:pPr>
            <w:r>
              <w:rPr>
                <w:rFonts w:ascii="Verdana" w:hAnsi="Verdana"/>
                <w:b/>
                <w:bCs/>
                <w:color w:val="313131"/>
                <w:sz w:val="21"/>
                <w:szCs w:val="21"/>
              </w:rPr>
              <w:t>Read-write</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40448F" w:rsidRDefault="0040448F">
            <w:pPr>
              <w:spacing w:after="300"/>
              <w:rPr>
                <w:rFonts w:ascii="Verdana" w:hAnsi="Verdana"/>
                <w:b/>
                <w:bCs/>
                <w:color w:val="313131"/>
                <w:sz w:val="21"/>
                <w:szCs w:val="21"/>
              </w:rPr>
            </w:pPr>
            <w:r>
              <w:rPr>
                <w:rFonts w:ascii="Verdana" w:hAnsi="Verdana"/>
                <w:b/>
                <w:bCs/>
                <w:color w:val="313131"/>
                <w:sz w:val="21"/>
                <w:szCs w:val="21"/>
              </w:rPr>
              <w:t>Transactional</w:t>
            </w:r>
          </w:p>
        </w:tc>
      </w:tr>
      <w:tr w:rsidR="0040448F" w:rsidTr="0040448F">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40448F" w:rsidRDefault="0040448F">
            <w:pPr>
              <w:spacing w:after="300"/>
              <w:rPr>
                <w:rFonts w:ascii="Verdana" w:hAnsi="Verdana"/>
                <w:color w:val="313131"/>
                <w:sz w:val="21"/>
                <w:szCs w:val="21"/>
              </w:rPr>
            </w:pPr>
            <w:r>
              <w:rPr>
                <w:rFonts w:ascii="Verdana" w:hAnsi="Verdana"/>
                <w:color w:val="313131"/>
                <w:sz w:val="21"/>
                <w:szCs w:val="21"/>
              </w:rPr>
              <w:t>EHCache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40448F" w:rsidRDefault="0040448F">
            <w:pPr>
              <w:spacing w:after="300"/>
              <w:rPr>
                <w:rFonts w:ascii="Verdana" w:hAnsi="Verdana"/>
                <w:color w:val="313131"/>
                <w:sz w:val="21"/>
                <w:szCs w:val="21"/>
              </w:rPr>
            </w:pPr>
            <w:r>
              <w:rPr>
                <w:rFonts w:ascii="Verdana" w:hAnsi="Verdana"/>
                <w:color w:val="313131"/>
                <w:sz w:val="21"/>
                <w:szCs w:val="21"/>
              </w:rPr>
              <w:t>X</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40448F" w:rsidRDefault="0040448F">
            <w:pPr>
              <w:spacing w:after="300"/>
              <w:rPr>
                <w:rFonts w:ascii="Verdana" w:hAnsi="Verdana"/>
                <w:color w:val="313131"/>
                <w:sz w:val="21"/>
                <w:szCs w:val="21"/>
              </w:rPr>
            </w:pPr>
            <w:r>
              <w:rPr>
                <w:rFonts w:ascii="Verdana" w:hAnsi="Verdana"/>
                <w:color w:val="313131"/>
                <w:sz w:val="21"/>
                <w:szCs w:val="21"/>
              </w:rPr>
              <w:t>X</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40448F" w:rsidRDefault="0040448F">
            <w:pPr>
              <w:spacing w:after="300"/>
              <w:rPr>
                <w:rFonts w:ascii="Verdana" w:hAnsi="Verdana"/>
                <w:color w:val="313131"/>
                <w:sz w:val="21"/>
                <w:szCs w:val="21"/>
              </w:rPr>
            </w:pPr>
            <w:r>
              <w:rPr>
                <w:rFonts w:ascii="Verdana" w:hAnsi="Verdana"/>
                <w:color w:val="313131"/>
                <w:sz w:val="21"/>
                <w:szCs w:val="21"/>
              </w:rPr>
              <w:t>X</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40448F" w:rsidRDefault="0040448F">
            <w:pPr>
              <w:spacing w:after="300"/>
              <w:rPr>
                <w:rFonts w:ascii="Verdana" w:hAnsi="Verdana"/>
                <w:color w:val="313131"/>
                <w:sz w:val="21"/>
                <w:szCs w:val="21"/>
              </w:rPr>
            </w:pPr>
            <w:r>
              <w:rPr>
                <w:rFonts w:ascii="Verdana" w:hAnsi="Verdana"/>
                <w:color w:val="313131"/>
                <w:sz w:val="21"/>
                <w:szCs w:val="21"/>
              </w:rPr>
              <w:t> </w:t>
            </w:r>
          </w:p>
        </w:tc>
      </w:tr>
      <w:tr w:rsidR="0040448F" w:rsidTr="0040448F">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40448F" w:rsidRDefault="0040448F">
            <w:pPr>
              <w:spacing w:after="300"/>
              <w:rPr>
                <w:rFonts w:ascii="Verdana" w:hAnsi="Verdana"/>
                <w:color w:val="313131"/>
                <w:sz w:val="21"/>
                <w:szCs w:val="21"/>
              </w:rPr>
            </w:pPr>
            <w:r>
              <w:rPr>
                <w:rFonts w:ascii="Verdana" w:hAnsi="Verdana"/>
                <w:color w:val="313131"/>
                <w:sz w:val="21"/>
                <w:szCs w:val="21"/>
              </w:rPr>
              <w:t>OSCache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40448F" w:rsidRDefault="0040448F">
            <w:pPr>
              <w:spacing w:after="300"/>
              <w:rPr>
                <w:rFonts w:ascii="Verdana" w:hAnsi="Verdana"/>
                <w:color w:val="313131"/>
                <w:sz w:val="21"/>
                <w:szCs w:val="21"/>
              </w:rPr>
            </w:pPr>
            <w:r>
              <w:rPr>
                <w:rFonts w:ascii="Verdana" w:hAnsi="Verdana"/>
                <w:color w:val="313131"/>
                <w:sz w:val="21"/>
                <w:szCs w:val="21"/>
              </w:rPr>
              <w:t>X</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40448F" w:rsidRDefault="0040448F">
            <w:pPr>
              <w:spacing w:after="300"/>
              <w:rPr>
                <w:rFonts w:ascii="Verdana" w:hAnsi="Verdana"/>
                <w:color w:val="313131"/>
                <w:sz w:val="21"/>
                <w:szCs w:val="21"/>
              </w:rPr>
            </w:pPr>
            <w:r>
              <w:rPr>
                <w:rFonts w:ascii="Verdana" w:hAnsi="Verdana"/>
                <w:color w:val="313131"/>
                <w:sz w:val="21"/>
                <w:szCs w:val="21"/>
              </w:rPr>
              <w:t>X</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40448F" w:rsidRDefault="0040448F">
            <w:pPr>
              <w:spacing w:after="300"/>
              <w:rPr>
                <w:rFonts w:ascii="Verdana" w:hAnsi="Verdana"/>
                <w:color w:val="313131"/>
                <w:sz w:val="21"/>
                <w:szCs w:val="21"/>
              </w:rPr>
            </w:pPr>
            <w:r>
              <w:rPr>
                <w:rFonts w:ascii="Verdana" w:hAnsi="Verdana"/>
                <w:color w:val="313131"/>
                <w:sz w:val="21"/>
                <w:szCs w:val="21"/>
              </w:rPr>
              <w:t>X</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40448F" w:rsidRDefault="0040448F">
            <w:pPr>
              <w:spacing w:after="300"/>
              <w:rPr>
                <w:rFonts w:ascii="Verdana" w:hAnsi="Verdana"/>
                <w:color w:val="313131"/>
                <w:sz w:val="21"/>
                <w:szCs w:val="21"/>
              </w:rPr>
            </w:pPr>
            <w:r>
              <w:rPr>
                <w:rFonts w:ascii="Verdana" w:hAnsi="Verdana"/>
                <w:color w:val="313131"/>
                <w:sz w:val="21"/>
                <w:szCs w:val="21"/>
              </w:rPr>
              <w:t> </w:t>
            </w:r>
          </w:p>
        </w:tc>
      </w:tr>
      <w:tr w:rsidR="0040448F" w:rsidTr="0040448F">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40448F" w:rsidRDefault="0040448F">
            <w:pPr>
              <w:spacing w:after="300"/>
              <w:rPr>
                <w:rFonts w:ascii="Verdana" w:hAnsi="Verdana"/>
                <w:color w:val="313131"/>
                <w:sz w:val="21"/>
                <w:szCs w:val="21"/>
              </w:rPr>
            </w:pPr>
            <w:r>
              <w:rPr>
                <w:rFonts w:ascii="Verdana" w:hAnsi="Verdana"/>
                <w:color w:val="313131"/>
                <w:sz w:val="21"/>
                <w:szCs w:val="21"/>
              </w:rPr>
              <w:t>SwarmCache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40448F" w:rsidRDefault="0040448F">
            <w:pPr>
              <w:spacing w:after="300"/>
              <w:rPr>
                <w:rFonts w:ascii="Verdana" w:hAnsi="Verdana"/>
                <w:color w:val="313131"/>
                <w:sz w:val="21"/>
                <w:szCs w:val="21"/>
              </w:rPr>
            </w:pPr>
            <w:r>
              <w:rPr>
                <w:rFonts w:ascii="Verdana" w:hAnsi="Verdana"/>
                <w:color w:val="313131"/>
                <w:sz w:val="21"/>
                <w:szCs w:val="21"/>
              </w:rPr>
              <w:t>X</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40448F" w:rsidRDefault="0040448F">
            <w:pPr>
              <w:spacing w:after="300"/>
              <w:rPr>
                <w:rFonts w:ascii="Verdana" w:hAnsi="Verdana"/>
                <w:color w:val="313131"/>
                <w:sz w:val="21"/>
                <w:szCs w:val="21"/>
              </w:rPr>
            </w:pPr>
            <w:r>
              <w:rPr>
                <w:rFonts w:ascii="Verdana" w:hAnsi="Verdana"/>
                <w:color w:val="313131"/>
                <w:sz w:val="21"/>
                <w:szCs w:val="21"/>
              </w:rPr>
              <w:t>X</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40448F" w:rsidRDefault="0040448F">
            <w:pPr>
              <w:spacing w:after="300"/>
              <w:rPr>
                <w:rFonts w:ascii="Verdana" w:hAnsi="Verdana"/>
                <w:color w:val="313131"/>
                <w:sz w:val="21"/>
                <w:szCs w:val="21"/>
              </w:rPr>
            </w:pPr>
            <w:r>
              <w:rPr>
                <w:rFonts w:ascii="Verdana" w:hAnsi="Verdana"/>
                <w:color w:val="313131"/>
                <w:sz w:val="21"/>
                <w:szCs w:val="21"/>
              </w:rPr>
              <w:t>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40448F" w:rsidRDefault="0040448F">
            <w:pPr>
              <w:spacing w:after="300"/>
              <w:rPr>
                <w:rFonts w:ascii="Verdana" w:hAnsi="Verdana"/>
                <w:color w:val="313131"/>
                <w:sz w:val="21"/>
                <w:szCs w:val="21"/>
              </w:rPr>
            </w:pPr>
            <w:r>
              <w:rPr>
                <w:rFonts w:ascii="Verdana" w:hAnsi="Verdana"/>
                <w:color w:val="313131"/>
                <w:sz w:val="21"/>
                <w:szCs w:val="21"/>
              </w:rPr>
              <w:t> </w:t>
            </w:r>
          </w:p>
        </w:tc>
      </w:tr>
      <w:tr w:rsidR="0040448F" w:rsidTr="0040448F">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40448F" w:rsidRDefault="0040448F">
            <w:pPr>
              <w:spacing w:after="300"/>
              <w:rPr>
                <w:rFonts w:ascii="Verdana" w:hAnsi="Verdana"/>
                <w:color w:val="313131"/>
                <w:sz w:val="21"/>
                <w:szCs w:val="21"/>
              </w:rPr>
            </w:pPr>
            <w:r>
              <w:rPr>
                <w:rFonts w:ascii="Verdana" w:hAnsi="Verdana"/>
                <w:color w:val="313131"/>
                <w:sz w:val="21"/>
                <w:szCs w:val="21"/>
              </w:rPr>
              <w:t>JBoss Cache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40448F" w:rsidRDefault="0040448F">
            <w:pPr>
              <w:spacing w:after="300"/>
              <w:rPr>
                <w:rFonts w:ascii="Verdana" w:hAnsi="Verdana"/>
                <w:color w:val="313131"/>
                <w:sz w:val="21"/>
                <w:szCs w:val="21"/>
              </w:rPr>
            </w:pPr>
            <w:r>
              <w:rPr>
                <w:rFonts w:ascii="Verdana" w:hAnsi="Verdana"/>
                <w:color w:val="313131"/>
                <w:sz w:val="21"/>
                <w:szCs w:val="21"/>
              </w:rPr>
              <w:t>X</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40448F" w:rsidRDefault="0040448F">
            <w:pPr>
              <w:spacing w:after="300"/>
              <w:rPr>
                <w:rFonts w:ascii="Verdana" w:hAnsi="Verdana"/>
                <w:color w:val="313131"/>
                <w:sz w:val="21"/>
                <w:szCs w:val="21"/>
              </w:rPr>
            </w:pPr>
            <w:r>
              <w:rPr>
                <w:rFonts w:ascii="Verdana" w:hAnsi="Verdana"/>
                <w:color w:val="313131"/>
                <w:sz w:val="21"/>
                <w:szCs w:val="21"/>
              </w:rPr>
              <w:t>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40448F" w:rsidRDefault="0040448F">
            <w:pPr>
              <w:spacing w:after="300"/>
              <w:rPr>
                <w:rFonts w:ascii="Verdana" w:hAnsi="Verdana"/>
                <w:color w:val="313131"/>
                <w:sz w:val="21"/>
                <w:szCs w:val="21"/>
              </w:rPr>
            </w:pPr>
            <w:r>
              <w:rPr>
                <w:rFonts w:ascii="Verdana" w:hAnsi="Verdana"/>
                <w:color w:val="313131"/>
                <w:sz w:val="21"/>
                <w:szCs w:val="21"/>
              </w:rPr>
              <w:t>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40448F" w:rsidRDefault="0040448F">
            <w:pPr>
              <w:spacing w:after="300"/>
              <w:rPr>
                <w:rFonts w:ascii="Verdana" w:hAnsi="Verdana"/>
                <w:color w:val="313131"/>
                <w:sz w:val="21"/>
                <w:szCs w:val="21"/>
              </w:rPr>
            </w:pPr>
            <w:r>
              <w:rPr>
                <w:rFonts w:ascii="Verdana" w:hAnsi="Verdana"/>
                <w:color w:val="313131"/>
                <w:sz w:val="21"/>
                <w:szCs w:val="21"/>
              </w:rPr>
              <w:t>X</w:t>
            </w:r>
          </w:p>
        </w:tc>
      </w:tr>
    </w:tbl>
    <w:p w:rsidR="0040448F" w:rsidRDefault="0040448F" w:rsidP="0040448F">
      <w:pPr>
        <w:pStyle w:val="NormalWeb"/>
        <w:spacing w:before="0" w:beforeAutospacing="0" w:after="240" w:afterAutospacing="0" w:line="360" w:lineRule="atLeast"/>
        <w:ind w:left="48" w:right="48"/>
        <w:jc w:val="both"/>
        <w:rPr>
          <w:ins w:id="99" w:author="Unknown"/>
          <w:rFonts w:ascii="Verdana" w:hAnsi="Verdana"/>
          <w:color w:val="000000"/>
        </w:rPr>
      </w:pPr>
      <w:ins w:id="100" w:author="Unknown">
        <w:r>
          <w:rPr>
            <w:rFonts w:ascii="Verdana" w:hAnsi="Verdana"/>
            <w:color w:val="000000"/>
          </w:rPr>
          <w:t>You will specify a cache provider in hibernate.cfg.xml configuration file. We choose EHCache as our second-level cache provider:</w:t>
        </w:r>
      </w:ins>
    </w:p>
    <w:p w:rsidR="0040448F" w:rsidRDefault="0040448F" w:rsidP="0040448F">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ins w:id="101" w:author="Unknown"/>
          <w:rStyle w:val="pln"/>
          <w:rFonts w:ascii="Consolas" w:eastAsiaTheme="majorEastAsia" w:hAnsi="Consolas" w:cs="Consolas"/>
          <w:color w:val="313131"/>
          <w:sz w:val="18"/>
          <w:szCs w:val="18"/>
        </w:rPr>
      </w:pPr>
      <w:ins w:id="102" w:author="Unknown">
        <w:r>
          <w:rPr>
            <w:rStyle w:val="pun"/>
            <w:rFonts w:ascii="Consolas" w:hAnsi="Consolas" w:cs="Consolas"/>
            <w:color w:val="666600"/>
            <w:sz w:val="18"/>
            <w:szCs w:val="18"/>
          </w:rPr>
          <w:t>&lt;?</w:t>
        </w:r>
        <w:r>
          <w:rPr>
            <w:rStyle w:val="pln"/>
            <w:rFonts w:ascii="Consolas" w:eastAsiaTheme="majorEastAsia" w:hAnsi="Consolas" w:cs="Consolas"/>
            <w:color w:val="313131"/>
            <w:sz w:val="18"/>
            <w:szCs w:val="18"/>
          </w:rPr>
          <w:t>xml version</w:t>
        </w:r>
        <w:r>
          <w:rPr>
            <w:rStyle w:val="pun"/>
            <w:rFonts w:ascii="Consolas" w:hAnsi="Consolas" w:cs="Consolas"/>
            <w:color w:val="666600"/>
            <w:sz w:val="18"/>
            <w:szCs w:val="18"/>
          </w:rPr>
          <w:t>=</w:t>
        </w:r>
        <w:r>
          <w:rPr>
            <w:rStyle w:val="str"/>
            <w:rFonts w:ascii="Consolas" w:eastAsiaTheme="majorEastAsia" w:hAnsi="Consolas" w:cs="Consolas"/>
            <w:color w:val="008800"/>
            <w:sz w:val="18"/>
            <w:szCs w:val="18"/>
          </w:rPr>
          <w:t>"1.0"</w:t>
        </w:r>
        <w:r>
          <w:rPr>
            <w:rStyle w:val="pln"/>
            <w:rFonts w:ascii="Consolas" w:eastAsiaTheme="majorEastAsia" w:hAnsi="Consolas" w:cs="Consolas"/>
            <w:color w:val="313131"/>
            <w:sz w:val="18"/>
            <w:szCs w:val="18"/>
          </w:rPr>
          <w:t xml:space="preserve"> encoding</w:t>
        </w:r>
        <w:r>
          <w:rPr>
            <w:rStyle w:val="pun"/>
            <w:rFonts w:ascii="Consolas" w:hAnsi="Consolas" w:cs="Consolas"/>
            <w:color w:val="666600"/>
            <w:sz w:val="18"/>
            <w:szCs w:val="18"/>
          </w:rPr>
          <w:t>=</w:t>
        </w:r>
        <w:r>
          <w:rPr>
            <w:rStyle w:val="str"/>
            <w:rFonts w:ascii="Consolas" w:eastAsiaTheme="majorEastAsia" w:hAnsi="Consolas" w:cs="Consolas"/>
            <w:color w:val="008800"/>
            <w:sz w:val="18"/>
            <w:szCs w:val="18"/>
          </w:rPr>
          <w:t>"utf-8"</w:t>
        </w:r>
        <w:r>
          <w:rPr>
            <w:rStyle w:val="pun"/>
            <w:rFonts w:ascii="Consolas" w:hAnsi="Consolas" w:cs="Consolas"/>
            <w:color w:val="666600"/>
            <w:sz w:val="18"/>
            <w:szCs w:val="18"/>
          </w:rPr>
          <w:t>?&gt;</w:t>
        </w:r>
      </w:ins>
    </w:p>
    <w:p w:rsidR="0040448F" w:rsidRDefault="0040448F" w:rsidP="0040448F">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ins w:id="103" w:author="Unknown"/>
          <w:rStyle w:val="dec"/>
          <w:rFonts w:ascii="Consolas" w:hAnsi="Consolas" w:cs="Consolas"/>
          <w:color w:val="7F0055"/>
          <w:sz w:val="18"/>
          <w:szCs w:val="18"/>
        </w:rPr>
      </w:pPr>
      <w:ins w:id="104" w:author="Unknown">
        <w:r>
          <w:rPr>
            <w:rStyle w:val="dec"/>
            <w:rFonts w:ascii="Consolas" w:hAnsi="Consolas" w:cs="Consolas"/>
            <w:color w:val="7F0055"/>
            <w:sz w:val="18"/>
            <w:szCs w:val="18"/>
          </w:rPr>
          <w:t xml:space="preserve">&lt;!DOCTYPE hibernate-configuration SYSTEM </w:t>
        </w:r>
      </w:ins>
    </w:p>
    <w:p w:rsidR="0040448F" w:rsidRDefault="0040448F" w:rsidP="0040448F">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ins w:id="105" w:author="Unknown"/>
          <w:rStyle w:val="pln"/>
          <w:rFonts w:ascii="Consolas" w:eastAsiaTheme="majorEastAsia" w:hAnsi="Consolas" w:cs="Consolas"/>
          <w:color w:val="313131"/>
          <w:sz w:val="18"/>
          <w:szCs w:val="18"/>
        </w:rPr>
      </w:pPr>
      <w:ins w:id="106" w:author="Unknown">
        <w:r>
          <w:rPr>
            <w:rStyle w:val="dec"/>
            <w:rFonts w:ascii="Consolas" w:hAnsi="Consolas" w:cs="Consolas"/>
            <w:color w:val="7F0055"/>
            <w:sz w:val="18"/>
            <w:szCs w:val="18"/>
          </w:rPr>
          <w:t>"http://www.hibernate.org/dtd/hibernate-configuration-3.0.dtd"&gt;</w:t>
        </w:r>
      </w:ins>
    </w:p>
    <w:p w:rsidR="0040448F" w:rsidRDefault="0040448F" w:rsidP="0040448F">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ins w:id="107" w:author="Unknown"/>
          <w:rStyle w:val="pln"/>
          <w:rFonts w:ascii="Consolas" w:eastAsiaTheme="majorEastAsia" w:hAnsi="Consolas" w:cs="Consolas"/>
          <w:color w:val="313131"/>
          <w:sz w:val="18"/>
          <w:szCs w:val="18"/>
        </w:rPr>
      </w:pPr>
    </w:p>
    <w:p w:rsidR="0040448F" w:rsidRDefault="0040448F" w:rsidP="0040448F">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ins w:id="108" w:author="Unknown"/>
          <w:rStyle w:val="pln"/>
          <w:rFonts w:ascii="Consolas" w:eastAsiaTheme="majorEastAsia" w:hAnsi="Consolas" w:cs="Consolas"/>
          <w:color w:val="313131"/>
          <w:sz w:val="18"/>
          <w:szCs w:val="18"/>
        </w:rPr>
      </w:pPr>
      <w:ins w:id="109" w:author="Unknown">
        <w:r>
          <w:rPr>
            <w:rStyle w:val="tag"/>
            <w:rFonts w:ascii="Consolas" w:hAnsi="Consolas" w:cs="Consolas"/>
            <w:color w:val="000088"/>
            <w:sz w:val="18"/>
            <w:szCs w:val="18"/>
          </w:rPr>
          <w:t>&lt;hibernate-configuration&gt;</w:t>
        </w:r>
      </w:ins>
    </w:p>
    <w:p w:rsidR="0040448F" w:rsidRDefault="0040448F" w:rsidP="0040448F">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ins w:id="110" w:author="Unknown"/>
          <w:rStyle w:val="pln"/>
          <w:rFonts w:ascii="Consolas" w:eastAsiaTheme="majorEastAsia" w:hAnsi="Consolas" w:cs="Consolas"/>
          <w:color w:val="313131"/>
          <w:sz w:val="18"/>
          <w:szCs w:val="18"/>
        </w:rPr>
      </w:pPr>
      <w:ins w:id="111" w:author="Unknown">
        <w:r>
          <w:rPr>
            <w:rStyle w:val="pln"/>
            <w:rFonts w:ascii="Consolas" w:eastAsiaTheme="majorEastAsia" w:hAnsi="Consolas" w:cs="Consolas"/>
            <w:color w:val="313131"/>
            <w:sz w:val="18"/>
            <w:szCs w:val="18"/>
          </w:rPr>
          <w:t xml:space="preserve">   </w:t>
        </w:r>
        <w:r>
          <w:rPr>
            <w:rStyle w:val="tag"/>
            <w:rFonts w:ascii="Consolas" w:hAnsi="Consolas" w:cs="Consolas"/>
            <w:color w:val="000088"/>
            <w:sz w:val="18"/>
            <w:szCs w:val="18"/>
          </w:rPr>
          <w:t>&lt;session-factory&gt;</w:t>
        </w:r>
      </w:ins>
    </w:p>
    <w:p w:rsidR="0040448F" w:rsidRDefault="0040448F" w:rsidP="0040448F">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ins w:id="112" w:author="Unknown"/>
          <w:rStyle w:val="pln"/>
          <w:rFonts w:ascii="Consolas" w:eastAsiaTheme="majorEastAsia" w:hAnsi="Consolas" w:cs="Consolas"/>
          <w:color w:val="313131"/>
          <w:sz w:val="18"/>
          <w:szCs w:val="18"/>
        </w:rPr>
      </w:pPr>
      <w:ins w:id="113" w:author="Unknown">
        <w:r>
          <w:rPr>
            <w:rStyle w:val="pln"/>
            <w:rFonts w:ascii="Consolas" w:eastAsiaTheme="majorEastAsia" w:hAnsi="Consolas" w:cs="Consolas"/>
            <w:color w:val="313131"/>
            <w:sz w:val="18"/>
            <w:szCs w:val="18"/>
          </w:rPr>
          <w:t xml:space="preserve">   </w:t>
        </w:r>
        <w:r>
          <w:rPr>
            <w:rStyle w:val="tag"/>
            <w:rFonts w:ascii="Consolas" w:hAnsi="Consolas" w:cs="Consolas"/>
            <w:color w:val="000088"/>
            <w:sz w:val="18"/>
            <w:szCs w:val="18"/>
          </w:rPr>
          <w:t>&lt;property</w:t>
        </w:r>
        <w:r>
          <w:rPr>
            <w:rStyle w:val="pln"/>
            <w:rFonts w:ascii="Consolas" w:eastAsiaTheme="majorEastAsia" w:hAnsi="Consolas" w:cs="Consolas"/>
            <w:color w:val="313131"/>
            <w:sz w:val="18"/>
            <w:szCs w:val="18"/>
          </w:rPr>
          <w:t xml:space="preserve"> </w:t>
        </w:r>
        <w:r>
          <w:rPr>
            <w:rStyle w:val="atn"/>
            <w:rFonts w:ascii="Consolas" w:hAnsi="Consolas" w:cs="Consolas"/>
            <w:color w:val="7F0055"/>
            <w:sz w:val="18"/>
            <w:szCs w:val="18"/>
          </w:rPr>
          <w:t>name</w:t>
        </w:r>
        <w:r>
          <w:rPr>
            <w:rStyle w:val="pun"/>
            <w:rFonts w:ascii="Consolas" w:hAnsi="Consolas" w:cs="Consolas"/>
            <w:color w:val="666600"/>
            <w:sz w:val="18"/>
            <w:szCs w:val="18"/>
          </w:rPr>
          <w:t>=</w:t>
        </w:r>
        <w:r>
          <w:rPr>
            <w:rStyle w:val="atv"/>
            <w:rFonts w:ascii="Consolas" w:hAnsi="Consolas" w:cs="Consolas"/>
            <w:color w:val="008800"/>
            <w:sz w:val="18"/>
            <w:szCs w:val="18"/>
          </w:rPr>
          <w:t>"hibernate.dialect"</w:t>
        </w:r>
        <w:r>
          <w:rPr>
            <w:rStyle w:val="tag"/>
            <w:rFonts w:ascii="Consolas" w:hAnsi="Consolas" w:cs="Consolas"/>
            <w:color w:val="000088"/>
            <w:sz w:val="18"/>
            <w:szCs w:val="18"/>
          </w:rPr>
          <w:t>&gt;</w:t>
        </w:r>
      </w:ins>
    </w:p>
    <w:p w:rsidR="0040448F" w:rsidRDefault="0040448F" w:rsidP="0040448F">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ins w:id="114" w:author="Unknown"/>
          <w:rStyle w:val="pln"/>
          <w:rFonts w:ascii="Consolas" w:eastAsiaTheme="majorEastAsia" w:hAnsi="Consolas" w:cs="Consolas"/>
          <w:color w:val="313131"/>
          <w:sz w:val="18"/>
          <w:szCs w:val="18"/>
        </w:rPr>
      </w:pPr>
      <w:ins w:id="115" w:author="Unknown">
        <w:r>
          <w:rPr>
            <w:rStyle w:val="pln"/>
            <w:rFonts w:ascii="Consolas" w:eastAsiaTheme="majorEastAsia" w:hAnsi="Consolas" w:cs="Consolas"/>
            <w:color w:val="313131"/>
            <w:sz w:val="18"/>
            <w:szCs w:val="18"/>
          </w:rPr>
          <w:t xml:space="preserve">      org.hibernate.dialect.MySQLDialect</w:t>
        </w:r>
      </w:ins>
    </w:p>
    <w:p w:rsidR="0040448F" w:rsidRDefault="0040448F" w:rsidP="0040448F">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ins w:id="116" w:author="Unknown"/>
          <w:rStyle w:val="pln"/>
          <w:rFonts w:ascii="Consolas" w:eastAsiaTheme="majorEastAsia" w:hAnsi="Consolas" w:cs="Consolas"/>
          <w:color w:val="313131"/>
          <w:sz w:val="18"/>
          <w:szCs w:val="18"/>
        </w:rPr>
      </w:pPr>
      <w:ins w:id="117" w:author="Unknown">
        <w:r>
          <w:rPr>
            <w:rStyle w:val="pln"/>
            <w:rFonts w:ascii="Consolas" w:eastAsiaTheme="majorEastAsia" w:hAnsi="Consolas" w:cs="Consolas"/>
            <w:color w:val="313131"/>
            <w:sz w:val="18"/>
            <w:szCs w:val="18"/>
          </w:rPr>
          <w:t xml:space="preserve">   </w:t>
        </w:r>
        <w:r>
          <w:rPr>
            <w:rStyle w:val="tag"/>
            <w:rFonts w:ascii="Consolas" w:hAnsi="Consolas" w:cs="Consolas"/>
            <w:color w:val="000088"/>
            <w:sz w:val="18"/>
            <w:szCs w:val="18"/>
          </w:rPr>
          <w:t>&lt;/property&gt;</w:t>
        </w:r>
      </w:ins>
    </w:p>
    <w:p w:rsidR="0040448F" w:rsidRDefault="0040448F" w:rsidP="0040448F">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ins w:id="118" w:author="Unknown"/>
          <w:rStyle w:val="pln"/>
          <w:rFonts w:ascii="Consolas" w:eastAsiaTheme="majorEastAsia" w:hAnsi="Consolas" w:cs="Consolas"/>
          <w:color w:val="313131"/>
          <w:sz w:val="18"/>
          <w:szCs w:val="18"/>
        </w:rPr>
      </w:pPr>
      <w:ins w:id="119" w:author="Unknown">
        <w:r>
          <w:rPr>
            <w:rStyle w:val="pln"/>
            <w:rFonts w:ascii="Consolas" w:eastAsiaTheme="majorEastAsia" w:hAnsi="Consolas" w:cs="Consolas"/>
            <w:color w:val="313131"/>
            <w:sz w:val="18"/>
            <w:szCs w:val="18"/>
          </w:rPr>
          <w:t xml:space="preserve">   </w:t>
        </w:r>
        <w:r>
          <w:rPr>
            <w:rStyle w:val="tag"/>
            <w:rFonts w:ascii="Consolas" w:hAnsi="Consolas" w:cs="Consolas"/>
            <w:color w:val="000088"/>
            <w:sz w:val="18"/>
            <w:szCs w:val="18"/>
          </w:rPr>
          <w:t>&lt;property</w:t>
        </w:r>
        <w:r>
          <w:rPr>
            <w:rStyle w:val="pln"/>
            <w:rFonts w:ascii="Consolas" w:eastAsiaTheme="majorEastAsia" w:hAnsi="Consolas" w:cs="Consolas"/>
            <w:color w:val="313131"/>
            <w:sz w:val="18"/>
            <w:szCs w:val="18"/>
          </w:rPr>
          <w:t xml:space="preserve"> </w:t>
        </w:r>
        <w:r>
          <w:rPr>
            <w:rStyle w:val="atn"/>
            <w:rFonts w:ascii="Consolas" w:hAnsi="Consolas" w:cs="Consolas"/>
            <w:color w:val="7F0055"/>
            <w:sz w:val="18"/>
            <w:szCs w:val="18"/>
          </w:rPr>
          <w:t>name</w:t>
        </w:r>
        <w:r>
          <w:rPr>
            <w:rStyle w:val="pun"/>
            <w:rFonts w:ascii="Consolas" w:hAnsi="Consolas" w:cs="Consolas"/>
            <w:color w:val="666600"/>
            <w:sz w:val="18"/>
            <w:szCs w:val="18"/>
          </w:rPr>
          <w:t>=</w:t>
        </w:r>
        <w:r>
          <w:rPr>
            <w:rStyle w:val="atv"/>
            <w:rFonts w:ascii="Consolas" w:hAnsi="Consolas" w:cs="Consolas"/>
            <w:color w:val="008800"/>
            <w:sz w:val="18"/>
            <w:szCs w:val="18"/>
          </w:rPr>
          <w:t>"hibernate.connection.driver_class"</w:t>
        </w:r>
        <w:r>
          <w:rPr>
            <w:rStyle w:val="tag"/>
            <w:rFonts w:ascii="Consolas" w:hAnsi="Consolas" w:cs="Consolas"/>
            <w:color w:val="000088"/>
            <w:sz w:val="18"/>
            <w:szCs w:val="18"/>
          </w:rPr>
          <w:t>&gt;</w:t>
        </w:r>
      </w:ins>
    </w:p>
    <w:p w:rsidR="0040448F" w:rsidRDefault="0040448F" w:rsidP="0040448F">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ins w:id="120" w:author="Unknown"/>
          <w:rStyle w:val="pln"/>
          <w:rFonts w:ascii="Consolas" w:eastAsiaTheme="majorEastAsia" w:hAnsi="Consolas" w:cs="Consolas"/>
          <w:color w:val="313131"/>
          <w:sz w:val="18"/>
          <w:szCs w:val="18"/>
        </w:rPr>
      </w:pPr>
      <w:ins w:id="121" w:author="Unknown">
        <w:r>
          <w:rPr>
            <w:rStyle w:val="pln"/>
            <w:rFonts w:ascii="Consolas" w:eastAsiaTheme="majorEastAsia" w:hAnsi="Consolas" w:cs="Consolas"/>
            <w:color w:val="313131"/>
            <w:sz w:val="18"/>
            <w:szCs w:val="18"/>
          </w:rPr>
          <w:t xml:space="preserve">      com.mysql.jdbc.Driver</w:t>
        </w:r>
      </w:ins>
    </w:p>
    <w:p w:rsidR="0040448F" w:rsidRDefault="0040448F" w:rsidP="0040448F">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ins w:id="122" w:author="Unknown"/>
          <w:rStyle w:val="pln"/>
          <w:rFonts w:ascii="Consolas" w:eastAsiaTheme="majorEastAsia" w:hAnsi="Consolas" w:cs="Consolas"/>
          <w:color w:val="313131"/>
          <w:sz w:val="18"/>
          <w:szCs w:val="18"/>
        </w:rPr>
      </w:pPr>
      <w:ins w:id="123" w:author="Unknown">
        <w:r>
          <w:rPr>
            <w:rStyle w:val="pln"/>
            <w:rFonts w:ascii="Consolas" w:eastAsiaTheme="majorEastAsia" w:hAnsi="Consolas" w:cs="Consolas"/>
            <w:color w:val="313131"/>
            <w:sz w:val="18"/>
            <w:szCs w:val="18"/>
          </w:rPr>
          <w:t xml:space="preserve">   </w:t>
        </w:r>
        <w:r>
          <w:rPr>
            <w:rStyle w:val="tag"/>
            <w:rFonts w:ascii="Consolas" w:hAnsi="Consolas" w:cs="Consolas"/>
            <w:color w:val="000088"/>
            <w:sz w:val="18"/>
            <w:szCs w:val="18"/>
          </w:rPr>
          <w:t>&lt;/property&gt;</w:t>
        </w:r>
      </w:ins>
    </w:p>
    <w:p w:rsidR="0040448F" w:rsidRDefault="0040448F" w:rsidP="0040448F">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ins w:id="124" w:author="Unknown"/>
          <w:rStyle w:val="pln"/>
          <w:rFonts w:ascii="Consolas" w:eastAsiaTheme="majorEastAsia" w:hAnsi="Consolas" w:cs="Consolas"/>
          <w:color w:val="313131"/>
          <w:sz w:val="18"/>
          <w:szCs w:val="18"/>
        </w:rPr>
      </w:pPr>
    </w:p>
    <w:p w:rsidR="0040448F" w:rsidRDefault="0040448F" w:rsidP="0040448F">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ins w:id="125" w:author="Unknown"/>
          <w:rStyle w:val="pln"/>
          <w:rFonts w:ascii="Consolas" w:eastAsiaTheme="majorEastAsia" w:hAnsi="Consolas" w:cs="Consolas"/>
          <w:color w:val="313131"/>
          <w:sz w:val="18"/>
          <w:szCs w:val="18"/>
        </w:rPr>
      </w:pPr>
      <w:ins w:id="126" w:author="Unknown">
        <w:r>
          <w:rPr>
            <w:rStyle w:val="pln"/>
            <w:rFonts w:ascii="Consolas" w:eastAsiaTheme="majorEastAsia" w:hAnsi="Consolas" w:cs="Consolas"/>
            <w:color w:val="313131"/>
            <w:sz w:val="18"/>
            <w:szCs w:val="18"/>
          </w:rPr>
          <w:t xml:space="preserve">   </w:t>
        </w:r>
        <w:r>
          <w:rPr>
            <w:rStyle w:val="com"/>
            <w:rFonts w:ascii="Consolas" w:hAnsi="Consolas" w:cs="Consolas"/>
            <w:color w:val="880000"/>
            <w:sz w:val="18"/>
            <w:szCs w:val="18"/>
          </w:rPr>
          <w:t>&lt;!-- Assume students is the database name --&gt;</w:t>
        </w:r>
      </w:ins>
    </w:p>
    <w:p w:rsidR="0040448F" w:rsidRDefault="0040448F" w:rsidP="0040448F">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ins w:id="127" w:author="Unknown"/>
          <w:rStyle w:val="pln"/>
          <w:rFonts w:ascii="Consolas" w:eastAsiaTheme="majorEastAsia" w:hAnsi="Consolas" w:cs="Consolas"/>
          <w:color w:val="313131"/>
          <w:sz w:val="18"/>
          <w:szCs w:val="18"/>
        </w:rPr>
      </w:pPr>
      <w:ins w:id="128" w:author="Unknown">
        <w:r>
          <w:rPr>
            <w:rStyle w:val="pln"/>
            <w:rFonts w:ascii="Consolas" w:eastAsiaTheme="majorEastAsia" w:hAnsi="Consolas" w:cs="Consolas"/>
            <w:color w:val="313131"/>
            <w:sz w:val="18"/>
            <w:szCs w:val="18"/>
          </w:rPr>
          <w:t xml:space="preserve">   </w:t>
        </w:r>
        <w:r>
          <w:rPr>
            <w:rStyle w:val="tag"/>
            <w:rFonts w:ascii="Consolas" w:hAnsi="Consolas" w:cs="Consolas"/>
            <w:color w:val="000088"/>
            <w:sz w:val="18"/>
            <w:szCs w:val="18"/>
          </w:rPr>
          <w:t>&lt;property</w:t>
        </w:r>
        <w:r>
          <w:rPr>
            <w:rStyle w:val="pln"/>
            <w:rFonts w:ascii="Consolas" w:eastAsiaTheme="majorEastAsia" w:hAnsi="Consolas" w:cs="Consolas"/>
            <w:color w:val="313131"/>
            <w:sz w:val="18"/>
            <w:szCs w:val="18"/>
          </w:rPr>
          <w:t xml:space="preserve"> </w:t>
        </w:r>
        <w:r>
          <w:rPr>
            <w:rStyle w:val="atn"/>
            <w:rFonts w:ascii="Consolas" w:hAnsi="Consolas" w:cs="Consolas"/>
            <w:color w:val="7F0055"/>
            <w:sz w:val="18"/>
            <w:szCs w:val="18"/>
          </w:rPr>
          <w:t>name</w:t>
        </w:r>
        <w:r>
          <w:rPr>
            <w:rStyle w:val="pun"/>
            <w:rFonts w:ascii="Consolas" w:hAnsi="Consolas" w:cs="Consolas"/>
            <w:color w:val="666600"/>
            <w:sz w:val="18"/>
            <w:szCs w:val="18"/>
          </w:rPr>
          <w:t>=</w:t>
        </w:r>
        <w:r>
          <w:rPr>
            <w:rStyle w:val="atv"/>
            <w:rFonts w:ascii="Consolas" w:hAnsi="Consolas" w:cs="Consolas"/>
            <w:color w:val="008800"/>
            <w:sz w:val="18"/>
            <w:szCs w:val="18"/>
          </w:rPr>
          <w:t>"hibernate.connection.url"</w:t>
        </w:r>
        <w:r>
          <w:rPr>
            <w:rStyle w:val="tag"/>
            <w:rFonts w:ascii="Consolas" w:hAnsi="Consolas" w:cs="Consolas"/>
            <w:color w:val="000088"/>
            <w:sz w:val="18"/>
            <w:szCs w:val="18"/>
          </w:rPr>
          <w:t>&gt;</w:t>
        </w:r>
      </w:ins>
    </w:p>
    <w:p w:rsidR="0040448F" w:rsidRDefault="0040448F" w:rsidP="0040448F">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ins w:id="129" w:author="Unknown"/>
          <w:rStyle w:val="pln"/>
          <w:rFonts w:ascii="Consolas" w:eastAsiaTheme="majorEastAsia" w:hAnsi="Consolas" w:cs="Consolas"/>
          <w:color w:val="313131"/>
          <w:sz w:val="18"/>
          <w:szCs w:val="18"/>
        </w:rPr>
      </w:pPr>
      <w:ins w:id="130" w:author="Unknown">
        <w:r>
          <w:rPr>
            <w:rStyle w:val="pln"/>
            <w:rFonts w:ascii="Consolas" w:eastAsiaTheme="majorEastAsia" w:hAnsi="Consolas" w:cs="Consolas"/>
            <w:color w:val="313131"/>
            <w:sz w:val="18"/>
            <w:szCs w:val="18"/>
          </w:rPr>
          <w:t xml:space="preserve">      jdbc:mysql://localhost/test</w:t>
        </w:r>
      </w:ins>
    </w:p>
    <w:p w:rsidR="0040448F" w:rsidRDefault="0040448F" w:rsidP="0040448F">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ins w:id="131" w:author="Unknown"/>
          <w:rStyle w:val="pln"/>
          <w:rFonts w:ascii="Consolas" w:eastAsiaTheme="majorEastAsia" w:hAnsi="Consolas" w:cs="Consolas"/>
          <w:color w:val="313131"/>
          <w:sz w:val="18"/>
          <w:szCs w:val="18"/>
        </w:rPr>
      </w:pPr>
      <w:ins w:id="132" w:author="Unknown">
        <w:r>
          <w:rPr>
            <w:rStyle w:val="pln"/>
            <w:rFonts w:ascii="Consolas" w:eastAsiaTheme="majorEastAsia" w:hAnsi="Consolas" w:cs="Consolas"/>
            <w:color w:val="313131"/>
            <w:sz w:val="18"/>
            <w:szCs w:val="18"/>
          </w:rPr>
          <w:t xml:space="preserve">   </w:t>
        </w:r>
        <w:r>
          <w:rPr>
            <w:rStyle w:val="tag"/>
            <w:rFonts w:ascii="Consolas" w:hAnsi="Consolas" w:cs="Consolas"/>
            <w:color w:val="000088"/>
            <w:sz w:val="18"/>
            <w:szCs w:val="18"/>
          </w:rPr>
          <w:t>&lt;/property&gt;</w:t>
        </w:r>
      </w:ins>
    </w:p>
    <w:p w:rsidR="0040448F" w:rsidRDefault="0040448F" w:rsidP="0040448F">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ins w:id="133" w:author="Unknown"/>
          <w:rStyle w:val="pln"/>
          <w:rFonts w:ascii="Consolas" w:eastAsiaTheme="majorEastAsia" w:hAnsi="Consolas" w:cs="Consolas"/>
          <w:color w:val="313131"/>
          <w:sz w:val="18"/>
          <w:szCs w:val="18"/>
        </w:rPr>
      </w:pPr>
      <w:ins w:id="134" w:author="Unknown">
        <w:r>
          <w:rPr>
            <w:rStyle w:val="pln"/>
            <w:rFonts w:ascii="Consolas" w:eastAsiaTheme="majorEastAsia" w:hAnsi="Consolas" w:cs="Consolas"/>
            <w:color w:val="313131"/>
            <w:sz w:val="18"/>
            <w:szCs w:val="18"/>
          </w:rPr>
          <w:t xml:space="preserve">   </w:t>
        </w:r>
        <w:r>
          <w:rPr>
            <w:rStyle w:val="tag"/>
            <w:rFonts w:ascii="Consolas" w:hAnsi="Consolas" w:cs="Consolas"/>
            <w:color w:val="000088"/>
            <w:sz w:val="18"/>
            <w:szCs w:val="18"/>
          </w:rPr>
          <w:t>&lt;property</w:t>
        </w:r>
        <w:r>
          <w:rPr>
            <w:rStyle w:val="pln"/>
            <w:rFonts w:ascii="Consolas" w:eastAsiaTheme="majorEastAsia" w:hAnsi="Consolas" w:cs="Consolas"/>
            <w:color w:val="313131"/>
            <w:sz w:val="18"/>
            <w:szCs w:val="18"/>
          </w:rPr>
          <w:t xml:space="preserve"> </w:t>
        </w:r>
        <w:r>
          <w:rPr>
            <w:rStyle w:val="atn"/>
            <w:rFonts w:ascii="Consolas" w:hAnsi="Consolas" w:cs="Consolas"/>
            <w:color w:val="7F0055"/>
            <w:sz w:val="18"/>
            <w:szCs w:val="18"/>
          </w:rPr>
          <w:t>name</w:t>
        </w:r>
        <w:r>
          <w:rPr>
            <w:rStyle w:val="pun"/>
            <w:rFonts w:ascii="Consolas" w:hAnsi="Consolas" w:cs="Consolas"/>
            <w:color w:val="666600"/>
            <w:sz w:val="18"/>
            <w:szCs w:val="18"/>
          </w:rPr>
          <w:t>=</w:t>
        </w:r>
        <w:r>
          <w:rPr>
            <w:rStyle w:val="atv"/>
            <w:rFonts w:ascii="Consolas" w:hAnsi="Consolas" w:cs="Consolas"/>
            <w:color w:val="008800"/>
            <w:sz w:val="18"/>
            <w:szCs w:val="18"/>
          </w:rPr>
          <w:t>"hibernate.connection.username"</w:t>
        </w:r>
        <w:r>
          <w:rPr>
            <w:rStyle w:val="tag"/>
            <w:rFonts w:ascii="Consolas" w:hAnsi="Consolas" w:cs="Consolas"/>
            <w:color w:val="000088"/>
            <w:sz w:val="18"/>
            <w:szCs w:val="18"/>
          </w:rPr>
          <w:t>&gt;</w:t>
        </w:r>
      </w:ins>
    </w:p>
    <w:p w:rsidR="0040448F" w:rsidRDefault="0040448F" w:rsidP="0040448F">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ins w:id="135" w:author="Unknown"/>
          <w:rStyle w:val="pln"/>
          <w:rFonts w:ascii="Consolas" w:eastAsiaTheme="majorEastAsia" w:hAnsi="Consolas" w:cs="Consolas"/>
          <w:color w:val="313131"/>
          <w:sz w:val="18"/>
          <w:szCs w:val="18"/>
        </w:rPr>
      </w:pPr>
      <w:ins w:id="136" w:author="Unknown">
        <w:r>
          <w:rPr>
            <w:rStyle w:val="pln"/>
            <w:rFonts w:ascii="Consolas" w:eastAsiaTheme="majorEastAsia" w:hAnsi="Consolas" w:cs="Consolas"/>
            <w:color w:val="313131"/>
            <w:sz w:val="18"/>
            <w:szCs w:val="18"/>
          </w:rPr>
          <w:lastRenderedPageBreak/>
          <w:t xml:space="preserve">      root</w:t>
        </w:r>
      </w:ins>
    </w:p>
    <w:p w:rsidR="0040448F" w:rsidRDefault="0040448F" w:rsidP="0040448F">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ins w:id="137" w:author="Unknown"/>
          <w:rStyle w:val="pln"/>
          <w:rFonts w:ascii="Consolas" w:eastAsiaTheme="majorEastAsia" w:hAnsi="Consolas" w:cs="Consolas"/>
          <w:color w:val="313131"/>
          <w:sz w:val="18"/>
          <w:szCs w:val="18"/>
        </w:rPr>
      </w:pPr>
      <w:ins w:id="138" w:author="Unknown">
        <w:r>
          <w:rPr>
            <w:rStyle w:val="pln"/>
            <w:rFonts w:ascii="Consolas" w:eastAsiaTheme="majorEastAsia" w:hAnsi="Consolas" w:cs="Consolas"/>
            <w:color w:val="313131"/>
            <w:sz w:val="18"/>
            <w:szCs w:val="18"/>
          </w:rPr>
          <w:t xml:space="preserve">   </w:t>
        </w:r>
        <w:r>
          <w:rPr>
            <w:rStyle w:val="tag"/>
            <w:rFonts w:ascii="Consolas" w:hAnsi="Consolas" w:cs="Consolas"/>
            <w:color w:val="000088"/>
            <w:sz w:val="18"/>
            <w:szCs w:val="18"/>
          </w:rPr>
          <w:t>&lt;/property&gt;</w:t>
        </w:r>
      </w:ins>
    </w:p>
    <w:p w:rsidR="0040448F" w:rsidRDefault="0040448F" w:rsidP="0040448F">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ins w:id="139" w:author="Unknown"/>
          <w:rStyle w:val="pln"/>
          <w:rFonts w:ascii="Consolas" w:eastAsiaTheme="majorEastAsia" w:hAnsi="Consolas" w:cs="Consolas"/>
          <w:color w:val="313131"/>
          <w:sz w:val="18"/>
          <w:szCs w:val="18"/>
        </w:rPr>
      </w:pPr>
      <w:ins w:id="140" w:author="Unknown">
        <w:r>
          <w:rPr>
            <w:rStyle w:val="pln"/>
            <w:rFonts w:ascii="Consolas" w:eastAsiaTheme="majorEastAsia" w:hAnsi="Consolas" w:cs="Consolas"/>
            <w:color w:val="313131"/>
            <w:sz w:val="18"/>
            <w:szCs w:val="18"/>
          </w:rPr>
          <w:t xml:space="preserve">   </w:t>
        </w:r>
        <w:r>
          <w:rPr>
            <w:rStyle w:val="tag"/>
            <w:rFonts w:ascii="Consolas" w:hAnsi="Consolas" w:cs="Consolas"/>
            <w:color w:val="000088"/>
            <w:sz w:val="18"/>
            <w:szCs w:val="18"/>
          </w:rPr>
          <w:t>&lt;property</w:t>
        </w:r>
        <w:r>
          <w:rPr>
            <w:rStyle w:val="pln"/>
            <w:rFonts w:ascii="Consolas" w:eastAsiaTheme="majorEastAsia" w:hAnsi="Consolas" w:cs="Consolas"/>
            <w:color w:val="313131"/>
            <w:sz w:val="18"/>
            <w:szCs w:val="18"/>
          </w:rPr>
          <w:t xml:space="preserve"> </w:t>
        </w:r>
        <w:r>
          <w:rPr>
            <w:rStyle w:val="atn"/>
            <w:rFonts w:ascii="Consolas" w:hAnsi="Consolas" w:cs="Consolas"/>
            <w:color w:val="7F0055"/>
            <w:sz w:val="18"/>
            <w:szCs w:val="18"/>
          </w:rPr>
          <w:t>name</w:t>
        </w:r>
        <w:r>
          <w:rPr>
            <w:rStyle w:val="pun"/>
            <w:rFonts w:ascii="Consolas" w:hAnsi="Consolas" w:cs="Consolas"/>
            <w:color w:val="666600"/>
            <w:sz w:val="18"/>
            <w:szCs w:val="18"/>
          </w:rPr>
          <w:t>=</w:t>
        </w:r>
        <w:r>
          <w:rPr>
            <w:rStyle w:val="atv"/>
            <w:rFonts w:ascii="Consolas" w:hAnsi="Consolas" w:cs="Consolas"/>
            <w:color w:val="008800"/>
            <w:sz w:val="18"/>
            <w:szCs w:val="18"/>
          </w:rPr>
          <w:t>"hibernate.connection.password"</w:t>
        </w:r>
        <w:r>
          <w:rPr>
            <w:rStyle w:val="tag"/>
            <w:rFonts w:ascii="Consolas" w:hAnsi="Consolas" w:cs="Consolas"/>
            <w:color w:val="000088"/>
            <w:sz w:val="18"/>
            <w:szCs w:val="18"/>
          </w:rPr>
          <w:t>&gt;</w:t>
        </w:r>
      </w:ins>
    </w:p>
    <w:p w:rsidR="0040448F" w:rsidRDefault="0040448F" w:rsidP="0040448F">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ins w:id="141" w:author="Unknown"/>
          <w:rStyle w:val="pln"/>
          <w:rFonts w:ascii="Consolas" w:eastAsiaTheme="majorEastAsia" w:hAnsi="Consolas" w:cs="Consolas"/>
          <w:color w:val="313131"/>
          <w:sz w:val="18"/>
          <w:szCs w:val="18"/>
        </w:rPr>
      </w:pPr>
      <w:ins w:id="142" w:author="Unknown">
        <w:r>
          <w:rPr>
            <w:rStyle w:val="pln"/>
            <w:rFonts w:ascii="Consolas" w:eastAsiaTheme="majorEastAsia" w:hAnsi="Consolas" w:cs="Consolas"/>
            <w:color w:val="313131"/>
            <w:sz w:val="18"/>
            <w:szCs w:val="18"/>
          </w:rPr>
          <w:t xml:space="preserve">      root123</w:t>
        </w:r>
      </w:ins>
    </w:p>
    <w:p w:rsidR="0040448F" w:rsidRDefault="0040448F" w:rsidP="0040448F">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ins w:id="143" w:author="Unknown"/>
          <w:rStyle w:val="pln"/>
          <w:rFonts w:ascii="Consolas" w:eastAsiaTheme="majorEastAsia" w:hAnsi="Consolas" w:cs="Consolas"/>
          <w:color w:val="313131"/>
          <w:sz w:val="18"/>
          <w:szCs w:val="18"/>
        </w:rPr>
      </w:pPr>
      <w:ins w:id="144" w:author="Unknown">
        <w:r>
          <w:rPr>
            <w:rStyle w:val="pln"/>
            <w:rFonts w:ascii="Consolas" w:eastAsiaTheme="majorEastAsia" w:hAnsi="Consolas" w:cs="Consolas"/>
            <w:color w:val="313131"/>
            <w:sz w:val="18"/>
            <w:szCs w:val="18"/>
          </w:rPr>
          <w:t xml:space="preserve">   </w:t>
        </w:r>
        <w:r>
          <w:rPr>
            <w:rStyle w:val="tag"/>
            <w:rFonts w:ascii="Consolas" w:hAnsi="Consolas" w:cs="Consolas"/>
            <w:color w:val="000088"/>
            <w:sz w:val="18"/>
            <w:szCs w:val="18"/>
          </w:rPr>
          <w:t>&lt;/property&gt;</w:t>
        </w:r>
      </w:ins>
    </w:p>
    <w:p w:rsidR="0040448F" w:rsidRDefault="0040448F" w:rsidP="0040448F">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ins w:id="145" w:author="Unknown"/>
          <w:rStyle w:val="pln"/>
          <w:rFonts w:ascii="Consolas" w:eastAsiaTheme="majorEastAsia" w:hAnsi="Consolas" w:cs="Consolas"/>
          <w:color w:val="313131"/>
          <w:sz w:val="18"/>
          <w:szCs w:val="18"/>
        </w:rPr>
      </w:pPr>
      <w:ins w:id="146" w:author="Unknown">
        <w:r>
          <w:rPr>
            <w:rStyle w:val="pln"/>
            <w:rFonts w:ascii="Consolas" w:eastAsiaTheme="majorEastAsia" w:hAnsi="Consolas" w:cs="Consolas"/>
            <w:color w:val="313131"/>
            <w:sz w:val="18"/>
            <w:szCs w:val="18"/>
          </w:rPr>
          <w:t xml:space="preserve">   </w:t>
        </w:r>
        <w:r>
          <w:rPr>
            <w:rStyle w:val="tag"/>
            <w:rFonts w:ascii="Consolas" w:hAnsi="Consolas" w:cs="Consolas"/>
            <w:color w:val="000088"/>
            <w:sz w:val="18"/>
            <w:szCs w:val="18"/>
          </w:rPr>
          <w:t>&lt;property</w:t>
        </w:r>
        <w:r>
          <w:rPr>
            <w:rStyle w:val="pln"/>
            <w:rFonts w:ascii="Consolas" w:eastAsiaTheme="majorEastAsia" w:hAnsi="Consolas" w:cs="Consolas"/>
            <w:color w:val="313131"/>
            <w:sz w:val="18"/>
            <w:szCs w:val="18"/>
          </w:rPr>
          <w:t xml:space="preserve"> </w:t>
        </w:r>
        <w:r>
          <w:rPr>
            <w:rStyle w:val="atn"/>
            <w:rFonts w:ascii="Consolas" w:hAnsi="Consolas" w:cs="Consolas"/>
            <w:color w:val="7F0055"/>
            <w:sz w:val="18"/>
            <w:szCs w:val="18"/>
          </w:rPr>
          <w:t>name</w:t>
        </w:r>
        <w:r>
          <w:rPr>
            <w:rStyle w:val="pun"/>
            <w:rFonts w:ascii="Consolas" w:hAnsi="Consolas" w:cs="Consolas"/>
            <w:color w:val="666600"/>
            <w:sz w:val="18"/>
            <w:szCs w:val="18"/>
          </w:rPr>
          <w:t>=</w:t>
        </w:r>
        <w:r>
          <w:rPr>
            <w:rStyle w:val="atv"/>
            <w:rFonts w:ascii="Consolas" w:hAnsi="Consolas" w:cs="Consolas"/>
            <w:color w:val="008800"/>
            <w:sz w:val="18"/>
            <w:szCs w:val="18"/>
          </w:rPr>
          <w:t>"hibernate.cache.provider_class"</w:t>
        </w:r>
        <w:r>
          <w:rPr>
            <w:rStyle w:val="tag"/>
            <w:rFonts w:ascii="Consolas" w:hAnsi="Consolas" w:cs="Consolas"/>
            <w:color w:val="000088"/>
            <w:sz w:val="18"/>
            <w:szCs w:val="18"/>
          </w:rPr>
          <w:t>&gt;</w:t>
        </w:r>
      </w:ins>
    </w:p>
    <w:p w:rsidR="0040448F" w:rsidRDefault="0040448F" w:rsidP="0040448F">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ins w:id="147" w:author="Unknown"/>
          <w:rStyle w:val="pln"/>
          <w:rFonts w:ascii="Consolas" w:eastAsiaTheme="majorEastAsia" w:hAnsi="Consolas" w:cs="Consolas"/>
          <w:color w:val="313131"/>
          <w:sz w:val="18"/>
          <w:szCs w:val="18"/>
        </w:rPr>
      </w:pPr>
      <w:ins w:id="148" w:author="Unknown">
        <w:r>
          <w:rPr>
            <w:rStyle w:val="pln"/>
            <w:rFonts w:ascii="Consolas" w:eastAsiaTheme="majorEastAsia" w:hAnsi="Consolas" w:cs="Consolas"/>
            <w:color w:val="313131"/>
            <w:sz w:val="18"/>
            <w:szCs w:val="18"/>
          </w:rPr>
          <w:t xml:space="preserve">      org.hibernate.cache.EhCacheProvider</w:t>
        </w:r>
      </w:ins>
    </w:p>
    <w:p w:rsidR="0040448F" w:rsidRDefault="0040448F" w:rsidP="0040448F">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ins w:id="149" w:author="Unknown"/>
          <w:rStyle w:val="pln"/>
          <w:rFonts w:ascii="Consolas" w:eastAsiaTheme="majorEastAsia" w:hAnsi="Consolas" w:cs="Consolas"/>
          <w:color w:val="313131"/>
          <w:sz w:val="18"/>
          <w:szCs w:val="18"/>
        </w:rPr>
      </w:pPr>
      <w:ins w:id="150" w:author="Unknown">
        <w:r>
          <w:rPr>
            <w:rStyle w:val="pln"/>
            <w:rFonts w:ascii="Consolas" w:eastAsiaTheme="majorEastAsia" w:hAnsi="Consolas" w:cs="Consolas"/>
            <w:color w:val="313131"/>
            <w:sz w:val="18"/>
            <w:szCs w:val="18"/>
          </w:rPr>
          <w:t xml:space="preserve">   </w:t>
        </w:r>
        <w:r>
          <w:rPr>
            <w:rStyle w:val="tag"/>
            <w:rFonts w:ascii="Consolas" w:hAnsi="Consolas" w:cs="Consolas"/>
            <w:color w:val="000088"/>
            <w:sz w:val="18"/>
            <w:szCs w:val="18"/>
          </w:rPr>
          <w:t>&lt;/property&gt;</w:t>
        </w:r>
      </w:ins>
    </w:p>
    <w:p w:rsidR="0040448F" w:rsidRDefault="0040448F" w:rsidP="0040448F">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ins w:id="151" w:author="Unknown"/>
          <w:rStyle w:val="pln"/>
          <w:rFonts w:ascii="Consolas" w:eastAsiaTheme="majorEastAsia" w:hAnsi="Consolas" w:cs="Consolas"/>
          <w:color w:val="313131"/>
          <w:sz w:val="18"/>
          <w:szCs w:val="18"/>
        </w:rPr>
      </w:pPr>
    </w:p>
    <w:p w:rsidR="0040448F" w:rsidRDefault="0040448F" w:rsidP="0040448F">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ins w:id="152" w:author="Unknown"/>
          <w:rStyle w:val="pln"/>
          <w:rFonts w:ascii="Consolas" w:eastAsiaTheme="majorEastAsia" w:hAnsi="Consolas" w:cs="Consolas"/>
          <w:color w:val="313131"/>
          <w:sz w:val="18"/>
          <w:szCs w:val="18"/>
        </w:rPr>
      </w:pPr>
      <w:ins w:id="153" w:author="Unknown">
        <w:r>
          <w:rPr>
            <w:rStyle w:val="pln"/>
            <w:rFonts w:ascii="Consolas" w:eastAsiaTheme="majorEastAsia" w:hAnsi="Consolas" w:cs="Consolas"/>
            <w:color w:val="313131"/>
            <w:sz w:val="18"/>
            <w:szCs w:val="18"/>
          </w:rPr>
          <w:t xml:space="preserve">   </w:t>
        </w:r>
        <w:r>
          <w:rPr>
            <w:rStyle w:val="com"/>
            <w:rFonts w:ascii="Consolas" w:hAnsi="Consolas" w:cs="Consolas"/>
            <w:color w:val="880000"/>
            <w:sz w:val="18"/>
            <w:szCs w:val="18"/>
          </w:rPr>
          <w:t>&lt;!-- List of XML mapping files --&gt;</w:t>
        </w:r>
      </w:ins>
    </w:p>
    <w:p w:rsidR="0040448F" w:rsidRDefault="0040448F" w:rsidP="0040448F">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ins w:id="154" w:author="Unknown"/>
          <w:rStyle w:val="pln"/>
          <w:rFonts w:ascii="Consolas" w:eastAsiaTheme="majorEastAsia" w:hAnsi="Consolas" w:cs="Consolas"/>
          <w:color w:val="313131"/>
          <w:sz w:val="18"/>
          <w:szCs w:val="18"/>
        </w:rPr>
      </w:pPr>
      <w:ins w:id="155" w:author="Unknown">
        <w:r>
          <w:rPr>
            <w:rStyle w:val="pln"/>
            <w:rFonts w:ascii="Consolas" w:eastAsiaTheme="majorEastAsia" w:hAnsi="Consolas" w:cs="Consolas"/>
            <w:color w:val="313131"/>
            <w:sz w:val="18"/>
            <w:szCs w:val="18"/>
          </w:rPr>
          <w:t xml:space="preserve">   </w:t>
        </w:r>
        <w:r>
          <w:rPr>
            <w:rStyle w:val="tag"/>
            <w:rFonts w:ascii="Consolas" w:hAnsi="Consolas" w:cs="Consolas"/>
            <w:color w:val="000088"/>
            <w:sz w:val="18"/>
            <w:szCs w:val="18"/>
          </w:rPr>
          <w:t>&lt;mapping</w:t>
        </w:r>
        <w:r>
          <w:rPr>
            <w:rStyle w:val="pln"/>
            <w:rFonts w:ascii="Consolas" w:eastAsiaTheme="majorEastAsia" w:hAnsi="Consolas" w:cs="Consolas"/>
            <w:color w:val="313131"/>
            <w:sz w:val="18"/>
            <w:szCs w:val="18"/>
          </w:rPr>
          <w:t xml:space="preserve"> </w:t>
        </w:r>
        <w:r>
          <w:rPr>
            <w:rStyle w:val="atn"/>
            <w:rFonts w:ascii="Consolas" w:hAnsi="Consolas" w:cs="Consolas"/>
            <w:color w:val="7F0055"/>
            <w:sz w:val="18"/>
            <w:szCs w:val="18"/>
          </w:rPr>
          <w:t>resource</w:t>
        </w:r>
        <w:r>
          <w:rPr>
            <w:rStyle w:val="pun"/>
            <w:rFonts w:ascii="Consolas" w:hAnsi="Consolas" w:cs="Consolas"/>
            <w:color w:val="666600"/>
            <w:sz w:val="18"/>
            <w:szCs w:val="18"/>
          </w:rPr>
          <w:t>=</w:t>
        </w:r>
        <w:r>
          <w:rPr>
            <w:rStyle w:val="atv"/>
            <w:rFonts w:ascii="Consolas" w:hAnsi="Consolas" w:cs="Consolas"/>
            <w:color w:val="008800"/>
            <w:sz w:val="18"/>
            <w:szCs w:val="18"/>
          </w:rPr>
          <w:t>"Employee.hbm.xml"</w:t>
        </w:r>
        <w:r>
          <w:rPr>
            <w:rStyle w:val="tag"/>
            <w:rFonts w:ascii="Consolas" w:hAnsi="Consolas" w:cs="Consolas"/>
            <w:color w:val="000088"/>
            <w:sz w:val="18"/>
            <w:szCs w:val="18"/>
          </w:rPr>
          <w:t>/&gt;</w:t>
        </w:r>
      </w:ins>
    </w:p>
    <w:p w:rsidR="0040448F" w:rsidRDefault="0040448F" w:rsidP="0040448F">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ins w:id="156" w:author="Unknown"/>
          <w:rStyle w:val="pln"/>
          <w:rFonts w:ascii="Consolas" w:eastAsiaTheme="majorEastAsia" w:hAnsi="Consolas" w:cs="Consolas"/>
          <w:color w:val="313131"/>
          <w:sz w:val="18"/>
          <w:szCs w:val="18"/>
        </w:rPr>
      </w:pPr>
    </w:p>
    <w:p w:rsidR="0040448F" w:rsidRDefault="0040448F" w:rsidP="0040448F">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ins w:id="157" w:author="Unknown"/>
          <w:rStyle w:val="pln"/>
          <w:rFonts w:ascii="Consolas" w:eastAsiaTheme="majorEastAsia" w:hAnsi="Consolas" w:cs="Consolas"/>
          <w:color w:val="313131"/>
          <w:sz w:val="18"/>
          <w:szCs w:val="18"/>
        </w:rPr>
      </w:pPr>
      <w:ins w:id="158" w:author="Unknown">
        <w:r>
          <w:rPr>
            <w:rStyle w:val="tag"/>
            <w:rFonts w:ascii="Consolas" w:hAnsi="Consolas" w:cs="Consolas"/>
            <w:color w:val="000088"/>
            <w:sz w:val="18"/>
            <w:szCs w:val="18"/>
          </w:rPr>
          <w:t>&lt;/session-factory&gt;</w:t>
        </w:r>
      </w:ins>
    </w:p>
    <w:p w:rsidR="0040448F" w:rsidRDefault="0040448F" w:rsidP="0040448F">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ins w:id="159" w:author="Unknown"/>
          <w:rFonts w:ascii="Consolas" w:hAnsi="Consolas" w:cs="Consolas"/>
          <w:color w:val="313131"/>
          <w:sz w:val="18"/>
          <w:szCs w:val="18"/>
        </w:rPr>
      </w:pPr>
      <w:ins w:id="160" w:author="Unknown">
        <w:r>
          <w:rPr>
            <w:rStyle w:val="tag"/>
            <w:rFonts w:ascii="Consolas" w:hAnsi="Consolas" w:cs="Consolas"/>
            <w:color w:val="000088"/>
            <w:sz w:val="18"/>
            <w:szCs w:val="18"/>
          </w:rPr>
          <w:t>&lt;/hibernate-configuration&gt;</w:t>
        </w:r>
      </w:ins>
    </w:p>
    <w:p w:rsidR="0040448F" w:rsidRDefault="0040448F" w:rsidP="0040448F">
      <w:pPr>
        <w:pStyle w:val="NormalWeb"/>
        <w:spacing w:before="0" w:beforeAutospacing="0" w:after="240" w:afterAutospacing="0" w:line="360" w:lineRule="atLeast"/>
        <w:ind w:left="48" w:right="48"/>
        <w:jc w:val="both"/>
        <w:rPr>
          <w:ins w:id="161" w:author="Unknown"/>
          <w:rFonts w:ascii="Verdana" w:hAnsi="Verdana"/>
          <w:color w:val="000000"/>
        </w:rPr>
      </w:pPr>
      <w:ins w:id="162" w:author="Unknown">
        <w:r>
          <w:rPr>
            <w:rFonts w:ascii="Verdana" w:hAnsi="Verdana"/>
            <w:color w:val="000000"/>
          </w:rPr>
          <w:t>Now, you need to specify the properties of the cache regions. EHCache has its own configuration file,</w:t>
        </w:r>
        <w:r>
          <w:rPr>
            <w:rStyle w:val="apple-converted-space"/>
            <w:rFonts w:ascii="Verdana" w:hAnsi="Verdana"/>
            <w:color w:val="000000"/>
          </w:rPr>
          <w:t> </w:t>
        </w:r>
        <w:r>
          <w:rPr>
            <w:rFonts w:ascii="Verdana" w:hAnsi="Verdana"/>
            <w:b/>
            <w:bCs/>
            <w:color w:val="000000"/>
          </w:rPr>
          <w:t>ehcache.xml</w:t>
        </w:r>
        <w:r>
          <w:rPr>
            <w:rFonts w:ascii="Verdana" w:hAnsi="Verdana"/>
            <w:color w:val="000000"/>
          </w:rPr>
          <w:t>, which should be in the CLASSPATH of the application. A cache configuration in ehcache.xml for the Employee class may look like this:</w:t>
        </w:r>
      </w:ins>
    </w:p>
    <w:p w:rsidR="0040448F" w:rsidRDefault="0040448F" w:rsidP="0040448F">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ins w:id="163" w:author="Unknown"/>
          <w:rStyle w:val="pln"/>
          <w:rFonts w:ascii="Consolas" w:eastAsiaTheme="majorEastAsia" w:hAnsi="Consolas" w:cs="Consolas"/>
          <w:color w:val="313131"/>
          <w:sz w:val="18"/>
          <w:szCs w:val="18"/>
        </w:rPr>
      </w:pPr>
      <w:ins w:id="164" w:author="Unknown">
        <w:r>
          <w:rPr>
            <w:rStyle w:val="tag"/>
            <w:rFonts w:ascii="Consolas" w:hAnsi="Consolas" w:cs="Consolas"/>
            <w:color w:val="000088"/>
            <w:sz w:val="18"/>
            <w:szCs w:val="18"/>
          </w:rPr>
          <w:t>&lt;diskStore</w:t>
        </w:r>
        <w:r>
          <w:rPr>
            <w:rStyle w:val="pln"/>
            <w:rFonts w:ascii="Consolas" w:eastAsiaTheme="majorEastAsia" w:hAnsi="Consolas" w:cs="Consolas"/>
            <w:color w:val="313131"/>
            <w:sz w:val="18"/>
            <w:szCs w:val="18"/>
          </w:rPr>
          <w:t xml:space="preserve"> </w:t>
        </w:r>
        <w:r>
          <w:rPr>
            <w:rStyle w:val="atn"/>
            <w:rFonts w:ascii="Consolas" w:hAnsi="Consolas" w:cs="Consolas"/>
            <w:color w:val="7F0055"/>
            <w:sz w:val="18"/>
            <w:szCs w:val="18"/>
          </w:rPr>
          <w:t>path</w:t>
        </w:r>
        <w:r>
          <w:rPr>
            <w:rStyle w:val="pun"/>
            <w:rFonts w:ascii="Consolas" w:hAnsi="Consolas" w:cs="Consolas"/>
            <w:color w:val="666600"/>
            <w:sz w:val="18"/>
            <w:szCs w:val="18"/>
          </w:rPr>
          <w:t>=</w:t>
        </w:r>
        <w:r>
          <w:rPr>
            <w:rStyle w:val="atv"/>
            <w:rFonts w:ascii="Consolas" w:hAnsi="Consolas" w:cs="Consolas"/>
            <w:color w:val="008800"/>
            <w:sz w:val="18"/>
            <w:szCs w:val="18"/>
          </w:rPr>
          <w:t>"java.io.tmpdir"</w:t>
        </w:r>
        <w:r>
          <w:rPr>
            <w:rStyle w:val="tag"/>
            <w:rFonts w:ascii="Consolas" w:hAnsi="Consolas" w:cs="Consolas"/>
            <w:color w:val="000088"/>
            <w:sz w:val="18"/>
            <w:szCs w:val="18"/>
          </w:rPr>
          <w:t>/&gt;</w:t>
        </w:r>
      </w:ins>
    </w:p>
    <w:p w:rsidR="0040448F" w:rsidRDefault="0040448F" w:rsidP="0040448F">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ins w:id="165" w:author="Unknown"/>
          <w:rStyle w:val="pln"/>
          <w:rFonts w:ascii="Consolas" w:eastAsiaTheme="majorEastAsia" w:hAnsi="Consolas" w:cs="Consolas"/>
          <w:color w:val="313131"/>
          <w:sz w:val="18"/>
          <w:szCs w:val="18"/>
        </w:rPr>
      </w:pPr>
      <w:ins w:id="166" w:author="Unknown">
        <w:r>
          <w:rPr>
            <w:rStyle w:val="tag"/>
            <w:rFonts w:ascii="Consolas" w:hAnsi="Consolas" w:cs="Consolas"/>
            <w:color w:val="000088"/>
            <w:sz w:val="18"/>
            <w:szCs w:val="18"/>
          </w:rPr>
          <w:t>&lt;defaultCache</w:t>
        </w:r>
      </w:ins>
    </w:p>
    <w:p w:rsidR="0040448F" w:rsidRDefault="0040448F" w:rsidP="0040448F">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ins w:id="167" w:author="Unknown"/>
          <w:rStyle w:val="pln"/>
          <w:rFonts w:ascii="Consolas" w:eastAsiaTheme="majorEastAsia" w:hAnsi="Consolas" w:cs="Consolas"/>
          <w:color w:val="313131"/>
          <w:sz w:val="18"/>
          <w:szCs w:val="18"/>
        </w:rPr>
      </w:pPr>
      <w:ins w:id="168" w:author="Unknown">
        <w:r>
          <w:rPr>
            <w:rStyle w:val="atn"/>
            <w:rFonts w:ascii="Consolas" w:hAnsi="Consolas" w:cs="Consolas"/>
            <w:color w:val="7F0055"/>
            <w:sz w:val="18"/>
            <w:szCs w:val="18"/>
          </w:rPr>
          <w:t>maxElementsInMemory</w:t>
        </w:r>
        <w:r>
          <w:rPr>
            <w:rStyle w:val="pun"/>
            <w:rFonts w:ascii="Consolas" w:hAnsi="Consolas" w:cs="Consolas"/>
            <w:color w:val="666600"/>
            <w:sz w:val="18"/>
            <w:szCs w:val="18"/>
          </w:rPr>
          <w:t>=</w:t>
        </w:r>
        <w:r>
          <w:rPr>
            <w:rStyle w:val="atv"/>
            <w:rFonts w:ascii="Consolas" w:hAnsi="Consolas" w:cs="Consolas"/>
            <w:color w:val="008800"/>
            <w:sz w:val="18"/>
            <w:szCs w:val="18"/>
          </w:rPr>
          <w:t>"1000"</w:t>
        </w:r>
      </w:ins>
    </w:p>
    <w:p w:rsidR="0040448F" w:rsidRDefault="0040448F" w:rsidP="0040448F">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ins w:id="169" w:author="Unknown"/>
          <w:rStyle w:val="pln"/>
          <w:rFonts w:ascii="Consolas" w:eastAsiaTheme="majorEastAsia" w:hAnsi="Consolas" w:cs="Consolas"/>
          <w:color w:val="313131"/>
          <w:sz w:val="18"/>
          <w:szCs w:val="18"/>
        </w:rPr>
      </w:pPr>
      <w:ins w:id="170" w:author="Unknown">
        <w:r>
          <w:rPr>
            <w:rStyle w:val="atn"/>
            <w:rFonts w:ascii="Consolas" w:hAnsi="Consolas" w:cs="Consolas"/>
            <w:color w:val="7F0055"/>
            <w:sz w:val="18"/>
            <w:szCs w:val="18"/>
          </w:rPr>
          <w:t>eternal</w:t>
        </w:r>
        <w:r>
          <w:rPr>
            <w:rStyle w:val="pun"/>
            <w:rFonts w:ascii="Consolas" w:hAnsi="Consolas" w:cs="Consolas"/>
            <w:color w:val="666600"/>
            <w:sz w:val="18"/>
            <w:szCs w:val="18"/>
          </w:rPr>
          <w:t>=</w:t>
        </w:r>
        <w:r>
          <w:rPr>
            <w:rStyle w:val="atv"/>
            <w:rFonts w:ascii="Consolas" w:hAnsi="Consolas" w:cs="Consolas"/>
            <w:color w:val="008800"/>
            <w:sz w:val="18"/>
            <w:szCs w:val="18"/>
          </w:rPr>
          <w:t>"false"</w:t>
        </w:r>
      </w:ins>
    </w:p>
    <w:p w:rsidR="0040448F" w:rsidRDefault="0040448F" w:rsidP="0040448F">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ins w:id="171" w:author="Unknown"/>
          <w:rStyle w:val="pln"/>
          <w:rFonts w:ascii="Consolas" w:eastAsiaTheme="majorEastAsia" w:hAnsi="Consolas" w:cs="Consolas"/>
          <w:color w:val="313131"/>
          <w:sz w:val="18"/>
          <w:szCs w:val="18"/>
        </w:rPr>
      </w:pPr>
      <w:ins w:id="172" w:author="Unknown">
        <w:r>
          <w:rPr>
            <w:rStyle w:val="atn"/>
            <w:rFonts w:ascii="Consolas" w:hAnsi="Consolas" w:cs="Consolas"/>
            <w:color w:val="7F0055"/>
            <w:sz w:val="18"/>
            <w:szCs w:val="18"/>
          </w:rPr>
          <w:t>timeToIdleSeconds</w:t>
        </w:r>
        <w:r>
          <w:rPr>
            <w:rStyle w:val="pun"/>
            <w:rFonts w:ascii="Consolas" w:hAnsi="Consolas" w:cs="Consolas"/>
            <w:color w:val="666600"/>
            <w:sz w:val="18"/>
            <w:szCs w:val="18"/>
          </w:rPr>
          <w:t>=</w:t>
        </w:r>
        <w:r>
          <w:rPr>
            <w:rStyle w:val="atv"/>
            <w:rFonts w:ascii="Consolas" w:hAnsi="Consolas" w:cs="Consolas"/>
            <w:color w:val="008800"/>
            <w:sz w:val="18"/>
            <w:szCs w:val="18"/>
          </w:rPr>
          <w:t>"120"</w:t>
        </w:r>
      </w:ins>
    </w:p>
    <w:p w:rsidR="0040448F" w:rsidRDefault="0040448F" w:rsidP="0040448F">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ins w:id="173" w:author="Unknown"/>
          <w:rStyle w:val="pln"/>
          <w:rFonts w:ascii="Consolas" w:eastAsiaTheme="majorEastAsia" w:hAnsi="Consolas" w:cs="Consolas"/>
          <w:color w:val="313131"/>
          <w:sz w:val="18"/>
          <w:szCs w:val="18"/>
        </w:rPr>
      </w:pPr>
      <w:ins w:id="174" w:author="Unknown">
        <w:r>
          <w:rPr>
            <w:rStyle w:val="atn"/>
            <w:rFonts w:ascii="Consolas" w:hAnsi="Consolas" w:cs="Consolas"/>
            <w:color w:val="7F0055"/>
            <w:sz w:val="18"/>
            <w:szCs w:val="18"/>
          </w:rPr>
          <w:t>timeToLiveSeconds</w:t>
        </w:r>
        <w:r>
          <w:rPr>
            <w:rStyle w:val="pun"/>
            <w:rFonts w:ascii="Consolas" w:hAnsi="Consolas" w:cs="Consolas"/>
            <w:color w:val="666600"/>
            <w:sz w:val="18"/>
            <w:szCs w:val="18"/>
          </w:rPr>
          <w:t>=</w:t>
        </w:r>
        <w:r>
          <w:rPr>
            <w:rStyle w:val="atv"/>
            <w:rFonts w:ascii="Consolas" w:hAnsi="Consolas" w:cs="Consolas"/>
            <w:color w:val="008800"/>
            <w:sz w:val="18"/>
            <w:szCs w:val="18"/>
          </w:rPr>
          <w:t>"120"</w:t>
        </w:r>
      </w:ins>
    </w:p>
    <w:p w:rsidR="0040448F" w:rsidRDefault="0040448F" w:rsidP="0040448F">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ins w:id="175" w:author="Unknown"/>
          <w:rStyle w:val="pln"/>
          <w:rFonts w:ascii="Consolas" w:eastAsiaTheme="majorEastAsia" w:hAnsi="Consolas" w:cs="Consolas"/>
          <w:color w:val="313131"/>
          <w:sz w:val="18"/>
          <w:szCs w:val="18"/>
        </w:rPr>
      </w:pPr>
      <w:ins w:id="176" w:author="Unknown">
        <w:r>
          <w:rPr>
            <w:rStyle w:val="atn"/>
            <w:rFonts w:ascii="Consolas" w:hAnsi="Consolas" w:cs="Consolas"/>
            <w:color w:val="7F0055"/>
            <w:sz w:val="18"/>
            <w:szCs w:val="18"/>
          </w:rPr>
          <w:t>overflowToDisk</w:t>
        </w:r>
        <w:r>
          <w:rPr>
            <w:rStyle w:val="pun"/>
            <w:rFonts w:ascii="Consolas" w:hAnsi="Consolas" w:cs="Consolas"/>
            <w:color w:val="666600"/>
            <w:sz w:val="18"/>
            <w:szCs w:val="18"/>
          </w:rPr>
          <w:t>=</w:t>
        </w:r>
        <w:r>
          <w:rPr>
            <w:rStyle w:val="atv"/>
            <w:rFonts w:ascii="Consolas" w:hAnsi="Consolas" w:cs="Consolas"/>
            <w:color w:val="008800"/>
            <w:sz w:val="18"/>
            <w:szCs w:val="18"/>
          </w:rPr>
          <w:t>"true"</w:t>
        </w:r>
      </w:ins>
    </w:p>
    <w:p w:rsidR="0040448F" w:rsidRDefault="0040448F" w:rsidP="0040448F">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ins w:id="177" w:author="Unknown"/>
          <w:rStyle w:val="pln"/>
          <w:rFonts w:ascii="Consolas" w:eastAsiaTheme="majorEastAsia" w:hAnsi="Consolas" w:cs="Consolas"/>
          <w:color w:val="313131"/>
          <w:sz w:val="18"/>
          <w:szCs w:val="18"/>
        </w:rPr>
      </w:pPr>
      <w:ins w:id="178" w:author="Unknown">
        <w:r>
          <w:rPr>
            <w:rStyle w:val="tag"/>
            <w:rFonts w:ascii="Consolas" w:hAnsi="Consolas" w:cs="Consolas"/>
            <w:color w:val="000088"/>
            <w:sz w:val="18"/>
            <w:szCs w:val="18"/>
          </w:rPr>
          <w:t>/&gt;</w:t>
        </w:r>
      </w:ins>
    </w:p>
    <w:p w:rsidR="0040448F" w:rsidRDefault="0040448F" w:rsidP="0040448F">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ins w:id="179" w:author="Unknown"/>
          <w:rStyle w:val="pln"/>
          <w:rFonts w:ascii="Consolas" w:eastAsiaTheme="majorEastAsia" w:hAnsi="Consolas" w:cs="Consolas"/>
          <w:color w:val="313131"/>
          <w:sz w:val="18"/>
          <w:szCs w:val="18"/>
        </w:rPr>
      </w:pPr>
    </w:p>
    <w:p w:rsidR="0040448F" w:rsidRDefault="0040448F" w:rsidP="0040448F">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ins w:id="180" w:author="Unknown"/>
          <w:rStyle w:val="pln"/>
          <w:rFonts w:ascii="Consolas" w:eastAsiaTheme="majorEastAsia" w:hAnsi="Consolas" w:cs="Consolas"/>
          <w:color w:val="313131"/>
          <w:sz w:val="18"/>
          <w:szCs w:val="18"/>
        </w:rPr>
      </w:pPr>
      <w:ins w:id="181" w:author="Unknown">
        <w:r>
          <w:rPr>
            <w:rStyle w:val="tag"/>
            <w:rFonts w:ascii="Consolas" w:hAnsi="Consolas" w:cs="Consolas"/>
            <w:color w:val="000088"/>
            <w:sz w:val="18"/>
            <w:szCs w:val="18"/>
          </w:rPr>
          <w:t>&lt;cache</w:t>
        </w:r>
        <w:r>
          <w:rPr>
            <w:rStyle w:val="pln"/>
            <w:rFonts w:ascii="Consolas" w:eastAsiaTheme="majorEastAsia" w:hAnsi="Consolas" w:cs="Consolas"/>
            <w:color w:val="313131"/>
            <w:sz w:val="18"/>
            <w:szCs w:val="18"/>
          </w:rPr>
          <w:t xml:space="preserve"> </w:t>
        </w:r>
        <w:r>
          <w:rPr>
            <w:rStyle w:val="atn"/>
            <w:rFonts w:ascii="Consolas" w:hAnsi="Consolas" w:cs="Consolas"/>
            <w:color w:val="7F0055"/>
            <w:sz w:val="18"/>
            <w:szCs w:val="18"/>
          </w:rPr>
          <w:t>name</w:t>
        </w:r>
        <w:r>
          <w:rPr>
            <w:rStyle w:val="pun"/>
            <w:rFonts w:ascii="Consolas" w:hAnsi="Consolas" w:cs="Consolas"/>
            <w:color w:val="666600"/>
            <w:sz w:val="18"/>
            <w:szCs w:val="18"/>
          </w:rPr>
          <w:t>=</w:t>
        </w:r>
        <w:r>
          <w:rPr>
            <w:rStyle w:val="atv"/>
            <w:rFonts w:ascii="Consolas" w:hAnsi="Consolas" w:cs="Consolas"/>
            <w:color w:val="008800"/>
            <w:sz w:val="18"/>
            <w:szCs w:val="18"/>
          </w:rPr>
          <w:t>"Employee"</w:t>
        </w:r>
      </w:ins>
    </w:p>
    <w:p w:rsidR="0040448F" w:rsidRDefault="0040448F" w:rsidP="0040448F">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ins w:id="182" w:author="Unknown"/>
          <w:rStyle w:val="pln"/>
          <w:rFonts w:ascii="Consolas" w:eastAsiaTheme="majorEastAsia" w:hAnsi="Consolas" w:cs="Consolas"/>
          <w:color w:val="313131"/>
          <w:sz w:val="18"/>
          <w:szCs w:val="18"/>
        </w:rPr>
      </w:pPr>
      <w:ins w:id="183" w:author="Unknown">
        <w:r>
          <w:rPr>
            <w:rStyle w:val="atn"/>
            <w:rFonts w:ascii="Consolas" w:hAnsi="Consolas" w:cs="Consolas"/>
            <w:color w:val="7F0055"/>
            <w:sz w:val="18"/>
            <w:szCs w:val="18"/>
          </w:rPr>
          <w:t>maxElementsInMemory</w:t>
        </w:r>
        <w:r>
          <w:rPr>
            <w:rStyle w:val="pun"/>
            <w:rFonts w:ascii="Consolas" w:hAnsi="Consolas" w:cs="Consolas"/>
            <w:color w:val="666600"/>
            <w:sz w:val="18"/>
            <w:szCs w:val="18"/>
          </w:rPr>
          <w:t>=</w:t>
        </w:r>
        <w:r>
          <w:rPr>
            <w:rStyle w:val="atv"/>
            <w:rFonts w:ascii="Consolas" w:hAnsi="Consolas" w:cs="Consolas"/>
            <w:color w:val="008800"/>
            <w:sz w:val="18"/>
            <w:szCs w:val="18"/>
          </w:rPr>
          <w:t>"500"</w:t>
        </w:r>
      </w:ins>
    </w:p>
    <w:p w:rsidR="0040448F" w:rsidRDefault="0040448F" w:rsidP="0040448F">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ins w:id="184" w:author="Unknown"/>
          <w:rStyle w:val="pln"/>
          <w:rFonts w:ascii="Consolas" w:eastAsiaTheme="majorEastAsia" w:hAnsi="Consolas" w:cs="Consolas"/>
          <w:color w:val="313131"/>
          <w:sz w:val="18"/>
          <w:szCs w:val="18"/>
        </w:rPr>
      </w:pPr>
      <w:ins w:id="185" w:author="Unknown">
        <w:r>
          <w:rPr>
            <w:rStyle w:val="atn"/>
            <w:rFonts w:ascii="Consolas" w:hAnsi="Consolas" w:cs="Consolas"/>
            <w:color w:val="7F0055"/>
            <w:sz w:val="18"/>
            <w:szCs w:val="18"/>
          </w:rPr>
          <w:t>eternal</w:t>
        </w:r>
        <w:r>
          <w:rPr>
            <w:rStyle w:val="pun"/>
            <w:rFonts w:ascii="Consolas" w:hAnsi="Consolas" w:cs="Consolas"/>
            <w:color w:val="666600"/>
            <w:sz w:val="18"/>
            <w:szCs w:val="18"/>
          </w:rPr>
          <w:t>=</w:t>
        </w:r>
        <w:r>
          <w:rPr>
            <w:rStyle w:val="atv"/>
            <w:rFonts w:ascii="Consolas" w:hAnsi="Consolas" w:cs="Consolas"/>
            <w:color w:val="008800"/>
            <w:sz w:val="18"/>
            <w:szCs w:val="18"/>
          </w:rPr>
          <w:t>"true"</w:t>
        </w:r>
      </w:ins>
    </w:p>
    <w:p w:rsidR="0040448F" w:rsidRDefault="0040448F" w:rsidP="0040448F">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ins w:id="186" w:author="Unknown"/>
          <w:rStyle w:val="pln"/>
          <w:rFonts w:ascii="Consolas" w:eastAsiaTheme="majorEastAsia" w:hAnsi="Consolas" w:cs="Consolas"/>
          <w:color w:val="313131"/>
          <w:sz w:val="18"/>
          <w:szCs w:val="18"/>
        </w:rPr>
      </w:pPr>
      <w:ins w:id="187" w:author="Unknown">
        <w:r>
          <w:rPr>
            <w:rStyle w:val="atn"/>
            <w:rFonts w:ascii="Consolas" w:hAnsi="Consolas" w:cs="Consolas"/>
            <w:color w:val="7F0055"/>
            <w:sz w:val="18"/>
            <w:szCs w:val="18"/>
          </w:rPr>
          <w:t>timeToIdleSeconds</w:t>
        </w:r>
        <w:r>
          <w:rPr>
            <w:rStyle w:val="pun"/>
            <w:rFonts w:ascii="Consolas" w:hAnsi="Consolas" w:cs="Consolas"/>
            <w:color w:val="666600"/>
            <w:sz w:val="18"/>
            <w:szCs w:val="18"/>
          </w:rPr>
          <w:t>=</w:t>
        </w:r>
        <w:r>
          <w:rPr>
            <w:rStyle w:val="atv"/>
            <w:rFonts w:ascii="Consolas" w:hAnsi="Consolas" w:cs="Consolas"/>
            <w:color w:val="008800"/>
            <w:sz w:val="18"/>
            <w:szCs w:val="18"/>
          </w:rPr>
          <w:t>"0"</w:t>
        </w:r>
      </w:ins>
    </w:p>
    <w:p w:rsidR="0040448F" w:rsidRDefault="0040448F" w:rsidP="0040448F">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ins w:id="188" w:author="Unknown"/>
          <w:rStyle w:val="pln"/>
          <w:rFonts w:ascii="Consolas" w:eastAsiaTheme="majorEastAsia" w:hAnsi="Consolas" w:cs="Consolas"/>
          <w:color w:val="313131"/>
          <w:sz w:val="18"/>
          <w:szCs w:val="18"/>
        </w:rPr>
      </w:pPr>
      <w:ins w:id="189" w:author="Unknown">
        <w:r>
          <w:rPr>
            <w:rStyle w:val="atn"/>
            <w:rFonts w:ascii="Consolas" w:hAnsi="Consolas" w:cs="Consolas"/>
            <w:color w:val="7F0055"/>
            <w:sz w:val="18"/>
            <w:szCs w:val="18"/>
          </w:rPr>
          <w:t>timeToLiveSeconds</w:t>
        </w:r>
        <w:r>
          <w:rPr>
            <w:rStyle w:val="pun"/>
            <w:rFonts w:ascii="Consolas" w:hAnsi="Consolas" w:cs="Consolas"/>
            <w:color w:val="666600"/>
            <w:sz w:val="18"/>
            <w:szCs w:val="18"/>
          </w:rPr>
          <w:t>=</w:t>
        </w:r>
        <w:r>
          <w:rPr>
            <w:rStyle w:val="atv"/>
            <w:rFonts w:ascii="Consolas" w:hAnsi="Consolas" w:cs="Consolas"/>
            <w:color w:val="008800"/>
            <w:sz w:val="18"/>
            <w:szCs w:val="18"/>
          </w:rPr>
          <w:t>"0"</w:t>
        </w:r>
      </w:ins>
    </w:p>
    <w:p w:rsidR="0040448F" w:rsidRDefault="0040448F" w:rsidP="0040448F">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ins w:id="190" w:author="Unknown"/>
          <w:rStyle w:val="pln"/>
          <w:rFonts w:ascii="Consolas" w:eastAsiaTheme="majorEastAsia" w:hAnsi="Consolas" w:cs="Consolas"/>
          <w:color w:val="313131"/>
          <w:sz w:val="18"/>
          <w:szCs w:val="18"/>
        </w:rPr>
      </w:pPr>
      <w:ins w:id="191" w:author="Unknown">
        <w:r>
          <w:rPr>
            <w:rStyle w:val="atn"/>
            <w:rFonts w:ascii="Consolas" w:hAnsi="Consolas" w:cs="Consolas"/>
            <w:color w:val="7F0055"/>
            <w:sz w:val="18"/>
            <w:szCs w:val="18"/>
          </w:rPr>
          <w:lastRenderedPageBreak/>
          <w:t>overflowToDisk</w:t>
        </w:r>
        <w:r>
          <w:rPr>
            <w:rStyle w:val="pun"/>
            <w:rFonts w:ascii="Consolas" w:hAnsi="Consolas" w:cs="Consolas"/>
            <w:color w:val="666600"/>
            <w:sz w:val="18"/>
            <w:szCs w:val="18"/>
          </w:rPr>
          <w:t>=</w:t>
        </w:r>
        <w:r>
          <w:rPr>
            <w:rStyle w:val="atv"/>
            <w:rFonts w:ascii="Consolas" w:hAnsi="Consolas" w:cs="Consolas"/>
            <w:color w:val="008800"/>
            <w:sz w:val="18"/>
            <w:szCs w:val="18"/>
          </w:rPr>
          <w:t>"false"</w:t>
        </w:r>
      </w:ins>
    </w:p>
    <w:p w:rsidR="0040448F" w:rsidRDefault="0040448F" w:rsidP="0040448F">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ins w:id="192" w:author="Unknown"/>
          <w:rFonts w:ascii="Consolas" w:hAnsi="Consolas" w:cs="Consolas"/>
          <w:color w:val="313131"/>
          <w:sz w:val="18"/>
          <w:szCs w:val="18"/>
        </w:rPr>
      </w:pPr>
      <w:ins w:id="193" w:author="Unknown">
        <w:r>
          <w:rPr>
            <w:rStyle w:val="tag"/>
            <w:rFonts w:ascii="Consolas" w:hAnsi="Consolas" w:cs="Consolas"/>
            <w:color w:val="000088"/>
            <w:sz w:val="18"/>
            <w:szCs w:val="18"/>
          </w:rPr>
          <w:t>/&gt;</w:t>
        </w:r>
      </w:ins>
    </w:p>
    <w:p w:rsidR="0040448F" w:rsidRDefault="0040448F" w:rsidP="0040448F">
      <w:pPr>
        <w:pStyle w:val="NormalWeb"/>
        <w:spacing w:before="0" w:beforeAutospacing="0" w:after="240" w:afterAutospacing="0" w:line="360" w:lineRule="atLeast"/>
        <w:ind w:left="48" w:right="48"/>
        <w:jc w:val="both"/>
        <w:rPr>
          <w:ins w:id="194" w:author="Unknown"/>
          <w:rFonts w:ascii="Verdana" w:hAnsi="Verdana"/>
          <w:color w:val="000000"/>
        </w:rPr>
      </w:pPr>
      <w:ins w:id="195" w:author="Unknown">
        <w:r>
          <w:rPr>
            <w:rFonts w:ascii="Verdana" w:hAnsi="Verdana"/>
            <w:color w:val="000000"/>
          </w:rPr>
          <w:t>That's it, now we have second-level caching enabled for the Employee class and Hibernate now hits the second-level cache whenever you navigate to a Employee or when you load a Employee by identifier.</w:t>
        </w:r>
      </w:ins>
    </w:p>
    <w:p w:rsidR="0040448F" w:rsidRDefault="0040448F" w:rsidP="0040448F">
      <w:pPr>
        <w:pStyle w:val="NormalWeb"/>
        <w:spacing w:before="0" w:beforeAutospacing="0" w:after="240" w:afterAutospacing="0" w:line="360" w:lineRule="atLeast"/>
        <w:ind w:left="48" w:right="48"/>
        <w:jc w:val="both"/>
        <w:rPr>
          <w:ins w:id="196" w:author="Unknown"/>
          <w:rFonts w:ascii="Verdana" w:hAnsi="Verdana"/>
          <w:color w:val="000000"/>
        </w:rPr>
      </w:pPr>
      <w:ins w:id="197" w:author="Unknown">
        <w:r>
          <w:rPr>
            <w:rFonts w:ascii="Verdana" w:hAnsi="Verdana"/>
            <w:color w:val="000000"/>
          </w:rPr>
          <w:t>You should analyze your all the classes and choose appropriate caching strategy for each of the classes. Sometime, second-level caching may downgrade the performance of the application. So it is recommended to benchmark your application first without enabling caching and later on enable your well suited caching and check the performance. If caching is not improving system performance then there is no point in enabling any type of caching.</w:t>
        </w:r>
      </w:ins>
    </w:p>
    <w:p w:rsidR="0040448F" w:rsidRDefault="0040448F" w:rsidP="0040448F">
      <w:pPr>
        <w:pStyle w:val="Heading2"/>
        <w:spacing w:before="48" w:after="48" w:line="360" w:lineRule="atLeast"/>
        <w:ind w:right="48"/>
        <w:rPr>
          <w:ins w:id="198" w:author="Unknown"/>
          <w:rFonts w:ascii="Verdana" w:hAnsi="Verdana"/>
          <w:b w:val="0"/>
          <w:bCs w:val="0"/>
          <w:color w:val="121214"/>
          <w:spacing w:val="-15"/>
          <w:sz w:val="41"/>
          <w:szCs w:val="41"/>
        </w:rPr>
      </w:pPr>
      <w:ins w:id="199" w:author="Unknown">
        <w:r>
          <w:rPr>
            <w:rFonts w:ascii="Verdana" w:hAnsi="Verdana"/>
            <w:b w:val="0"/>
            <w:bCs w:val="0"/>
            <w:color w:val="121214"/>
            <w:spacing w:val="-15"/>
            <w:sz w:val="41"/>
            <w:szCs w:val="41"/>
          </w:rPr>
          <w:t>The Query-level Cache:</w:t>
        </w:r>
      </w:ins>
    </w:p>
    <w:p w:rsidR="0040448F" w:rsidRDefault="0040448F" w:rsidP="0040448F">
      <w:pPr>
        <w:pStyle w:val="NormalWeb"/>
        <w:spacing w:before="0" w:beforeAutospacing="0" w:after="240" w:afterAutospacing="0" w:line="360" w:lineRule="atLeast"/>
        <w:ind w:left="48" w:right="48"/>
        <w:jc w:val="both"/>
        <w:rPr>
          <w:ins w:id="200" w:author="Unknown"/>
          <w:rFonts w:ascii="Verdana" w:hAnsi="Verdana"/>
          <w:color w:val="000000"/>
        </w:rPr>
      </w:pPr>
      <w:ins w:id="201" w:author="Unknown">
        <w:r>
          <w:rPr>
            <w:rFonts w:ascii="Verdana" w:hAnsi="Verdana"/>
            <w:color w:val="000000"/>
          </w:rPr>
          <w:t>To use the query cache, you must first activate it using the</w:t>
        </w:r>
        <w:r>
          <w:rPr>
            <w:rFonts w:ascii="Verdana" w:hAnsi="Verdana"/>
            <w:b/>
            <w:bCs/>
            <w:color w:val="000000"/>
          </w:rPr>
          <w:t>hibernate.cache.use_query_cache="true"</w:t>
        </w:r>
        <w:r>
          <w:rPr>
            <w:rStyle w:val="apple-converted-space"/>
            <w:rFonts w:ascii="Verdana" w:hAnsi="Verdana"/>
            <w:color w:val="000000"/>
          </w:rPr>
          <w:t> </w:t>
        </w:r>
        <w:r>
          <w:rPr>
            <w:rFonts w:ascii="Verdana" w:hAnsi="Verdana"/>
            <w:color w:val="000000"/>
          </w:rPr>
          <w:t>property in the configuration file. By setting this property to true, you make Hibernate create the necessary caches in memory to hold the query and identifier sets.</w:t>
        </w:r>
      </w:ins>
    </w:p>
    <w:p w:rsidR="0040448F" w:rsidRDefault="0040448F" w:rsidP="0040448F">
      <w:pPr>
        <w:pStyle w:val="NormalWeb"/>
        <w:spacing w:before="0" w:beforeAutospacing="0" w:after="240" w:afterAutospacing="0" w:line="360" w:lineRule="atLeast"/>
        <w:ind w:left="48" w:right="48"/>
        <w:jc w:val="both"/>
        <w:rPr>
          <w:ins w:id="202" w:author="Unknown"/>
          <w:rFonts w:ascii="Verdana" w:hAnsi="Verdana"/>
          <w:color w:val="000000"/>
        </w:rPr>
      </w:pPr>
      <w:ins w:id="203" w:author="Unknown">
        <w:r>
          <w:rPr>
            <w:rFonts w:ascii="Verdana" w:hAnsi="Verdana"/>
            <w:color w:val="000000"/>
          </w:rPr>
          <w:t>Next, to use the query cache, you use the setCacheable(Boolean) method of the Query class. For example:</w:t>
        </w:r>
      </w:ins>
    </w:p>
    <w:p w:rsidR="0040448F" w:rsidRDefault="0040448F" w:rsidP="0040448F">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ins w:id="204" w:author="Unknown"/>
          <w:rStyle w:val="pln"/>
          <w:rFonts w:ascii="Consolas" w:eastAsiaTheme="majorEastAsia" w:hAnsi="Consolas" w:cs="Consolas"/>
          <w:color w:val="313131"/>
          <w:sz w:val="18"/>
          <w:szCs w:val="18"/>
        </w:rPr>
      </w:pPr>
      <w:ins w:id="205" w:author="Unknown">
        <w:r>
          <w:rPr>
            <w:rStyle w:val="typ"/>
            <w:rFonts w:ascii="Consolas" w:hAnsi="Consolas" w:cs="Consolas"/>
            <w:color w:val="7F0055"/>
            <w:sz w:val="18"/>
            <w:szCs w:val="18"/>
          </w:rPr>
          <w:t>Session</w:t>
        </w:r>
        <w:r>
          <w:rPr>
            <w:rStyle w:val="pln"/>
            <w:rFonts w:ascii="Consolas" w:eastAsiaTheme="majorEastAsia" w:hAnsi="Consolas" w:cs="Consolas"/>
            <w:color w:val="313131"/>
            <w:sz w:val="18"/>
            <w:szCs w:val="18"/>
          </w:rPr>
          <w:t xml:space="preserve"> session </w:t>
        </w:r>
        <w:r>
          <w:rPr>
            <w:rStyle w:val="pun"/>
            <w:rFonts w:ascii="Consolas" w:hAnsi="Consolas" w:cs="Consolas"/>
            <w:color w:val="666600"/>
            <w:sz w:val="18"/>
            <w:szCs w:val="18"/>
          </w:rPr>
          <w:t>=</w:t>
        </w:r>
        <w:r>
          <w:rPr>
            <w:rStyle w:val="pln"/>
            <w:rFonts w:ascii="Consolas" w:eastAsiaTheme="majorEastAsia" w:hAnsi="Consolas" w:cs="Consolas"/>
            <w:color w:val="313131"/>
            <w:sz w:val="18"/>
            <w:szCs w:val="18"/>
          </w:rPr>
          <w:t xml:space="preserve"> </w:t>
        </w:r>
        <w:r>
          <w:rPr>
            <w:rStyle w:val="typ"/>
            <w:rFonts w:ascii="Consolas" w:hAnsi="Consolas" w:cs="Consolas"/>
            <w:color w:val="7F0055"/>
            <w:sz w:val="18"/>
            <w:szCs w:val="18"/>
          </w:rPr>
          <w:t>SessionFactory</w:t>
        </w:r>
        <w:r>
          <w:rPr>
            <w:rStyle w:val="pun"/>
            <w:rFonts w:ascii="Consolas" w:hAnsi="Consolas" w:cs="Consolas"/>
            <w:color w:val="666600"/>
            <w:sz w:val="18"/>
            <w:szCs w:val="18"/>
          </w:rPr>
          <w:t>.</w:t>
        </w:r>
        <w:r>
          <w:rPr>
            <w:rStyle w:val="pln"/>
            <w:rFonts w:ascii="Consolas" w:eastAsiaTheme="majorEastAsia" w:hAnsi="Consolas" w:cs="Consolas"/>
            <w:color w:val="313131"/>
            <w:sz w:val="18"/>
            <w:szCs w:val="18"/>
          </w:rPr>
          <w:t>openSession</w:t>
        </w:r>
        <w:r>
          <w:rPr>
            <w:rStyle w:val="pun"/>
            <w:rFonts w:ascii="Consolas" w:hAnsi="Consolas" w:cs="Consolas"/>
            <w:color w:val="666600"/>
            <w:sz w:val="18"/>
            <w:szCs w:val="18"/>
          </w:rPr>
          <w:t>();</w:t>
        </w:r>
      </w:ins>
    </w:p>
    <w:p w:rsidR="0040448F" w:rsidRDefault="0040448F" w:rsidP="0040448F">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ins w:id="206" w:author="Unknown"/>
          <w:rStyle w:val="pln"/>
          <w:rFonts w:ascii="Consolas" w:eastAsiaTheme="majorEastAsia" w:hAnsi="Consolas" w:cs="Consolas"/>
          <w:color w:val="313131"/>
          <w:sz w:val="18"/>
          <w:szCs w:val="18"/>
        </w:rPr>
      </w:pPr>
      <w:ins w:id="207" w:author="Unknown">
        <w:r>
          <w:rPr>
            <w:rStyle w:val="typ"/>
            <w:rFonts w:ascii="Consolas" w:hAnsi="Consolas" w:cs="Consolas"/>
            <w:color w:val="7F0055"/>
            <w:sz w:val="18"/>
            <w:szCs w:val="18"/>
          </w:rPr>
          <w:t>Query</w:t>
        </w:r>
        <w:r>
          <w:rPr>
            <w:rStyle w:val="pln"/>
            <w:rFonts w:ascii="Consolas" w:eastAsiaTheme="majorEastAsia" w:hAnsi="Consolas" w:cs="Consolas"/>
            <w:color w:val="313131"/>
            <w:sz w:val="18"/>
            <w:szCs w:val="18"/>
          </w:rPr>
          <w:t xml:space="preserve"> query </w:t>
        </w:r>
        <w:r>
          <w:rPr>
            <w:rStyle w:val="pun"/>
            <w:rFonts w:ascii="Consolas" w:hAnsi="Consolas" w:cs="Consolas"/>
            <w:color w:val="666600"/>
            <w:sz w:val="18"/>
            <w:szCs w:val="18"/>
          </w:rPr>
          <w:t>=</w:t>
        </w:r>
        <w:r>
          <w:rPr>
            <w:rStyle w:val="pln"/>
            <w:rFonts w:ascii="Consolas" w:eastAsiaTheme="majorEastAsia" w:hAnsi="Consolas" w:cs="Consolas"/>
            <w:color w:val="313131"/>
            <w:sz w:val="18"/>
            <w:szCs w:val="18"/>
          </w:rPr>
          <w:t xml:space="preserve"> session</w:t>
        </w:r>
        <w:r>
          <w:rPr>
            <w:rStyle w:val="pun"/>
            <w:rFonts w:ascii="Consolas" w:hAnsi="Consolas" w:cs="Consolas"/>
            <w:color w:val="666600"/>
            <w:sz w:val="18"/>
            <w:szCs w:val="18"/>
          </w:rPr>
          <w:t>.</w:t>
        </w:r>
        <w:r>
          <w:rPr>
            <w:rStyle w:val="pln"/>
            <w:rFonts w:ascii="Consolas" w:eastAsiaTheme="majorEastAsia" w:hAnsi="Consolas" w:cs="Consolas"/>
            <w:color w:val="313131"/>
            <w:sz w:val="18"/>
            <w:szCs w:val="18"/>
          </w:rPr>
          <w:t>createQuery</w:t>
        </w:r>
        <w:r>
          <w:rPr>
            <w:rStyle w:val="pun"/>
            <w:rFonts w:ascii="Consolas" w:hAnsi="Consolas" w:cs="Consolas"/>
            <w:color w:val="666600"/>
            <w:sz w:val="18"/>
            <w:szCs w:val="18"/>
          </w:rPr>
          <w:t>(</w:t>
        </w:r>
        <w:r>
          <w:rPr>
            <w:rStyle w:val="str"/>
            <w:rFonts w:ascii="Consolas" w:eastAsiaTheme="majorEastAsia" w:hAnsi="Consolas" w:cs="Consolas"/>
            <w:color w:val="008800"/>
            <w:sz w:val="18"/>
            <w:szCs w:val="18"/>
          </w:rPr>
          <w:t>"FROM EMPLOYEE"</w:t>
        </w:r>
        <w:r>
          <w:rPr>
            <w:rStyle w:val="pun"/>
            <w:rFonts w:ascii="Consolas" w:hAnsi="Consolas" w:cs="Consolas"/>
            <w:color w:val="666600"/>
            <w:sz w:val="18"/>
            <w:szCs w:val="18"/>
          </w:rPr>
          <w:t>);</w:t>
        </w:r>
      </w:ins>
    </w:p>
    <w:p w:rsidR="0040448F" w:rsidRDefault="0040448F" w:rsidP="0040448F">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ins w:id="208" w:author="Unknown"/>
          <w:rStyle w:val="pln"/>
          <w:rFonts w:ascii="Consolas" w:eastAsiaTheme="majorEastAsia" w:hAnsi="Consolas" w:cs="Consolas"/>
          <w:color w:val="313131"/>
          <w:sz w:val="18"/>
          <w:szCs w:val="18"/>
        </w:rPr>
      </w:pPr>
      <w:ins w:id="209" w:author="Unknown">
        <w:r>
          <w:rPr>
            <w:rStyle w:val="pln"/>
            <w:rFonts w:ascii="Consolas" w:eastAsiaTheme="majorEastAsia" w:hAnsi="Consolas" w:cs="Consolas"/>
            <w:color w:val="313131"/>
            <w:sz w:val="18"/>
            <w:szCs w:val="18"/>
          </w:rPr>
          <w:t>query</w:t>
        </w:r>
        <w:r>
          <w:rPr>
            <w:rStyle w:val="pun"/>
            <w:rFonts w:ascii="Consolas" w:hAnsi="Consolas" w:cs="Consolas"/>
            <w:color w:val="666600"/>
            <w:sz w:val="18"/>
            <w:szCs w:val="18"/>
          </w:rPr>
          <w:t>.</w:t>
        </w:r>
        <w:r>
          <w:rPr>
            <w:rStyle w:val="pln"/>
            <w:rFonts w:ascii="Consolas" w:eastAsiaTheme="majorEastAsia" w:hAnsi="Consolas" w:cs="Consolas"/>
            <w:color w:val="313131"/>
            <w:sz w:val="18"/>
            <w:szCs w:val="18"/>
          </w:rPr>
          <w:t>setCacheable</w:t>
        </w:r>
        <w:r>
          <w:rPr>
            <w:rStyle w:val="pun"/>
            <w:rFonts w:ascii="Consolas" w:hAnsi="Consolas" w:cs="Consolas"/>
            <w:color w:val="666600"/>
            <w:sz w:val="18"/>
            <w:szCs w:val="18"/>
          </w:rPr>
          <w:t>(</w:t>
        </w:r>
        <w:r>
          <w:rPr>
            <w:rStyle w:val="kwd"/>
            <w:rFonts w:ascii="Consolas" w:hAnsi="Consolas" w:cs="Consolas"/>
            <w:color w:val="000088"/>
            <w:sz w:val="18"/>
            <w:szCs w:val="18"/>
          </w:rPr>
          <w:t>true</w:t>
        </w:r>
        <w:r>
          <w:rPr>
            <w:rStyle w:val="pun"/>
            <w:rFonts w:ascii="Consolas" w:hAnsi="Consolas" w:cs="Consolas"/>
            <w:color w:val="666600"/>
            <w:sz w:val="18"/>
            <w:szCs w:val="18"/>
          </w:rPr>
          <w:t>);</w:t>
        </w:r>
      </w:ins>
    </w:p>
    <w:p w:rsidR="0040448F" w:rsidRDefault="0040448F" w:rsidP="0040448F">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ins w:id="210" w:author="Unknown"/>
          <w:rStyle w:val="pln"/>
          <w:rFonts w:ascii="Consolas" w:eastAsiaTheme="majorEastAsia" w:hAnsi="Consolas" w:cs="Consolas"/>
          <w:color w:val="313131"/>
          <w:sz w:val="18"/>
          <w:szCs w:val="18"/>
        </w:rPr>
      </w:pPr>
      <w:ins w:id="211" w:author="Unknown">
        <w:r>
          <w:rPr>
            <w:rStyle w:val="typ"/>
            <w:rFonts w:ascii="Consolas" w:hAnsi="Consolas" w:cs="Consolas"/>
            <w:color w:val="7F0055"/>
            <w:sz w:val="18"/>
            <w:szCs w:val="18"/>
          </w:rPr>
          <w:t>List</w:t>
        </w:r>
        <w:r>
          <w:rPr>
            <w:rStyle w:val="pln"/>
            <w:rFonts w:ascii="Consolas" w:eastAsiaTheme="majorEastAsia" w:hAnsi="Consolas" w:cs="Consolas"/>
            <w:color w:val="313131"/>
            <w:sz w:val="18"/>
            <w:szCs w:val="18"/>
          </w:rPr>
          <w:t xml:space="preserve"> users </w:t>
        </w:r>
        <w:r>
          <w:rPr>
            <w:rStyle w:val="pun"/>
            <w:rFonts w:ascii="Consolas" w:hAnsi="Consolas" w:cs="Consolas"/>
            <w:color w:val="666600"/>
            <w:sz w:val="18"/>
            <w:szCs w:val="18"/>
          </w:rPr>
          <w:t>=</w:t>
        </w:r>
        <w:r>
          <w:rPr>
            <w:rStyle w:val="pln"/>
            <w:rFonts w:ascii="Consolas" w:eastAsiaTheme="majorEastAsia" w:hAnsi="Consolas" w:cs="Consolas"/>
            <w:color w:val="313131"/>
            <w:sz w:val="18"/>
            <w:szCs w:val="18"/>
          </w:rPr>
          <w:t xml:space="preserve"> query</w:t>
        </w:r>
        <w:r>
          <w:rPr>
            <w:rStyle w:val="pun"/>
            <w:rFonts w:ascii="Consolas" w:hAnsi="Consolas" w:cs="Consolas"/>
            <w:color w:val="666600"/>
            <w:sz w:val="18"/>
            <w:szCs w:val="18"/>
          </w:rPr>
          <w:t>.</w:t>
        </w:r>
        <w:r>
          <w:rPr>
            <w:rStyle w:val="pln"/>
            <w:rFonts w:ascii="Consolas" w:eastAsiaTheme="majorEastAsia" w:hAnsi="Consolas" w:cs="Consolas"/>
            <w:color w:val="313131"/>
            <w:sz w:val="18"/>
            <w:szCs w:val="18"/>
          </w:rPr>
          <w:t>list</w:t>
        </w:r>
        <w:r>
          <w:rPr>
            <w:rStyle w:val="pun"/>
            <w:rFonts w:ascii="Consolas" w:hAnsi="Consolas" w:cs="Consolas"/>
            <w:color w:val="666600"/>
            <w:sz w:val="18"/>
            <w:szCs w:val="18"/>
          </w:rPr>
          <w:t>();</w:t>
        </w:r>
      </w:ins>
    </w:p>
    <w:p w:rsidR="0040448F" w:rsidRDefault="0040448F" w:rsidP="0040448F">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ins w:id="212" w:author="Unknown"/>
          <w:rFonts w:ascii="Consolas" w:hAnsi="Consolas" w:cs="Consolas"/>
          <w:color w:val="313131"/>
          <w:sz w:val="18"/>
          <w:szCs w:val="18"/>
        </w:rPr>
      </w:pPr>
      <w:ins w:id="213" w:author="Unknown">
        <w:r>
          <w:rPr>
            <w:rStyle w:val="typ"/>
            <w:rFonts w:ascii="Consolas" w:hAnsi="Consolas" w:cs="Consolas"/>
            <w:color w:val="7F0055"/>
            <w:sz w:val="18"/>
            <w:szCs w:val="18"/>
          </w:rPr>
          <w:t>SessionFactory</w:t>
        </w:r>
        <w:r>
          <w:rPr>
            <w:rStyle w:val="pun"/>
            <w:rFonts w:ascii="Consolas" w:hAnsi="Consolas" w:cs="Consolas"/>
            <w:color w:val="666600"/>
            <w:sz w:val="18"/>
            <w:szCs w:val="18"/>
          </w:rPr>
          <w:t>.</w:t>
        </w:r>
        <w:r>
          <w:rPr>
            <w:rStyle w:val="pln"/>
            <w:rFonts w:ascii="Consolas" w:eastAsiaTheme="majorEastAsia" w:hAnsi="Consolas" w:cs="Consolas"/>
            <w:color w:val="313131"/>
            <w:sz w:val="18"/>
            <w:szCs w:val="18"/>
          </w:rPr>
          <w:t>closeSession</w:t>
        </w:r>
        <w:r>
          <w:rPr>
            <w:rStyle w:val="pun"/>
            <w:rFonts w:ascii="Consolas" w:hAnsi="Consolas" w:cs="Consolas"/>
            <w:color w:val="666600"/>
            <w:sz w:val="18"/>
            <w:szCs w:val="18"/>
          </w:rPr>
          <w:t>();</w:t>
        </w:r>
      </w:ins>
    </w:p>
    <w:p w:rsidR="0040448F" w:rsidRDefault="0040448F" w:rsidP="0040448F">
      <w:pPr>
        <w:pStyle w:val="NormalWeb"/>
        <w:spacing w:before="0" w:beforeAutospacing="0" w:after="240" w:afterAutospacing="0" w:line="360" w:lineRule="atLeast"/>
        <w:ind w:left="48" w:right="48"/>
        <w:jc w:val="both"/>
        <w:rPr>
          <w:ins w:id="214" w:author="Unknown"/>
          <w:rFonts w:ascii="Verdana" w:hAnsi="Verdana"/>
          <w:color w:val="000000"/>
        </w:rPr>
      </w:pPr>
      <w:ins w:id="215" w:author="Unknown">
        <w:r>
          <w:rPr>
            <w:rFonts w:ascii="Verdana" w:hAnsi="Verdana"/>
            <w:color w:val="000000"/>
          </w:rPr>
          <w:t>Hibernate also supports very fine-grained cache support through the concept of a cache region. A cache region is part of the cache that's given a name.</w:t>
        </w:r>
      </w:ins>
    </w:p>
    <w:p w:rsidR="0040448F" w:rsidRDefault="0040448F" w:rsidP="0040448F">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ins w:id="216" w:author="Unknown"/>
          <w:rStyle w:val="pln"/>
          <w:rFonts w:ascii="Consolas" w:eastAsiaTheme="majorEastAsia" w:hAnsi="Consolas" w:cs="Consolas"/>
          <w:color w:val="313131"/>
          <w:sz w:val="18"/>
          <w:szCs w:val="18"/>
        </w:rPr>
      </w:pPr>
      <w:ins w:id="217" w:author="Unknown">
        <w:r>
          <w:rPr>
            <w:rStyle w:val="typ"/>
            <w:rFonts w:ascii="Consolas" w:hAnsi="Consolas" w:cs="Consolas"/>
            <w:color w:val="7F0055"/>
            <w:sz w:val="18"/>
            <w:szCs w:val="18"/>
          </w:rPr>
          <w:t>Session</w:t>
        </w:r>
        <w:r>
          <w:rPr>
            <w:rStyle w:val="pln"/>
            <w:rFonts w:ascii="Consolas" w:eastAsiaTheme="majorEastAsia" w:hAnsi="Consolas" w:cs="Consolas"/>
            <w:color w:val="313131"/>
            <w:sz w:val="18"/>
            <w:szCs w:val="18"/>
          </w:rPr>
          <w:t xml:space="preserve"> session </w:t>
        </w:r>
        <w:r>
          <w:rPr>
            <w:rStyle w:val="pun"/>
            <w:rFonts w:ascii="Consolas" w:hAnsi="Consolas" w:cs="Consolas"/>
            <w:color w:val="666600"/>
            <w:sz w:val="18"/>
            <w:szCs w:val="18"/>
          </w:rPr>
          <w:t>=</w:t>
        </w:r>
        <w:r>
          <w:rPr>
            <w:rStyle w:val="pln"/>
            <w:rFonts w:ascii="Consolas" w:eastAsiaTheme="majorEastAsia" w:hAnsi="Consolas" w:cs="Consolas"/>
            <w:color w:val="313131"/>
            <w:sz w:val="18"/>
            <w:szCs w:val="18"/>
          </w:rPr>
          <w:t xml:space="preserve"> </w:t>
        </w:r>
        <w:r>
          <w:rPr>
            <w:rStyle w:val="typ"/>
            <w:rFonts w:ascii="Consolas" w:hAnsi="Consolas" w:cs="Consolas"/>
            <w:color w:val="7F0055"/>
            <w:sz w:val="18"/>
            <w:szCs w:val="18"/>
          </w:rPr>
          <w:t>SessionFactory</w:t>
        </w:r>
        <w:r>
          <w:rPr>
            <w:rStyle w:val="pun"/>
            <w:rFonts w:ascii="Consolas" w:hAnsi="Consolas" w:cs="Consolas"/>
            <w:color w:val="666600"/>
            <w:sz w:val="18"/>
            <w:szCs w:val="18"/>
          </w:rPr>
          <w:t>.</w:t>
        </w:r>
        <w:r>
          <w:rPr>
            <w:rStyle w:val="pln"/>
            <w:rFonts w:ascii="Consolas" w:eastAsiaTheme="majorEastAsia" w:hAnsi="Consolas" w:cs="Consolas"/>
            <w:color w:val="313131"/>
            <w:sz w:val="18"/>
            <w:szCs w:val="18"/>
          </w:rPr>
          <w:t>openSession</w:t>
        </w:r>
        <w:r>
          <w:rPr>
            <w:rStyle w:val="pun"/>
            <w:rFonts w:ascii="Consolas" w:hAnsi="Consolas" w:cs="Consolas"/>
            <w:color w:val="666600"/>
            <w:sz w:val="18"/>
            <w:szCs w:val="18"/>
          </w:rPr>
          <w:t>();</w:t>
        </w:r>
      </w:ins>
    </w:p>
    <w:p w:rsidR="0040448F" w:rsidRDefault="0040448F" w:rsidP="0040448F">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ins w:id="218" w:author="Unknown"/>
          <w:rStyle w:val="pln"/>
          <w:rFonts w:ascii="Consolas" w:eastAsiaTheme="majorEastAsia" w:hAnsi="Consolas" w:cs="Consolas"/>
          <w:color w:val="313131"/>
          <w:sz w:val="18"/>
          <w:szCs w:val="18"/>
        </w:rPr>
      </w:pPr>
      <w:ins w:id="219" w:author="Unknown">
        <w:r>
          <w:rPr>
            <w:rStyle w:val="typ"/>
            <w:rFonts w:ascii="Consolas" w:hAnsi="Consolas" w:cs="Consolas"/>
            <w:color w:val="7F0055"/>
            <w:sz w:val="18"/>
            <w:szCs w:val="18"/>
          </w:rPr>
          <w:t>Query</w:t>
        </w:r>
        <w:r>
          <w:rPr>
            <w:rStyle w:val="pln"/>
            <w:rFonts w:ascii="Consolas" w:eastAsiaTheme="majorEastAsia" w:hAnsi="Consolas" w:cs="Consolas"/>
            <w:color w:val="313131"/>
            <w:sz w:val="18"/>
            <w:szCs w:val="18"/>
          </w:rPr>
          <w:t xml:space="preserve"> query </w:t>
        </w:r>
        <w:r>
          <w:rPr>
            <w:rStyle w:val="pun"/>
            <w:rFonts w:ascii="Consolas" w:hAnsi="Consolas" w:cs="Consolas"/>
            <w:color w:val="666600"/>
            <w:sz w:val="18"/>
            <w:szCs w:val="18"/>
          </w:rPr>
          <w:t>=</w:t>
        </w:r>
        <w:r>
          <w:rPr>
            <w:rStyle w:val="pln"/>
            <w:rFonts w:ascii="Consolas" w:eastAsiaTheme="majorEastAsia" w:hAnsi="Consolas" w:cs="Consolas"/>
            <w:color w:val="313131"/>
            <w:sz w:val="18"/>
            <w:szCs w:val="18"/>
          </w:rPr>
          <w:t xml:space="preserve"> session</w:t>
        </w:r>
        <w:r>
          <w:rPr>
            <w:rStyle w:val="pun"/>
            <w:rFonts w:ascii="Consolas" w:hAnsi="Consolas" w:cs="Consolas"/>
            <w:color w:val="666600"/>
            <w:sz w:val="18"/>
            <w:szCs w:val="18"/>
          </w:rPr>
          <w:t>.</w:t>
        </w:r>
        <w:r>
          <w:rPr>
            <w:rStyle w:val="pln"/>
            <w:rFonts w:ascii="Consolas" w:eastAsiaTheme="majorEastAsia" w:hAnsi="Consolas" w:cs="Consolas"/>
            <w:color w:val="313131"/>
            <w:sz w:val="18"/>
            <w:szCs w:val="18"/>
          </w:rPr>
          <w:t>createQuery</w:t>
        </w:r>
        <w:r>
          <w:rPr>
            <w:rStyle w:val="pun"/>
            <w:rFonts w:ascii="Consolas" w:hAnsi="Consolas" w:cs="Consolas"/>
            <w:color w:val="666600"/>
            <w:sz w:val="18"/>
            <w:szCs w:val="18"/>
          </w:rPr>
          <w:t>(</w:t>
        </w:r>
        <w:r>
          <w:rPr>
            <w:rStyle w:val="str"/>
            <w:rFonts w:ascii="Consolas" w:eastAsiaTheme="majorEastAsia" w:hAnsi="Consolas" w:cs="Consolas"/>
            <w:color w:val="008800"/>
            <w:sz w:val="18"/>
            <w:szCs w:val="18"/>
          </w:rPr>
          <w:t>"FROM EMPLOYEE"</w:t>
        </w:r>
        <w:r>
          <w:rPr>
            <w:rStyle w:val="pun"/>
            <w:rFonts w:ascii="Consolas" w:hAnsi="Consolas" w:cs="Consolas"/>
            <w:color w:val="666600"/>
            <w:sz w:val="18"/>
            <w:szCs w:val="18"/>
          </w:rPr>
          <w:t>);</w:t>
        </w:r>
      </w:ins>
    </w:p>
    <w:p w:rsidR="0040448F" w:rsidRDefault="0040448F" w:rsidP="0040448F">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ins w:id="220" w:author="Unknown"/>
          <w:rStyle w:val="pln"/>
          <w:rFonts w:ascii="Consolas" w:eastAsiaTheme="majorEastAsia" w:hAnsi="Consolas" w:cs="Consolas"/>
          <w:color w:val="313131"/>
          <w:sz w:val="18"/>
          <w:szCs w:val="18"/>
        </w:rPr>
      </w:pPr>
      <w:ins w:id="221" w:author="Unknown">
        <w:r>
          <w:rPr>
            <w:rStyle w:val="pln"/>
            <w:rFonts w:ascii="Consolas" w:eastAsiaTheme="majorEastAsia" w:hAnsi="Consolas" w:cs="Consolas"/>
            <w:color w:val="313131"/>
            <w:sz w:val="18"/>
            <w:szCs w:val="18"/>
          </w:rPr>
          <w:lastRenderedPageBreak/>
          <w:t>query</w:t>
        </w:r>
        <w:r>
          <w:rPr>
            <w:rStyle w:val="pun"/>
            <w:rFonts w:ascii="Consolas" w:hAnsi="Consolas" w:cs="Consolas"/>
            <w:color w:val="666600"/>
            <w:sz w:val="18"/>
            <w:szCs w:val="18"/>
          </w:rPr>
          <w:t>.</w:t>
        </w:r>
        <w:r>
          <w:rPr>
            <w:rStyle w:val="pln"/>
            <w:rFonts w:ascii="Consolas" w:eastAsiaTheme="majorEastAsia" w:hAnsi="Consolas" w:cs="Consolas"/>
            <w:color w:val="313131"/>
            <w:sz w:val="18"/>
            <w:szCs w:val="18"/>
          </w:rPr>
          <w:t>setCacheable</w:t>
        </w:r>
        <w:r>
          <w:rPr>
            <w:rStyle w:val="pun"/>
            <w:rFonts w:ascii="Consolas" w:hAnsi="Consolas" w:cs="Consolas"/>
            <w:color w:val="666600"/>
            <w:sz w:val="18"/>
            <w:szCs w:val="18"/>
          </w:rPr>
          <w:t>(</w:t>
        </w:r>
        <w:r>
          <w:rPr>
            <w:rStyle w:val="kwd"/>
            <w:rFonts w:ascii="Consolas" w:hAnsi="Consolas" w:cs="Consolas"/>
            <w:color w:val="000088"/>
            <w:sz w:val="18"/>
            <w:szCs w:val="18"/>
          </w:rPr>
          <w:t>true</w:t>
        </w:r>
        <w:r>
          <w:rPr>
            <w:rStyle w:val="pun"/>
            <w:rFonts w:ascii="Consolas" w:hAnsi="Consolas" w:cs="Consolas"/>
            <w:color w:val="666600"/>
            <w:sz w:val="18"/>
            <w:szCs w:val="18"/>
          </w:rPr>
          <w:t>);</w:t>
        </w:r>
      </w:ins>
    </w:p>
    <w:p w:rsidR="0040448F" w:rsidRDefault="0040448F" w:rsidP="0040448F">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ins w:id="222" w:author="Unknown"/>
          <w:rStyle w:val="pln"/>
          <w:rFonts w:ascii="Consolas" w:eastAsiaTheme="majorEastAsia" w:hAnsi="Consolas" w:cs="Consolas"/>
          <w:color w:val="313131"/>
          <w:sz w:val="18"/>
          <w:szCs w:val="18"/>
        </w:rPr>
      </w:pPr>
      <w:ins w:id="223" w:author="Unknown">
        <w:r>
          <w:rPr>
            <w:rStyle w:val="pln"/>
            <w:rFonts w:ascii="Consolas" w:eastAsiaTheme="majorEastAsia" w:hAnsi="Consolas" w:cs="Consolas"/>
            <w:color w:val="313131"/>
            <w:sz w:val="18"/>
            <w:szCs w:val="18"/>
          </w:rPr>
          <w:t>query</w:t>
        </w:r>
        <w:r>
          <w:rPr>
            <w:rStyle w:val="pun"/>
            <w:rFonts w:ascii="Consolas" w:hAnsi="Consolas" w:cs="Consolas"/>
            <w:color w:val="666600"/>
            <w:sz w:val="18"/>
            <w:szCs w:val="18"/>
          </w:rPr>
          <w:t>.</w:t>
        </w:r>
        <w:r>
          <w:rPr>
            <w:rStyle w:val="pln"/>
            <w:rFonts w:ascii="Consolas" w:eastAsiaTheme="majorEastAsia" w:hAnsi="Consolas" w:cs="Consolas"/>
            <w:color w:val="313131"/>
            <w:sz w:val="18"/>
            <w:szCs w:val="18"/>
          </w:rPr>
          <w:t>setCacheRegion</w:t>
        </w:r>
        <w:r>
          <w:rPr>
            <w:rStyle w:val="pun"/>
            <w:rFonts w:ascii="Consolas" w:hAnsi="Consolas" w:cs="Consolas"/>
            <w:color w:val="666600"/>
            <w:sz w:val="18"/>
            <w:szCs w:val="18"/>
          </w:rPr>
          <w:t>(</w:t>
        </w:r>
        <w:r>
          <w:rPr>
            <w:rStyle w:val="str"/>
            <w:rFonts w:ascii="Consolas" w:eastAsiaTheme="majorEastAsia" w:hAnsi="Consolas" w:cs="Consolas"/>
            <w:color w:val="008800"/>
            <w:sz w:val="18"/>
            <w:szCs w:val="18"/>
          </w:rPr>
          <w:t>"employee"</w:t>
        </w:r>
        <w:r>
          <w:rPr>
            <w:rStyle w:val="pun"/>
            <w:rFonts w:ascii="Consolas" w:hAnsi="Consolas" w:cs="Consolas"/>
            <w:color w:val="666600"/>
            <w:sz w:val="18"/>
            <w:szCs w:val="18"/>
          </w:rPr>
          <w:t>);</w:t>
        </w:r>
      </w:ins>
    </w:p>
    <w:p w:rsidR="0040448F" w:rsidRDefault="0040448F" w:rsidP="0040448F">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ins w:id="224" w:author="Unknown"/>
          <w:rStyle w:val="pln"/>
          <w:rFonts w:ascii="Consolas" w:eastAsiaTheme="majorEastAsia" w:hAnsi="Consolas" w:cs="Consolas"/>
          <w:color w:val="313131"/>
          <w:sz w:val="18"/>
          <w:szCs w:val="18"/>
        </w:rPr>
      </w:pPr>
      <w:ins w:id="225" w:author="Unknown">
        <w:r>
          <w:rPr>
            <w:rStyle w:val="typ"/>
            <w:rFonts w:ascii="Consolas" w:hAnsi="Consolas" w:cs="Consolas"/>
            <w:color w:val="7F0055"/>
            <w:sz w:val="18"/>
            <w:szCs w:val="18"/>
          </w:rPr>
          <w:t>List</w:t>
        </w:r>
        <w:r>
          <w:rPr>
            <w:rStyle w:val="pln"/>
            <w:rFonts w:ascii="Consolas" w:eastAsiaTheme="majorEastAsia" w:hAnsi="Consolas" w:cs="Consolas"/>
            <w:color w:val="313131"/>
            <w:sz w:val="18"/>
            <w:szCs w:val="18"/>
          </w:rPr>
          <w:t xml:space="preserve"> users </w:t>
        </w:r>
        <w:r>
          <w:rPr>
            <w:rStyle w:val="pun"/>
            <w:rFonts w:ascii="Consolas" w:hAnsi="Consolas" w:cs="Consolas"/>
            <w:color w:val="666600"/>
            <w:sz w:val="18"/>
            <w:szCs w:val="18"/>
          </w:rPr>
          <w:t>=</w:t>
        </w:r>
        <w:r>
          <w:rPr>
            <w:rStyle w:val="pln"/>
            <w:rFonts w:ascii="Consolas" w:eastAsiaTheme="majorEastAsia" w:hAnsi="Consolas" w:cs="Consolas"/>
            <w:color w:val="313131"/>
            <w:sz w:val="18"/>
            <w:szCs w:val="18"/>
          </w:rPr>
          <w:t xml:space="preserve"> query</w:t>
        </w:r>
        <w:r>
          <w:rPr>
            <w:rStyle w:val="pun"/>
            <w:rFonts w:ascii="Consolas" w:hAnsi="Consolas" w:cs="Consolas"/>
            <w:color w:val="666600"/>
            <w:sz w:val="18"/>
            <w:szCs w:val="18"/>
          </w:rPr>
          <w:t>.</w:t>
        </w:r>
        <w:r>
          <w:rPr>
            <w:rStyle w:val="pln"/>
            <w:rFonts w:ascii="Consolas" w:eastAsiaTheme="majorEastAsia" w:hAnsi="Consolas" w:cs="Consolas"/>
            <w:color w:val="313131"/>
            <w:sz w:val="18"/>
            <w:szCs w:val="18"/>
          </w:rPr>
          <w:t>list</w:t>
        </w:r>
        <w:r>
          <w:rPr>
            <w:rStyle w:val="pun"/>
            <w:rFonts w:ascii="Consolas" w:hAnsi="Consolas" w:cs="Consolas"/>
            <w:color w:val="666600"/>
            <w:sz w:val="18"/>
            <w:szCs w:val="18"/>
          </w:rPr>
          <w:t>();</w:t>
        </w:r>
      </w:ins>
    </w:p>
    <w:p w:rsidR="0040448F" w:rsidRDefault="0040448F" w:rsidP="0040448F">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ins w:id="226" w:author="Unknown"/>
          <w:rFonts w:ascii="Consolas" w:hAnsi="Consolas" w:cs="Consolas"/>
          <w:color w:val="313131"/>
          <w:sz w:val="18"/>
          <w:szCs w:val="18"/>
        </w:rPr>
      </w:pPr>
      <w:ins w:id="227" w:author="Unknown">
        <w:r>
          <w:rPr>
            <w:rStyle w:val="typ"/>
            <w:rFonts w:ascii="Consolas" w:hAnsi="Consolas" w:cs="Consolas"/>
            <w:color w:val="7F0055"/>
            <w:sz w:val="18"/>
            <w:szCs w:val="18"/>
          </w:rPr>
          <w:t>SessionFactory</w:t>
        </w:r>
        <w:r>
          <w:rPr>
            <w:rStyle w:val="pun"/>
            <w:rFonts w:ascii="Consolas" w:hAnsi="Consolas" w:cs="Consolas"/>
            <w:color w:val="666600"/>
            <w:sz w:val="18"/>
            <w:szCs w:val="18"/>
          </w:rPr>
          <w:t>.</w:t>
        </w:r>
        <w:r>
          <w:rPr>
            <w:rStyle w:val="pln"/>
            <w:rFonts w:ascii="Consolas" w:eastAsiaTheme="majorEastAsia" w:hAnsi="Consolas" w:cs="Consolas"/>
            <w:color w:val="313131"/>
            <w:sz w:val="18"/>
            <w:szCs w:val="18"/>
          </w:rPr>
          <w:t>closeSession</w:t>
        </w:r>
        <w:r>
          <w:rPr>
            <w:rStyle w:val="pun"/>
            <w:rFonts w:ascii="Consolas" w:hAnsi="Consolas" w:cs="Consolas"/>
            <w:color w:val="666600"/>
            <w:sz w:val="18"/>
            <w:szCs w:val="18"/>
          </w:rPr>
          <w:t>();</w:t>
        </w:r>
      </w:ins>
    </w:p>
    <w:p w:rsidR="0040448F" w:rsidRDefault="0040448F" w:rsidP="0040448F">
      <w:pPr>
        <w:pStyle w:val="NormalWeb"/>
        <w:spacing w:before="0" w:beforeAutospacing="0" w:after="240" w:afterAutospacing="0" w:line="360" w:lineRule="atLeast"/>
        <w:ind w:left="48" w:right="48"/>
        <w:jc w:val="both"/>
        <w:rPr>
          <w:ins w:id="228" w:author="Unknown"/>
          <w:rFonts w:ascii="Verdana" w:hAnsi="Verdana"/>
          <w:color w:val="000000"/>
        </w:rPr>
      </w:pPr>
      <w:ins w:id="229" w:author="Unknown">
        <w:r>
          <w:rPr>
            <w:rFonts w:ascii="Verdana" w:hAnsi="Verdana"/>
            <w:color w:val="000000"/>
          </w:rPr>
          <w:t>This code uses the method to tell Hibernate to store and look for the query in the employee area of the cache.</w:t>
        </w:r>
      </w:ins>
    </w:p>
    <w:p w:rsidR="00BC4950" w:rsidRDefault="00BC4950" w:rsidP="00862B34"/>
    <w:p w:rsidR="00C908D4" w:rsidRDefault="00C908D4" w:rsidP="00C908D4">
      <w:pPr>
        <w:pStyle w:val="Heading2"/>
        <w:spacing w:before="0" w:line="374" w:lineRule="atLeast"/>
        <w:jc w:val="both"/>
        <w:rPr>
          <w:rFonts w:ascii="Verdana" w:hAnsi="Verdana"/>
          <w:color w:val="4A5D75"/>
          <w:sz w:val="29"/>
          <w:szCs w:val="29"/>
        </w:rPr>
      </w:pPr>
      <w:r>
        <w:rPr>
          <w:rFonts w:ascii="Verdana" w:hAnsi="Verdana"/>
          <w:color w:val="4A5D75"/>
          <w:sz w:val="29"/>
          <w:szCs w:val="29"/>
        </w:rPr>
        <w:t>Chapter 5. Locking</w:t>
      </w:r>
    </w:p>
    <w:p w:rsidR="00C908D4" w:rsidRDefault="00C908D4" w:rsidP="00C908D4">
      <w:pPr>
        <w:spacing w:line="270" w:lineRule="atLeast"/>
        <w:jc w:val="both"/>
        <w:rPr>
          <w:rFonts w:ascii="Verdana" w:hAnsi="Verdana"/>
          <w:b/>
          <w:bCs/>
          <w:color w:val="333333"/>
          <w:sz w:val="18"/>
          <w:szCs w:val="18"/>
        </w:rPr>
      </w:pPr>
      <w:hyperlink r:id="rId34" w:anchor="d0e2225" w:history="1">
        <w:r>
          <w:rPr>
            <w:rStyle w:val="Hyperlink"/>
            <w:rFonts w:ascii="Verdana" w:hAnsi="Verdana"/>
            <w:color w:val="6699CC"/>
            <w:sz w:val="18"/>
            <w:szCs w:val="18"/>
            <w:u w:val="none"/>
          </w:rPr>
          <w:t>5.1. Optimistic</w:t>
        </w:r>
      </w:hyperlink>
    </w:p>
    <w:p w:rsidR="00C908D4" w:rsidRDefault="00C908D4" w:rsidP="00C908D4">
      <w:pPr>
        <w:spacing w:line="270" w:lineRule="atLeast"/>
        <w:ind w:left="720"/>
        <w:jc w:val="both"/>
        <w:rPr>
          <w:rFonts w:ascii="Verdana" w:hAnsi="Verdana"/>
          <w:b/>
          <w:bCs/>
          <w:color w:val="333333"/>
          <w:sz w:val="18"/>
          <w:szCs w:val="18"/>
        </w:rPr>
      </w:pPr>
      <w:hyperlink r:id="rId35" w:anchor="d0e2251" w:history="1">
        <w:r>
          <w:rPr>
            <w:rStyle w:val="Hyperlink"/>
            <w:rFonts w:ascii="Verdana" w:hAnsi="Verdana"/>
            <w:color w:val="6699CC"/>
            <w:sz w:val="18"/>
            <w:szCs w:val="18"/>
            <w:u w:val="none"/>
          </w:rPr>
          <w:t>5.1.1. Dedicated version number</w:t>
        </w:r>
      </w:hyperlink>
    </w:p>
    <w:p w:rsidR="00C908D4" w:rsidRDefault="00C908D4" w:rsidP="00C908D4">
      <w:pPr>
        <w:spacing w:line="270" w:lineRule="atLeast"/>
        <w:ind w:left="720"/>
        <w:jc w:val="both"/>
        <w:rPr>
          <w:rFonts w:ascii="Verdana" w:hAnsi="Verdana"/>
          <w:b/>
          <w:bCs/>
          <w:color w:val="333333"/>
          <w:sz w:val="18"/>
          <w:szCs w:val="18"/>
        </w:rPr>
      </w:pPr>
      <w:hyperlink r:id="rId36" w:anchor="d0e2372" w:history="1">
        <w:r>
          <w:rPr>
            <w:rStyle w:val="Hyperlink"/>
            <w:rFonts w:ascii="Verdana" w:hAnsi="Verdana"/>
            <w:color w:val="6699CC"/>
            <w:sz w:val="18"/>
            <w:szCs w:val="18"/>
            <w:u w:val="none"/>
          </w:rPr>
          <w:t>5.1.2. Timestamp</w:t>
        </w:r>
      </w:hyperlink>
    </w:p>
    <w:p w:rsidR="00C908D4" w:rsidRDefault="00C908D4" w:rsidP="00C908D4">
      <w:pPr>
        <w:spacing w:line="270" w:lineRule="atLeast"/>
        <w:ind w:left="480"/>
        <w:jc w:val="both"/>
        <w:rPr>
          <w:rFonts w:ascii="Verdana" w:hAnsi="Verdana"/>
          <w:b/>
          <w:bCs/>
          <w:color w:val="333333"/>
          <w:sz w:val="18"/>
          <w:szCs w:val="18"/>
        </w:rPr>
      </w:pPr>
      <w:hyperlink r:id="rId37" w:anchor="d0e2462" w:history="1">
        <w:r>
          <w:rPr>
            <w:rStyle w:val="Hyperlink"/>
            <w:rFonts w:ascii="Verdana" w:hAnsi="Verdana"/>
            <w:color w:val="6699CC"/>
            <w:sz w:val="18"/>
            <w:szCs w:val="18"/>
            <w:u w:val="none"/>
          </w:rPr>
          <w:t>5.2. Pessimistic</w:t>
        </w:r>
      </w:hyperlink>
    </w:p>
    <w:p w:rsidR="00C908D4" w:rsidRDefault="00C908D4" w:rsidP="00C908D4">
      <w:pPr>
        <w:spacing w:line="270" w:lineRule="atLeast"/>
        <w:ind w:left="720"/>
        <w:jc w:val="both"/>
        <w:rPr>
          <w:rFonts w:ascii="Verdana" w:hAnsi="Verdana"/>
          <w:b/>
          <w:bCs/>
          <w:color w:val="333333"/>
          <w:sz w:val="18"/>
          <w:szCs w:val="18"/>
        </w:rPr>
      </w:pPr>
      <w:hyperlink r:id="rId38" w:anchor="d0e2470" w:history="1">
        <w:r>
          <w:rPr>
            <w:rStyle w:val="Hyperlink"/>
            <w:rFonts w:ascii="Verdana" w:hAnsi="Verdana"/>
            <w:color w:val="6699CC"/>
            <w:sz w:val="18"/>
            <w:szCs w:val="18"/>
            <w:u w:val="none"/>
          </w:rPr>
          <w:t>5.2.1. The</w:t>
        </w:r>
        <w:r>
          <w:rPr>
            <w:rStyle w:val="apple-converted-space"/>
            <w:rFonts w:ascii="Verdana" w:hAnsi="Verdana"/>
            <w:color w:val="6699CC"/>
            <w:sz w:val="18"/>
            <w:szCs w:val="18"/>
          </w:rPr>
          <w:t> </w:t>
        </w:r>
        <w:r>
          <w:rPr>
            <w:rStyle w:val="HTMLCode"/>
            <w:rFonts w:ascii="Verdana" w:eastAsiaTheme="minorHAnsi" w:hAnsi="Verdana"/>
            <w:color w:val="6699CC"/>
            <w:sz w:val="16"/>
            <w:szCs w:val="16"/>
          </w:rPr>
          <w:t>LockMode</w:t>
        </w:r>
        <w:r>
          <w:rPr>
            <w:rStyle w:val="apple-converted-space"/>
            <w:rFonts w:ascii="Verdana" w:hAnsi="Verdana"/>
            <w:color w:val="6699CC"/>
            <w:sz w:val="18"/>
            <w:szCs w:val="18"/>
          </w:rPr>
          <w:t> </w:t>
        </w:r>
        <w:r>
          <w:rPr>
            <w:rStyle w:val="Hyperlink"/>
            <w:rFonts w:ascii="Verdana" w:hAnsi="Verdana"/>
            <w:color w:val="6699CC"/>
            <w:sz w:val="18"/>
            <w:szCs w:val="18"/>
            <w:u w:val="none"/>
          </w:rPr>
          <w:t>class</w:t>
        </w:r>
      </w:hyperlink>
    </w:p>
    <w:p w:rsidR="00C908D4" w:rsidRDefault="00C908D4" w:rsidP="00C908D4">
      <w:pPr>
        <w:pStyle w:val="NormalWeb"/>
        <w:spacing w:line="270" w:lineRule="atLeast"/>
        <w:ind w:left="960"/>
        <w:jc w:val="both"/>
        <w:rPr>
          <w:rFonts w:ascii="Verdana" w:hAnsi="Verdana"/>
          <w:color w:val="333333"/>
          <w:sz w:val="18"/>
          <w:szCs w:val="18"/>
        </w:rPr>
      </w:pPr>
      <w:r>
        <w:rPr>
          <w:rFonts w:ascii="Verdana" w:hAnsi="Verdana"/>
          <w:color w:val="333333"/>
          <w:sz w:val="18"/>
          <w:szCs w:val="18"/>
        </w:rPr>
        <w:t>Locking refers to actions taken to prevent data in a relational database from changing between the time it is read and the time that it is used.</w:t>
      </w:r>
    </w:p>
    <w:p w:rsidR="00C908D4" w:rsidRDefault="00C908D4" w:rsidP="00C908D4">
      <w:pPr>
        <w:pStyle w:val="NormalWeb"/>
        <w:spacing w:line="270" w:lineRule="atLeast"/>
        <w:ind w:left="960"/>
        <w:jc w:val="both"/>
        <w:rPr>
          <w:rFonts w:ascii="Verdana" w:hAnsi="Verdana"/>
          <w:color w:val="333333"/>
          <w:sz w:val="18"/>
          <w:szCs w:val="18"/>
        </w:rPr>
      </w:pPr>
      <w:r>
        <w:rPr>
          <w:rFonts w:ascii="Verdana" w:hAnsi="Verdana"/>
          <w:color w:val="333333"/>
          <w:sz w:val="18"/>
          <w:szCs w:val="18"/>
        </w:rPr>
        <w:t>Your locking strategy can be either</w:t>
      </w:r>
      <w:r>
        <w:rPr>
          <w:rStyle w:val="apple-converted-space"/>
          <w:rFonts w:ascii="Verdana" w:hAnsi="Verdana"/>
          <w:color w:val="333333"/>
          <w:sz w:val="18"/>
          <w:szCs w:val="18"/>
        </w:rPr>
        <w:t> </w:t>
      </w:r>
      <w:r>
        <w:rPr>
          <w:rStyle w:val="Emphasis"/>
          <w:rFonts w:ascii="Verdana" w:hAnsi="Verdana"/>
          <w:color w:val="333333"/>
          <w:sz w:val="18"/>
          <w:szCs w:val="18"/>
        </w:rPr>
        <w:t>optimistic</w:t>
      </w:r>
      <w:r>
        <w:rPr>
          <w:rStyle w:val="apple-converted-space"/>
          <w:rFonts w:ascii="Verdana" w:hAnsi="Verdana"/>
          <w:color w:val="333333"/>
          <w:sz w:val="18"/>
          <w:szCs w:val="18"/>
        </w:rPr>
        <w:t> </w:t>
      </w:r>
      <w:r>
        <w:rPr>
          <w:rFonts w:ascii="Verdana" w:hAnsi="Verdana"/>
          <w:color w:val="333333"/>
          <w:sz w:val="18"/>
          <w:szCs w:val="18"/>
        </w:rPr>
        <w:t>or</w:t>
      </w:r>
      <w:r>
        <w:rPr>
          <w:rStyle w:val="apple-converted-space"/>
          <w:rFonts w:ascii="Verdana" w:hAnsi="Verdana"/>
          <w:color w:val="333333"/>
          <w:sz w:val="18"/>
          <w:szCs w:val="18"/>
        </w:rPr>
        <w:t> </w:t>
      </w:r>
      <w:r>
        <w:rPr>
          <w:rStyle w:val="Emphasis"/>
          <w:rFonts w:ascii="Verdana" w:hAnsi="Verdana"/>
          <w:color w:val="333333"/>
          <w:sz w:val="18"/>
          <w:szCs w:val="18"/>
        </w:rPr>
        <w:t>pessimistic</w:t>
      </w:r>
      <w:r>
        <w:rPr>
          <w:rFonts w:ascii="Verdana" w:hAnsi="Verdana"/>
          <w:color w:val="333333"/>
          <w:sz w:val="18"/>
          <w:szCs w:val="18"/>
        </w:rPr>
        <w:t>.</w:t>
      </w:r>
    </w:p>
    <w:p w:rsidR="00C908D4" w:rsidRDefault="00C908D4" w:rsidP="00C908D4">
      <w:pPr>
        <w:pStyle w:val="title"/>
        <w:spacing w:line="270" w:lineRule="atLeast"/>
        <w:ind w:left="960"/>
        <w:jc w:val="both"/>
        <w:rPr>
          <w:rFonts w:ascii="Verdana" w:hAnsi="Verdana"/>
          <w:color w:val="333333"/>
          <w:sz w:val="18"/>
          <w:szCs w:val="18"/>
        </w:rPr>
      </w:pPr>
      <w:r>
        <w:rPr>
          <w:rFonts w:ascii="Verdana" w:hAnsi="Verdana"/>
          <w:b/>
          <w:bCs/>
          <w:color w:val="333333"/>
          <w:sz w:val="18"/>
          <w:szCs w:val="18"/>
        </w:rPr>
        <w:t>Locking strategies</w:t>
      </w:r>
    </w:p>
    <w:p w:rsidR="00C908D4" w:rsidRDefault="00C908D4" w:rsidP="00C908D4">
      <w:pPr>
        <w:spacing w:line="270" w:lineRule="atLeast"/>
        <w:ind w:left="960"/>
        <w:jc w:val="both"/>
        <w:rPr>
          <w:rFonts w:ascii="Verdana" w:hAnsi="Verdana"/>
          <w:b/>
          <w:bCs/>
          <w:color w:val="333333"/>
          <w:sz w:val="18"/>
          <w:szCs w:val="18"/>
        </w:rPr>
      </w:pPr>
      <w:r>
        <w:rPr>
          <w:rStyle w:val="term"/>
          <w:rFonts w:ascii="Verdana" w:hAnsi="Verdana"/>
          <w:b/>
          <w:bCs/>
          <w:color w:val="333333"/>
          <w:sz w:val="18"/>
          <w:szCs w:val="18"/>
        </w:rPr>
        <w:t>Optimistic</w:t>
      </w:r>
    </w:p>
    <w:p w:rsidR="00C908D4" w:rsidRDefault="00C908D4" w:rsidP="00C908D4">
      <w:pPr>
        <w:pStyle w:val="NormalWeb"/>
        <w:spacing w:before="72" w:beforeAutospacing="0" w:line="270" w:lineRule="atLeast"/>
        <w:ind w:left="720"/>
        <w:jc w:val="both"/>
        <w:rPr>
          <w:rFonts w:ascii="Verdana" w:hAnsi="Verdana"/>
          <w:color w:val="333333"/>
          <w:sz w:val="18"/>
          <w:szCs w:val="18"/>
        </w:rPr>
      </w:pPr>
      <w:r>
        <w:rPr>
          <w:rFonts w:ascii="Verdana" w:hAnsi="Verdana"/>
          <w:color w:val="333333"/>
          <w:sz w:val="18"/>
          <w:szCs w:val="18"/>
        </w:rPr>
        <w:t>Optimistic locking ssumes that multiple transactions can complete without affecting each other, and that therefore transactions can proceed without locking the data resources that they affect. Before committing, each transaction verifies that no other transaction has modified its data. If the check reveals conflicting modifications, the committing transaction rolls back</w:t>
      </w:r>
      <w:r>
        <w:rPr>
          <w:rFonts w:ascii="Verdana" w:hAnsi="Verdana"/>
          <w:color w:val="999999"/>
          <w:sz w:val="18"/>
          <w:szCs w:val="18"/>
          <w:vertAlign w:val="superscript"/>
        </w:rPr>
        <w:t>[</w:t>
      </w:r>
      <w:hyperlink r:id="rId39" w:anchor="ftn.d0e2213" w:history="1">
        <w:r>
          <w:rPr>
            <w:rStyle w:val="Hyperlink"/>
            <w:rFonts w:ascii="Verdana" w:hAnsi="Verdana"/>
            <w:color w:val="6699CC"/>
            <w:sz w:val="18"/>
            <w:szCs w:val="18"/>
            <w:u w:val="none"/>
            <w:vertAlign w:val="superscript"/>
          </w:rPr>
          <w:t>1</w:t>
        </w:r>
      </w:hyperlink>
      <w:r>
        <w:rPr>
          <w:rFonts w:ascii="Verdana" w:hAnsi="Verdana"/>
          <w:color w:val="999999"/>
          <w:sz w:val="18"/>
          <w:szCs w:val="18"/>
          <w:vertAlign w:val="superscript"/>
        </w:rPr>
        <w:t>]</w:t>
      </w:r>
      <w:r>
        <w:rPr>
          <w:rFonts w:ascii="Verdana" w:hAnsi="Verdana"/>
          <w:color w:val="333333"/>
          <w:sz w:val="18"/>
          <w:szCs w:val="18"/>
        </w:rPr>
        <w:t>.</w:t>
      </w:r>
    </w:p>
    <w:p w:rsidR="00C908D4" w:rsidRDefault="00C908D4" w:rsidP="00C908D4">
      <w:pPr>
        <w:spacing w:line="270" w:lineRule="atLeast"/>
        <w:ind w:left="1440"/>
        <w:jc w:val="both"/>
        <w:rPr>
          <w:rFonts w:ascii="Verdana" w:hAnsi="Verdana"/>
          <w:b/>
          <w:bCs/>
          <w:color w:val="333333"/>
          <w:sz w:val="18"/>
          <w:szCs w:val="18"/>
        </w:rPr>
      </w:pPr>
      <w:r>
        <w:rPr>
          <w:rStyle w:val="term"/>
          <w:rFonts w:ascii="Verdana" w:hAnsi="Verdana"/>
          <w:b/>
          <w:bCs/>
          <w:color w:val="333333"/>
          <w:sz w:val="18"/>
          <w:szCs w:val="18"/>
        </w:rPr>
        <w:t>Pessimistic</w:t>
      </w:r>
    </w:p>
    <w:p w:rsidR="00C908D4" w:rsidRDefault="00C908D4" w:rsidP="00C908D4">
      <w:pPr>
        <w:pStyle w:val="NormalWeb"/>
        <w:spacing w:before="72" w:beforeAutospacing="0" w:line="270" w:lineRule="atLeast"/>
        <w:ind w:left="720"/>
        <w:jc w:val="both"/>
        <w:rPr>
          <w:rFonts w:ascii="Verdana" w:hAnsi="Verdana"/>
          <w:color w:val="333333"/>
          <w:sz w:val="18"/>
          <w:szCs w:val="18"/>
        </w:rPr>
      </w:pPr>
      <w:r>
        <w:rPr>
          <w:rFonts w:ascii="Verdana" w:hAnsi="Verdana"/>
          <w:color w:val="333333"/>
          <w:sz w:val="18"/>
          <w:szCs w:val="18"/>
        </w:rPr>
        <w:t>Pessimistic locking assumes that concurrent transactions will conflict with each other, and requires resources to be locked after they are read and only unlocked after the application has finished using the data.</w:t>
      </w:r>
    </w:p>
    <w:p w:rsidR="00C908D4" w:rsidRDefault="00C908D4" w:rsidP="00C908D4">
      <w:pPr>
        <w:pStyle w:val="NormalWeb"/>
        <w:spacing w:line="270" w:lineRule="atLeast"/>
        <w:ind w:left="1920"/>
        <w:jc w:val="both"/>
        <w:rPr>
          <w:rFonts w:ascii="Verdana" w:hAnsi="Verdana"/>
          <w:color w:val="333333"/>
          <w:sz w:val="18"/>
          <w:szCs w:val="18"/>
        </w:rPr>
      </w:pPr>
      <w:r>
        <w:rPr>
          <w:rFonts w:ascii="Verdana" w:hAnsi="Verdana"/>
          <w:color w:val="333333"/>
          <w:sz w:val="18"/>
          <w:szCs w:val="18"/>
        </w:rPr>
        <w:t>Hibernate provides mechanisms for implementing both types of locking in your applications.</w:t>
      </w:r>
    </w:p>
    <w:p w:rsidR="00C908D4" w:rsidRDefault="00C908D4" w:rsidP="00C908D4">
      <w:pPr>
        <w:pStyle w:val="Heading2"/>
        <w:spacing w:before="0" w:line="374" w:lineRule="atLeast"/>
        <w:ind w:left="1920"/>
        <w:jc w:val="both"/>
        <w:rPr>
          <w:rFonts w:ascii="Verdana" w:hAnsi="Verdana"/>
          <w:color w:val="4A5D75"/>
          <w:sz w:val="29"/>
          <w:szCs w:val="29"/>
        </w:rPr>
      </w:pPr>
      <w:r>
        <w:rPr>
          <w:rFonts w:ascii="Verdana" w:hAnsi="Verdana"/>
          <w:color w:val="4A5D75"/>
          <w:sz w:val="29"/>
          <w:szCs w:val="29"/>
        </w:rPr>
        <w:lastRenderedPageBreak/>
        <w:t>5.1. Optimistic</w:t>
      </w:r>
    </w:p>
    <w:p w:rsidR="00C908D4" w:rsidRDefault="00C908D4" w:rsidP="00C908D4">
      <w:pPr>
        <w:pStyle w:val="NormalWeb"/>
        <w:spacing w:line="270" w:lineRule="atLeast"/>
        <w:ind w:left="1920"/>
        <w:jc w:val="both"/>
        <w:rPr>
          <w:rFonts w:ascii="Verdana" w:hAnsi="Verdana"/>
          <w:color w:val="333333"/>
          <w:sz w:val="18"/>
          <w:szCs w:val="18"/>
        </w:rPr>
      </w:pPr>
      <w:r>
        <w:rPr>
          <w:rFonts w:ascii="Verdana" w:hAnsi="Verdana"/>
          <w:color w:val="333333"/>
          <w:sz w:val="18"/>
          <w:szCs w:val="18"/>
        </w:rPr>
        <w:t>When your application uses long transactions or conversations that span several database transactions, you can store versioning data, so that if the same entity is updated by two conversations, the last to commit changes is informed of the conflict, and does not override the other conversation's work. This approach guarantees some isolation, but scales well and works particularly well in</w:t>
      </w:r>
      <w:r>
        <w:rPr>
          <w:rStyle w:val="apple-converted-space"/>
          <w:rFonts w:ascii="Verdana" w:hAnsi="Verdana"/>
          <w:color w:val="333333"/>
          <w:sz w:val="18"/>
          <w:szCs w:val="18"/>
        </w:rPr>
        <w:t> </w:t>
      </w:r>
      <w:r>
        <w:rPr>
          <w:rStyle w:val="Emphasis"/>
          <w:rFonts w:ascii="Verdana" w:hAnsi="Verdana"/>
          <w:color w:val="333333"/>
          <w:sz w:val="18"/>
          <w:szCs w:val="18"/>
        </w:rPr>
        <w:t>Read-Often Write-Sometimes</w:t>
      </w:r>
      <w:r>
        <w:rPr>
          <w:rFonts w:ascii="Verdana" w:hAnsi="Verdana"/>
          <w:color w:val="333333"/>
          <w:sz w:val="18"/>
          <w:szCs w:val="18"/>
        </w:rPr>
        <w:t>situations.</w:t>
      </w:r>
    </w:p>
    <w:p w:rsidR="00C908D4" w:rsidRDefault="00C908D4" w:rsidP="00C908D4">
      <w:pPr>
        <w:pStyle w:val="NormalWeb"/>
        <w:spacing w:line="270" w:lineRule="atLeast"/>
        <w:ind w:left="1920"/>
        <w:jc w:val="both"/>
        <w:rPr>
          <w:rFonts w:ascii="Verdana" w:hAnsi="Verdana"/>
          <w:color w:val="333333"/>
          <w:sz w:val="18"/>
          <w:szCs w:val="18"/>
        </w:rPr>
      </w:pPr>
      <w:r>
        <w:rPr>
          <w:rFonts w:ascii="Verdana" w:hAnsi="Verdana"/>
          <w:color w:val="333333"/>
          <w:sz w:val="18"/>
          <w:szCs w:val="18"/>
        </w:rPr>
        <w:t>Hibernate provides two different mechanisms for storing versioning information, a dedicated version number or a timestamp.</w:t>
      </w:r>
    </w:p>
    <w:p w:rsidR="00C908D4" w:rsidRDefault="00C908D4" w:rsidP="00C908D4">
      <w:pPr>
        <w:spacing w:line="270" w:lineRule="atLeast"/>
        <w:ind w:left="1920"/>
        <w:jc w:val="both"/>
        <w:rPr>
          <w:rFonts w:ascii="Verdana" w:hAnsi="Verdana"/>
          <w:b/>
          <w:bCs/>
          <w:color w:val="333333"/>
          <w:sz w:val="18"/>
          <w:szCs w:val="18"/>
        </w:rPr>
      </w:pPr>
      <w:r>
        <w:rPr>
          <w:rStyle w:val="term"/>
          <w:rFonts w:ascii="Verdana" w:hAnsi="Verdana"/>
          <w:b/>
          <w:bCs/>
          <w:color w:val="333333"/>
          <w:sz w:val="18"/>
          <w:szCs w:val="18"/>
        </w:rPr>
        <w:t>Version number</w:t>
      </w:r>
    </w:p>
    <w:p w:rsidR="00C908D4" w:rsidRDefault="00C908D4" w:rsidP="00C908D4">
      <w:pPr>
        <w:spacing w:line="270" w:lineRule="atLeast"/>
        <w:ind w:left="2400"/>
        <w:jc w:val="both"/>
        <w:rPr>
          <w:rFonts w:ascii="Verdana" w:hAnsi="Verdana"/>
          <w:b/>
          <w:bCs/>
          <w:color w:val="333333"/>
          <w:sz w:val="18"/>
          <w:szCs w:val="18"/>
        </w:rPr>
      </w:pPr>
      <w:r>
        <w:rPr>
          <w:rStyle w:val="term"/>
          <w:rFonts w:ascii="Verdana" w:hAnsi="Verdana"/>
          <w:b/>
          <w:bCs/>
          <w:color w:val="333333"/>
          <w:sz w:val="18"/>
          <w:szCs w:val="18"/>
        </w:rPr>
        <w:t>Timestamp</w:t>
      </w:r>
    </w:p>
    <w:p w:rsidR="00C908D4" w:rsidRDefault="00C908D4" w:rsidP="00C908D4">
      <w:pPr>
        <w:pStyle w:val="Heading2"/>
        <w:spacing w:before="0" w:line="304" w:lineRule="atLeast"/>
        <w:ind w:left="2880"/>
        <w:jc w:val="both"/>
        <w:rPr>
          <w:rFonts w:ascii="Verdana" w:hAnsi="Verdana"/>
          <w:color w:val="FFFFFF"/>
          <w:sz w:val="23"/>
          <w:szCs w:val="23"/>
        </w:rPr>
      </w:pPr>
      <w:r>
        <w:rPr>
          <w:rFonts w:ascii="Verdana" w:hAnsi="Verdana"/>
          <w:color w:val="FFFFFF"/>
          <w:sz w:val="23"/>
          <w:szCs w:val="23"/>
        </w:rPr>
        <w:t>Note</w:t>
      </w:r>
    </w:p>
    <w:p w:rsidR="00C908D4" w:rsidRDefault="00C908D4" w:rsidP="00C908D4">
      <w:pPr>
        <w:pStyle w:val="NormalWeb"/>
        <w:shd w:val="clear" w:color="auto" w:fill="849092"/>
        <w:spacing w:before="0" w:beforeAutospacing="0" w:after="0" w:afterAutospacing="0" w:line="270" w:lineRule="atLeast"/>
        <w:ind w:left="2880"/>
        <w:jc w:val="both"/>
        <w:rPr>
          <w:rFonts w:ascii="Verdana" w:hAnsi="Verdana"/>
          <w:color w:val="FFFFFF"/>
          <w:sz w:val="18"/>
          <w:szCs w:val="18"/>
        </w:rPr>
      </w:pPr>
      <w:r>
        <w:rPr>
          <w:rFonts w:ascii="Verdana" w:hAnsi="Verdana"/>
          <w:color w:val="FFFFFF"/>
          <w:sz w:val="18"/>
          <w:szCs w:val="18"/>
        </w:rPr>
        <w:t>A version or timestamp property can never be null for a detached instance. Hibernate detects any instance with a null version or timestamp as transient, regardless of other unsaved-value strategies that you specify. Declaring a nullable version or timestamp property is an easy way to avoid problems with transitive reattachment in Hibernate, especially useful if you use assigned identifiers or composite keys.</w:t>
      </w:r>
    </w:p>
    <w:p w:rsidR="00C908D4" w:rsidRDefault="00C908D4" w:rsidP="00C908D4">
      <w:pPr>
        <w:pStyle w:val="Heading3"/>
        <w:spacing w:before="0" w:beforeAutospacing="0" w:line="304" w:lineRule="atLeast"/>
        <w:ind w:left="2880"/>
        <w:jc w:val="both"/>
        <w:rPr>
          <w:rFonts w:ascii="Verdana" w:hAnsi="Verdana"/>
          <w:color w:val="4A5D75"/>
          <w:sz w:val="23"/>
          <w:szCs w:val="23"/>
        </w:rPr>
      </w:pPr>
      <w:r>
        <w:rPr>
          <w:rFonts w:ascii="Verdana" w:hAnsi="Verdana"/>
          <w:color w:val="4A5D75"/>
          <w:sz w:val="23"/>
          <w:szCs w:val="23"/>
        </w:rPr>
        <w:t>5.1.1. Dedicated version number</w:t>
      </w:r>
    </w:p>
    <w:p w:rsidR="00C908D4" w:rsidRDefault="00C908D4" w:rsidP="00C908D4">
      <w:pPr>
        <w:pStyle w:val="NormalWeb"/>
        <w:spacing w:line="270" w:lineRule="atLeast"/>
        <w:ind w:left="2880"/>
        <w:jc w:val="both"/>
        <w:rPr>
          <w:rFonts w:ascii="Verdana" w:hAnsi="Verdana"/>
          <w:color w:val="333333"/>
          <w:sz w:val="18"/>
          <w:szCs w:val="18"/>
        </w:rPr>
      </w:pPr>
      <w:r>
        <w:rPr>
          <w:rFonts w:ascii="Verdana" w:hAnsi="Verdana"/>
          <w:color w:val="333333"/>
          <w:sz w:val="18"/>
          <w:szCs w:val="18"/>
        </w:rPr>
        <w:t>The version number mechanism for optimistic locking is provided through a</w:t>
      </w:r>
      <w:r>
        <w:rPr>
          <w:rStyle w:val="apple-converted-space"/>
          <w:rFonts w:ascii="Verdana" w:hAnsi="Verdana"/>
          <w:color w:val="333333"/>
          <w:sz w:val="18"/>
          <w:szCs w:val="18"/>
        </w:rPr>
        <w:t> </w:t>
      </w:r>
      <w:r>
        <w:rPr>
          <w:rStyle w:val="HTMLCode"/>
          <w:rFonts w:ascii="Verdana" w:hAnsi="Verdana"/>
          <w:color w:val="333333"/>
          <w:sz w:val="16"/>
          <w:szCs w:val="16"/>
        </w:rPr>
        <w:t>@Version</w:t>
      </w:r>
      <w:r>
        <w:rPr>
          <w:rStyle w:val="apple-converted-space"/>
          <w:rFonts w:ascii="Verdana" w:hAnsi="Verdana"/>
          <w:color w:val="333333"/>
          <w:sz w:val="18"/>
          <w:szCs w:val="18"/>
        </w:rPr>
        <w:t> </w:t>
      </w:r>
      <w:r>
        <w:rPr>
          <w:rFonts w:ascii="Verdana" w:hAnsi="Verdana"/>
          <w:color w:val="333333"/>
          <w:sz w:val="18"/>
          <w:szCs w:val="18"/>
        </w:rPr>
        <w:t>annotation.</w:t>
      </w:r>
    </w:p>
    <w:p w:rsidR="00C908D4" w:rsidRDefault="00C908D4" w:rsidP="00C908D4">
      <w:pPr>
        <w:pStyle w:val="title"/>
        <w:shd w:val="clear" w:color="auto" w:fill="C8C5AC"/>
        <w:spacing w:line="270" w:lineRule="atLeast"/>
        <w:ind w:left="2880"/>
        <w:jc w:val="both"/>
        <w:rPr>
          <w:rFonts w:ascii="Verdana" w:hAnsi="Verdana"/>
          <w:color w:val="333333"/>
          <w:sz w:val="18"/>
          <w:szCs w:val="18"/>
        </w:rPr>
      </w:pPr>
      <w:r>
        <w:rPr>
          <w:rFonts w:ascii="Verdana" w:hAnsi="Verdana"/>
          <w:b/>
          <w:bCs/>
          <w:color w:val="333333"/>
          <w:sz w:val="18"/>
          <w:szCs w:val="18"/>
        </w:rPr>
        <w:t>Example 5.1. The @Version annotation</w:t>
      </w:r>
    </w:p>
    <w:p w:rsidR="00C908D4" w:rsidRDefault="00C908D4" w:rsidP="00C908D4">
      <w:pPr>
        <w:pStyle w:val="HTMLPreformatted"/>
        <w:pBdr>
          <w:top w:val="single" w:sz="6" w:space="4" w:color="CCCCCC"/>
          <w:left w:val="single" w:sz="6" w:space="19" w:color="CCCCCC"/>
          <w:bottom w:val="single" w:sz="6" w:space="4" w:color="CCCCCC"/>
          <w:right w:val="single" w:sz="6" w:space="11" w:color="CCCCCC"/>
        </w:pBdr>
        <w:shd w:val="clear" w:color="auto" w:fill="F5F5F5"/>
        <w:spacing w:line="310" w:lineRule="atLeast"/>
        <w:ind w:left="2880"/>
        <w:jc w:val="both"/>
        <w:rPr>
          <w:color w:val="333333"/>
          <w:sz w:val="16"/>
          <w:szCs w:val="16"/>
        </w:rPr>
      </w:pPr>
      <w:r>
        <w:rPr>
          <w:rStyle w:val="javaplain"/>
          <w:color w:val="000000"/>
          <w:sz w:val="16"/>
          <w:szCs w:val="16"/>
        </w:rPr>
        <w:t>@</w:t>
      </w:r>
      <w:r>
        <w:rPr>
          <w:rStyle w:val="javatype"/>
          <w:color w:val="000000"/>
          <w:sz w:val="16"/>
          <w:szCs w:val="16"/>
        </w:rPr>
        <w:t>Entity</w:t>
      </w:r>
    </w:p>
    <w:p w:rsidR="00C908D4" w:rsidRDefault="00C908D4" w:rsidP="00C908D4">
      <w:pPr>
        <w:pStyle w:val="HTMLPreformatted"/>
        <w:pBdr>
          <w:top w:val="single" w:sz="6" w:space="4" w:color="CCCCCC"/>
          <w:left w:val="single" w:sz="6" w:space="19" w:color="CCCCCC"/>
          <w:bottom w:val="single" w:sz="6" w:space="4" w:color="CCCCCC"/>
          <w:right w:val="single" w:sz="6" w:space="11" w:color="CCCCCC"/>
        </w:pBdr>
        <w:shd w:val="clear" w:color="auto" w:fill="F5F5F5"/>
        <w:spacing w:line="310" w:lineRule="atLeast"/>
        <w:ind w:left="2880"/>
        <w:jc w:val="both"/>
        <w:rPr>
          <w:color w:val="333333"/>
          <w:sz w:val="16"/>
          <w:szCs w:val="16"/>
        </w:rPr>
      </w:pPr>
      <w:r>
        <w:rPr>
          <w:rStyle w:val="javakeyword"/>
          <w:b/>
          <w:bCs/>
          <w:color w:val="7F1B55"/>
          <w:sz w:val="16"/>
          <w:szCs w:val="16"/>
        </w:rPr>
        <w:t>public</w:t>
      </w:r>
      <w:r>
        <w:rPr>
          <w:rStyle w:val="javaplain"/>
          <w:color w:val="000000"/>
          <w:sz w:val="16"/>
          <w:szCs w:val="16"/>
        </w:rPr>
        <w:t> </w:t>
      </w:r>
      <w:r>
        <w:rPr>
          <w:rStyle w:val="javakeyword"/>
          <w:b/>
          <w:bCs/>
          <w:color w:val="7F1B55"/>
          <w:sz w:val="16"/>
          <w:szCs w:val="16"/>
        </w:rPr>
        <w:t>class</w:t>
      </w:r>
      <w:r>
        <w:rPr>
          <w:rStyle w:val="javaplain"/>
          <w:color w:val="000000"/>
          <w:sz w:val="16"/>
          <w:szCs w:val="16"/>
        </w:rPr>
        <w:t> </w:t>
      </w:r>
      <w:r>
        <w:rPr>
          <w:rStyle w:val="javatype"/>
          <w:color w:val="000000"/>
          <w:sz w:val="16"/>
          <w:szCs w:val="16"/>
        </w:rPr>
        <w:t>Flight</w:t>
      </w:r>
      <w:r>
        <w:rPr>
          <w:rStyle w:val="javaplain"/>
          <w:color w:val="000000"/>
          <w:sz w:val="16"/>
          <w:szCs w:val="16"/>
        </w:rPr>
        <w:t> </w:t>
      </w:r>
      <w:r>
        <w:rPr>
          <w:rStyle w:val="javakeyword"/>
          <w:b/>
          <w:bCs/>
          <w:color w:val="7F1B55"/>
          <w:sz w:val="16"/>
          <w:szCs w:val="16"/>
        </w:rPr>
        <w:t>implements</w:t>
      </w:r>
      <w:r>
        <w:rPr>
          <w:rStyle w:val="javaplain"/>
          <w:color w:val="000000"/>
          <w:sz w:val="16"/>
          <w:szCs w:val="16"/>
        </w:rPr>
        <w:t> </w:t>
      </w:r>
      <w:r>
        <w:rPr>
          <w:rStyle w:val="javatype"/>
          <w:color w:val="000000"/>
          <w:sz w:val="16"/>
          <w:szCs w:val="16"/>
        </w:rPr>
        <w:t>Serializable</w:t>
      </w:r>
      <w:r>
        <w:rPr>
          <w:rStyle w:val="javaplain"/>
          <w:color w:val="000000"/>
          <w:sz w:val="16"/>
          <w:szCs w:val="16"/>
        </w:rPr>
        <w:t> </w:t>
      </w:r>
      <w:r>
        <w:rPr>
          <w:rStyle w:val="javaseparator"/>
          <w:color w:val="000000"/>
          <w:sz w:val="16"/>
          <w:szCs w:val="16"/>
        </w:rPr>
        <w:t>{</w:t>
      </w:r>
    </w:p>
    <w:p w:rsidR="00C908D4" w:rsidRDefault="00C908D4" w:rsidP="00C908D4">
      <w:pPr>
        <w:pStyle w:val="HTMLPreformatted"/>
        <w:pBdr>
          <w:top w:val="single" w:sz="6" w:space="4" w:color="CCCCCC"/>
          <w:left w:val="single" w:sz="6" w:space="19" w:color="CCCCCC"/>
          <w:bottom w:val="single" w:sz="6" w:space="4" w:color="CCCCCC"/>
          <w:right w:val="single" w:sz="6" w:space="11" w:color="CCCCCC"/>
        </w:pBdr>
        <w:shd w:val="clear" w:color="auto" w:fill="F5F5F5"/>
        <w:spacing w:line="310" w:lineRule="atLeast"/>
        <w:ind w:left="2880"/>
        <w:jc w:val="both"/>
        <w:rPr>
          <w:color w:val="333333"/>
          <w:sz w:val="16"/>
          <w:szCs w:val="16"/>
        </w:rPr>
      </w:pPr>
      <w:r>
        <w:rPr>
          <w:rStyle w:val="javaseparator"/>
          <w:color w:val="000000"/>
          <w:sz w:val="16"/>
          <w:szCs w:val="16"/>
        </w:rPr>
        <w:t>...</w:t>
      </w:r>
    </w:p>
    <w:p w:rsidR="00C908D4" w:rsidRDefault="00C908D4" w:rsidP="00C908D4">
      <w:pPr>
        <w:pStyle w:val="HTMLPreformatted"/>
        <w:pBdr>
          <w:top w:val="single" w:sz="6" w:space="4" w:color="CCCCCC"/>
          <w:left w:val="single" w:sz="6" w:space="19" w:color="CCCCCC"/>
          <w:bottom w:val="single" w:sz="6" w:space="4" w:color="CCCCCC"/>
          <w:right w:val="single" w:sz="6" w:space="11" w:color="CCCCCC"/>
        </w:pBdr>
        <w:shd w:val="clear" w:color="auto" w:fill="F5F5F5"/>
        <w:spacing w:line="310" w:lineRule="atLeast"/>
        <w:ind w:left="2880"/>
        <w:jc w:val="both"/>
        <w:rPr>
          <w:color w:val="333333"/>
          <w:sz w:val="16"/>
          <w:szCs w:val="16"/>
        </w:rPr>
      </w:pPr>
      <w:r>
        <w:rPr>
          <w:rStyle w:val="javaplain"/>
          <w:color w:val="000000"/>
          <w:sz w:val="16"/>
          <w:szCs w:val="16"/>
        </w:rPr>
        <w:t>    @</w:t>
      </w:r>
      <w:r>
        <w:rPr>
          <w:rStyle w:val="javatype"/>
          <w:color w:val="000000"/>
          <w:sz w:val="16"/>
          <w:szCs w:val="16"/>
        </w:rPr>
        <w:t>Version</w:t>
      </w:r>
    </w:p>
    <w:p w:rsidR="00C908D4" w:rsidRDefault="00C908D4" w:rsidP="00C908D4">
      <w:pPr>
        <w:pStyle w:val="HTMLPreformatted"/>
        <w:pBdr>
          <w:top w:val="single" w:sz="6" w:space="4" w:color="CCCCCC"/>
          <w:left w:val="single" w:sz="6" w:space="19" w:color="CCCCCC"/>
          <w:bottom w:val="single" w:sz="6" w:space="4" w:color="CCCCCC"/>
          <w:right w:val="single" w:sz="6" w:space="11" w:color="CCCCCC"/>
        </w:pBdr>
        <w:shd w:val="clear" w:color="auto" w:fill="F5F5F5"/>
        <w:spacing w:line="310" w:lineRule="atLeast"/>
        <w:ind w:left="2880"/>
        <w:jc w:val="both"/>
        <w:rPr>
          <w:color w:val="333333"/>
          <w:sz w:val="16"/>
          <w:szCs w:val="16"/>
        </w:rPr>
      </w:pPr>
      <w:r>
        <w:rPr>
          <w:rStyle w:val="javaplain"/>
          <w:color w:val="000000"/>
          <w:sz w:val="16"/>
          <w:szCs w:val="16"/>
        </w:rPr>
        <w:t>    @</w:t>
      </w:r>
      <w:r>
        <w:rPr>
          <w:rStyle w:val="javatype"/>
          <w:color w:val="000000"/>
          <w:sz w:val="16"/>
          <w:szCs w:val="16"/>
        </w:rPr>
        <w:t>Column</w:t>
      </w:r>
      <w:r>
        <w:rPr>
          <w:rStyle w:val="javaseparator"/>
          <w:color w:val="000000"/>
          <w:sz w:val="16"/>
          <w:szCs w:val="16"/>
        </w:rPr>
        <w:t>(</w:t>
      </w:r>
      <w:r>
        <w:rPr>
          <w:rStyle w:val="javaplain"/>
          <w:color w:val="000000"/>
          <w:sz w:val="16"/>
          <w:szCs w:val="16"/>
        </w:rPr>
        <w:t>name</w:t>
      </w:r>
      <w:r>
        <w:rPr>
          <w:rStyle w:val="javaoperator"/>
          <w:color w:val="000000"/>
          <w:sz w:val="16"/>
          <w:szCs w:val="16"/>
        </w:rPr>
        <w:t>=</w:t>
      </w:r>
      <w:r>
        <w:rPr>
          <w:rStyle w:val="javaliteral"/>
          <w:color w:val="2A00FF"/>
          <w:sz w:val="16"/>
          <w:szCs w:val="16"/>
        </w:rPr>
        <w:t>"OPTLOCK"</w:t>
      </w:r>
      <w:r>
        <w:rPr>
          <w:rStyle w:val="javaseparator"/>
          <w:color w:val="000000"/>
          <w:sz w:val="16"/>
          <w:szCs w:val="16"/>
        </w:rPr>
        <w:t>)</w:t>
      </w:r>
    </w:p>
    <w:p w:rsidR="00C908D4" w:rsidRDefault="00C908D4" w:rsidP="00C908D4">
      <w:pPr>
        <w:pStyle w:val="HTMLPreformatted"/>
        <w:pBdr>
          <w:top w:val="single" w:sz="6" w:space="4" w:color="CCCCCC"/>
          <w:left w:val="single" w:sz="6" w:space="19" w:color="CCCCCC"/>
          <w:bottom w:val="single" w:sz="6" w:space="4" w:color="CCCCCC"/>
          <w:right w:val="single" w:sz="6" w:space="11" w:color="CCCCCC"/>
        </w:pBdr>
        <w:shd w:val="clear" w:color="auto" w:fill="F5F5F5"/>
        <w:spacing w:line="310" w:lineRule="atLeast"/>
        <w:ind w:left="2880"/>
        <w:jc w:val="both"/>
        <w:rPr>
          <w:color w:val="333333"/>
          <w:sz w:val="16"/>
          <w:szCs w:val="16"/>
        </w:rPr>
      </w:pPr>
      <w:r>
        <w:rPr>
          <w:rStyle w:val="javaplain"/>
          <w:color w:val="000000"/>
          <w:sz w:val="16"/>
          <w:szCs w:val="16"/>
        </w:rPr>
        <w:t>    </w:t>
      </w:r>
      <w:r>
        <w:rPr>
          <w:rStyle w:val="javakeyword"/>
          <w:b/>
          <w:bCs/>
          <w:color w:val="7F1B55"/>
          <w:sz w:val="16"/>
          <w:szCs w:val="16"/>
        </w:rPr>
        <w:t>public</w:t>
      </w:r>
      <w:r>
        <w:rPr>
          <w:rStyle w:val="javaplain"/>
          <w:color w:val="000000"/>
          <w:sz w:val="16"/>
          <w:szCs w:val="16"/>
        </w:rPr>
        <w:t> </w:t>
      </w:r>
      <w:r>
        <w:rPr>
          <w:rStyle w:val="javatype"/>
          <w:color w:val="000000"/>
          <w:sz w:val="16"/>
          <w:szCs w:val="16"/>
        </w:rPr>
        <w:t>Integer</w:t>
      </w:r>
      <w:r>
        <w:rPr>
          <w:rStyle w:val="javaplain"/>
          <w:color w:val="000000"/>
          <w:sz w:val="16"/>
          <w:szCs w:val="16"/>
        </w:rPr>
        <w:t> getVersion</w:t>
      </w:r>
      <w:r>
        <w:rPr>
          <w:rStyle w:val="javaseparator"/>
          <w:color w:val="000000"/>
          <w:sz w:val="16"/>
          <w:szCs w:val="16"/>
        </w:rPr>
        <w:t>()</w:t>
      </w:r>
      <w:r>
        <w:rPr>
          <w:rStyle w:val="javaplain"/>
          <w:color w:val="000000"/>
          <w:sz w:val="16"/>
          <w:szCs w:val="16"/>
        </w:rPr>
        <w:t> </w:t>
      </w:r>
      <w:r>
        <w:rPr>
          <w:rStyle w:val="javaseparator"/>
          <w:color w:val="000000"/>
          <w:sz w:val="16"/>
          <w:szCs w:val="16"/>
        </w:rPr>
        <w:t>{</w:t>
      </w:r>
      <w:r>
        <w:rPr>
          <w:rStyle w:val="javaplain"/>
          <w:color w:val="000000"/>
          <w:sz w:val="16"/>
          <w:szCs w:val="16"/>
        </w:rPr>
        <w:t> </w:t>
      </w:r>
      <w:r>
        <w:rPr>
          <w:rStyle w:val="javaseparator"/>
          <w:color w:val="000000"/>
          <w:sz w:val="16"/>
          <w:szCs w:val="16"/>
        </w:rPr>
        <w:t>...</w:t>
      </w:r>
      <w:r>
        <w:rPr>
          <w:rStyle w:val="javaplain"/>
          <w:color w:val="000000"/>
          <w:sz w:val="16"/>
          <w:szCs w:val="16"/>
        </w:rPr>
        <w:t> </w:t>
      </w:r>
      <w:r>
        <w:rPr>
          <w:rStyle w:val="javaseparator"/>
          <w:color w:val="000000"/>
          <w:sz w:val="16"/>
          <w:szCs w:val="16"/>
        </w:rPr>
        <w:t>}</w:t>
      </w:r>
    </w:p>
    <w:p w:rsidR="00C908D4" w:rsidRDefault="00C908D4" w:rsidP="00C908D4">
      <w:pPr>
        <w:pStyle w:val="HTMLPreformatted"/>
        <w:pBdr>
          <w:top w:val="single" w:sz="6" w:space="4" w:color="CCCCCC"/>
          <w:left w:val="single" w:sz="6" w:space="19" w:color="CCCCCC"/>
          <w:bottom w:val="single" w:sz="6" w:space="4" w:color="CCCCCC"/>
          <w:right w:val="single" w:sz="6" w:space="11" w:color="CCCCCC"/>
        </w:pBdr>
        <w:shd w:val="clear" w:color="auto" w:fill="F5F5F5"/>
        <w:spacing w:line="310" w:lineRule="atLeast"/>
        <w:ind w:left="2880"/>
        <w:jc w:val="both"/>
        <w:rPr>
          <w:color w:val="333333"/>
          <w:sz w:val="16"/>
          <w:szCs w:val="16"/>
        </w:rPr>
      </w:pPr>
      <w:r>
        <w:rPr>
          <w:rStyle w:val="javaseparator"/>
          <w:color w:val="000000"/>
          <w:sz w:val="16"/>
          <w:szCs w:val="16"/>
        </w:rPr>
        <w:t>}</w:t>
      </w:r>
      <w:r>
        <w:rPr>
          <w:rStyle w:val="javaplain"/>
          <w:color w:val="000000"/>
          <w:sz w:val="16"/>
          <w:szCs w:val="16"/>
        </w:rPr>
        <w:t>   </w:t>
      </w:r>
    </w:p>
    <w:p w:rsidR="00C908D4" w:rsidRDefault="00C908D4" w:rsidP="00C908D4">
      <w:pPr>
        <w:pStyle w:val="NormalWeb"/>
        <w:shd w:val="clear" w:color="auto" w:fill="C8C5AC"/>
        <w:spacing w:line="270" w:lineRule="atLeast"/>
        <w:ind w:left="2880"/>
        <w:jc w:val="both"/>
        <w:rPr>
          <w:rFonts w:ascii="Verdana" w:hAnsi="Verdana"/>
          <w:color w:val="333333"/>
          <w:sz w:val="18"/>
          <w:szCs w:val="18"/>
        </w:rPr>
      </w:pPr>
      <w:r>
        <w:rPr>
          <w:rFonts w:ascii="Verdana" w:hAnsi="Verdana"/>
          <w:color w:val="333333"/>
          <w:sz w:val="18"/>
          <w:szCs w:val="18"/>
        </w:rPr>
        <w:t>Here, the version property is mapped to the</w:t>
      </w:r>
      <w:r>
        <w:rPr>
          <w:rStyle w:val="apple-converted-space"/>
          <w:rFonts w:ascii="Verdana" w:hAnsi="Verdana"/>
          <w:color w:val="333333"/>
          <w:sz w:val="18"/>
          <w:szCs w:val="18"/>
        </w:rPr>
        <w:t> </w:t>
      </w:r>
      <w:r>
        <w:rPr>
          <w:rStyle w:val="HTMLCode"/>
          <w:rFonts w:ascii="Verdana" w:hAnsi="Verdana"/>
          <w:color w:val="333333"/>
          <w:sz w:val="16"/>
          <w:szCs w:val="16"/>
        </w:rPr>
        <w:t>OPTLOCK</w:t>
      </w:r>
      <w:r>
        <w:rPr>
          <w:rStyle w:val="apple-converted-space"/>
          <w:rFonts w:ascii="Verdana" w:hAnsi="Verdana"/>
          <w:color w:val="333333"/>
          <w:sz w:val="18"/>
          <w:szCs w:val="18"/>
        </w:rPr>
        <w:t> </w:t>
      </w:r>
      <w:r>
        <w:rPr>
          <w:rFonts w:ascii="Verdana" w:hAnsi="Verdana"/>
          <w:color w:val="333333"/>
          <w:sz w:val="18"/>
          <w:szCs w:val="18"/>
        </w:rPr>
        <w:t>column, and the entity manager uses it to detect conflicting updates, and prevent the loss of updates that would be overwritten by a</w:t>
      </w:r>
      <w:r>
        <w:rPr>
          <w:rStyle w:val="apple-converted-space"/>
          <w:rFonts w:ascii="Verdana" w:hAnsi="Verdana"/>
          <w:color w:val="333333"/>
          <w:sz w:val="18"/>
          <w:szCs w:val="18"/>
        </w:rPr>
        <w:t> </w:t>
      </w:r>
      <w:r>
        <w:rPr>
          <w:rStyle w:val="Emphasis"/>
          <w:rFonts w:ascii="Verdana" w:hAnsi="Verdana"/>
          <w:color w:val="333333"/>
          <w:sz w:val="18"/>
          <w:szCs w:val="18"/>
        </w:rPr>
        <w:t>last-commit-wins</w:t>
      </w:r>
      <w:r>
        <w:rPr>
          <w:rFonts w:ascii="Verdana" w:hAnsi="Verdana"/>
          <w:color w:val="333333"/>
          <w:sz w:val="18"/>
          <w:szCs w:val="18"/>
        </w:rPr>
        <w:t>strategy.</w:t>
      </w:r>
    </w:p>
    <w:p w:rsidR="00C908D4" w:rsidRDefault="00C908D4" w:rsidP="00C908D4">
      <w:pPr>
        <w:spacing w:line="270" w:lineRule="atLeast"/>
        <w:ind w:left="2880"/>
        <w:jc w:val="both"/>
        <w:rPr>
          <w:rFonts w:ascii="Verdana" w:hAnsi="Verdana"/>
          <w:color w:val="333333"/>
          <w:sz w:val="18"/>
          <w:szCs w:val="18"/>
        </w:rPr>
      </w:pPr>
    </w:p>
    <w:p w:rsidR="00C908D4" w:rsidRDefault="00C908D4" w:rsidP="00C908D4">
      <w:pPr>
        <w:pStyle w:val="NormalWeb"/>
        <w:spacing w:line="270" w:lineRule="atLeast"/>
        <w:ind w:left="2880"/>
        <w:jc w:val="both"/>
        <w:rPr>
          <w:rFonts w:ascii="Verdana" w:hAnsi="Verdana"/>
          <w:color w:val="333333"/>
          <w:sz w:val="18"/>
          <w:szCs w:val="18"/>
        </w:rPr>
      </w:pPr>
      <w:r>
        <w:rPr>
          <w:rFonts w:ascii="Verdana" w:hAnsi="Verdana"/>
          <w:color w:val="333333"/>
          <w:sz w:val="18"/>
          <w:szCs w:val="18"/>
        </w:rPr>
        <w:lastRenderedPageBreak/>
        <w:t>The version column can be any kind of type, as long as you define and implement the appropriate</w:t>
      </w:r>
      <w:r>
        <w:rPr>
          <w:rStyle w:val="HTMLCode"/>
          <w:rFonts w:ascii="Verdana" w:hAnsi="Verdana"/>
          <w:color w:val="333333"/>
          <w:sz w:val="16"/>
          <w:szCs w:val="16"/>
        </w:rPr>
        <w:t>UserVersionType</w:t>
      </w:r>
      <w:r>
        <w:rPr>
          <w:rFonts w:ascii="Verdana" w:hAnsi="Verdana"/>
          <w:color w:val="333333"/>
          <w:sz w:val="18"/>
          <w:szCs w:val="18"/>
        </w:rPr>
        <w:t>.</w:t>
      </w:r>
    </w:p>
    <w:p w:rsidR="00C908D4" w:rsidRDefault="00C908D4" w:rsidP="00C908D4">
      <w:pPr>
        <w:pStyle w:val="NormalWeb"/>
        <w:spacing w:line="270" w:lineRule="atLeast"/>
        <w:ind w:left="2880"/>
        <w:jc w:val="both"/>
        <w:rPr>
          <w:rFonts w:ascii="Verdana" w:hAnsi="Verdana"/>
          <w:color w:val="333333"/>
          <w:sz w:val="18"/>
          <w:szCs w:val="18"/>
        </w:rPr>
      </w:pPr>
      <w:r>
        <w:rPr>
          <w:rFonts w:ascii="Verdana" w:hAnsi="Verdana"/>
          <w:color w:val="333333"/>
          <w:sz w:val="18"/>
          <w:szCs w:val="18"/>
        </w:rPr>
        <w:t>Your application is forbidden from altering the version number set by Hibernate. To artificially increase the version number, see the documentation for properties</w:t>
      </w:r>
      <w:r>
        <w:rPr>
          <w:rStyle w:val="apple-converted-space"/>
          <w:rFonts w:ascii="Verdana" w:hAnsi="Verdana"/>
          <w:color w:val="333333"/>
          <w:sz w:val="18"/>
          <w:szCs w:val="18"/>
        </w:rPr>
        <w:t> </w:t>
      </w:r>
      <w:r>
        <w:rPr>
          <w:rStyle w:val="property"/>
          <w:rFonts w:ascii="Verdana" w:hAnsi="Verdana"/>
          <w:color w:val="0066CC"/>
          <w:sz w:val="18"/>
          <w:szCs w:val="18"/>
        </w:rPr>
        <w:t>LockModeType.OPTIMISTIC_FORCE_INCREMENT</w:t>
      </w:r>
      <w:r>
        <w:rPr>
          <w:rStyle w:val="apple-converted-space"/>
          <w:rFonts w:ascii="Verdana" w:hAnsi="Verdana"/>
          <w:color w:val="333333"/>
          <w:sz w:val="18"/>
          <w:szCs w:val="18"/>
        </w:rPr>
        <w:t> </w:t>
      </w:r>
      <w:r>
        <w:rPr>
          <w:rFonts w:ascii="Verdana" w:hAnsi="Verdana"/>
          <w:color w:val="333333"/>
          <w:sz w:val="18"/>
          <w:szCs w:val="18"/>
        </w:rPr>
        <w:t>or</w:t>
      </w:r>
      <w:r>
        <w:rPr>
          <w:rStyle w:val="property"/>
          <w:rFonts w:ascii="Verdana" w:hAnsi="Verdana"/>
          <w:color w:val="0066CC"/>
          <w:sz w:val="18"/>
          <w:szCs w:val="18"/>
        </w:rPr>
        <w:t>LockModeType.PESSIMISTIC_FORCE_INCREMENTcheck</w:t>
      </w:r>
      <w:r>
        <w:rPr>
          <w:rStyle w:val="apple-converted-space"/>
          <w:rFonts w:ascii="Verdana" w:hAnsi="Verdana"/>
          <w:color w:val="333333"/>
          <w:sz w:val="18"/>
          <w:szCs w:val="18"/>
        </w:rPr>
        <w:t> </w:t>
      </w:r>
      <w:r>
        <w:rPr>
          <w:rFonts w:ascii="Verdana" w:hAnsi="Verdana"/>
          <w:color w:val="333333"/>
          <w:sz w:val="18"/>
          <w:szCs w:val="18"/>
        </w:rPr>
        <w:t>in the Hibernate Entity Manager reference documentation.</w:t>
      </w:r>
    </w:p>
    <w:p w:rsidR="00C908D4" w:rsidRDefault="00C908D4" w:rsidP="00C908D4">
      <w:pPr>
        <w:pStyle w:val="Heading2"/>
        <w:spacing w:before="0" w:line="304" w:lineRule="atLeast"/>
        <w:ind w:left="2880"/>
        <w:jc w:val="both"/>
        <w:rPr>
          <w:rFonts w:ascii="Verdana" w:hAnsi="Verdana"/>
          <w:color w:val="FFFFFF"/>
          <w:sz w:val="23"/>
          <w:szCs w:val="23"/>
        </w:rPr>
      </w:pPr>
      <w:r>
        <w:rPr>
          <w:rFonts w:ascii="Verdana" w:hAnsi="Verdana"/>
          <w:color w:val="FFFFFF"/>
          <w:sz w:val="23"/>
          <w:szCs w:val="23"/>
        </w:rPr>
        <w:t>Database-generated version numbers</w:t>
      </w:r>
    </w:p>
    <w:p w:rsidR="00C908D4" w:rsidRDefault="00C908D4" w:rsidP="00C908D4">
      <w:pPr>
        <w:pStyle w:val="NormalWeb"/>
        <w:shd w:val="clear" w:color="auto" w:fill="849092"/>
        <w:spacing w:before="0" w:beforeAutospacing="0" w:after="0" w:afterAutospacing="0" w:line="270" w:lineRule="atLeast"/>
        <w:ind w:left="2880"/>
        <w:jc w:val="both"/>
        <w:rPr>
          <w:rFonts w:ascii="Verdana" w:hAnsi="Verdana"/>
          <w:color w:val="FFFFFF"/>
          <w:sz w:val="18"/>
          <w:szCs w:val="18"/>
        </w:rPr>
      </w:pPr>
      <w:r>
        <w:rPr>
          <w:rFonts w:ascii="Verdana" w:hAnsi="Verdana"/>
          <w:color w:val="FFFFFF"/>
          <w:sz w:val="18"/>
          <w:szCs w:val="18"/>
        </w:rPr>
        <w:t>If the version number is generated by the database, such as a trigger, use the annotation</w:t>
      </w:r>
      <w:r>
        <w:rPr>
          <w:rStyle w:val="HTMLCode"/>
          <w:rFonts w:ascii="Verdana" w:hAnsi="Verdana"/>
          <w:color w:val="FFFFFF"/>
          <w:sz w:val="16"/>
          <w:szCs w:val="16"/>
        </w:rPr>
        <w:t>@org.hibernate.annotations.Generated(GenerationTime.ALWAYS)</w:t>
      </w:r>
      <w:r>
        <w:rPr>
          <w:rFonts w:ascii="Verdana" w:hAnsi="Verdana"/>
          <w:color w:val="FFFFFF"/>
          <w:sz w:val="18"/>
          <w:szCs w:val="18"/>
        </w:rPr>
        <w:t>.</w:t>
      </w:r>
    </w:p>
    <w:p w:rsidR="00C908D4" w:rsidRDefault="00C908D4" w:rsidP="00C908D4">
      <w:pPr>
        <w:pStyle w:val="title"/>
        <w:shd w:val="clear" w:color="auto" w:fill="C8C5AC"/>
        <w:spacing w:line="270" w:lineRule="atLeast"/>
        <w:ind w:left="2880"/>
        <w:jc w:val="both"/>
        <w:rPr>
          <w:rFonts w:ascii="Verdana" w:hAnsi="Verdana"/>
          <w:color w:val="333333"/>
          <w:sz w:val="18"/>
          <w:szCs w:val="18"/>
        </w:rPr>
      </w:pPr>
      <w:r>
        <w:rPr>
          <w:rFonts w:ascii="Verdana" w:hAnsi="Verdana"/>
          <w:b/>
          <w:bCs/>
          <w:color w:val="333333"/>
          <w:sz w:val="18"/>
          <w:szCs w:val="18"/>
        </w:rPr>
        <w:t>Example 5.2. Declaring a version property in</w:t>
      </w:r>
      <w:r>
        <w:rPr>
          <w:rStyle w:val="apple-converted-space"/>
          <w:rFonts w:ascii="Verdana" w:hAnsi="Verdana"/>
          <w:b/>
          <w:bCs/>
          <w:color w:val="333333"/>
          <w:sz w:val="18"/>
          <w:szCs w:val="18"/>
        </w:rPr>
        <w:t> </w:t>
      </w:r>
      <w:r>
        <w:rPr>
          <w:rStyle w:val="HTMLCode"/>
          <w:rFonts w:ascii="Verdana" w:hAnsi="Verdana"/>
          <w:b/>
          <w:bCs/>
          <w:color w:val="333333"/>
          <w:sz w:val="16"/>
          <w:szCs w:val="16"/>
        </w:rPr>
        <w:t>hbm.xml</w:t>
      </w:r>
    </w:p>
    <w:p w:rsidR="00C908D4" w:rsidRDefault="00C908D4" w:rsidP="00C908D4">
      <w:pPr>
        <w:pStyle w:val="HTMLPreformatted"/>
        <w:pBdr>
          <w:top w:val="single" w:sz="6" w:space="4" w:color="CCCCCC"/>
          <w:left w:val="single" w:sz="6" w:space="19" w:color="CCCCCC"/>
          <w:bottom w:val="single" w:sz="6" w:space="4" w:color="CCCCCC"/>
          <w:right w:val="single" w:sz="6" w:space="11" w:color="CCCCCC"/>
        </w:pBdr>
        <w:shd w:val="clear" w:color="auto" w:fill="F5F5F5"/>
        <w:spacing w:line="310" w:lineRule="atLeast"/>
        <w:ind w:left="2880"/>
        <w:jc w:val="both"/>
        <w:rPr>
          <w:color w:val="333333"/>
          <w:sz w:val="16"/>
          <w:szCs w:val="16"/>
        </w:rPr>
      </w:pPr>
    </w:p>
    <w:p w:rsidR="00C908D4" w:rsidRDefault="00C908D4" w:rsidP="00C908D4">
      <w:pPr>
        <w:pStyle w:val="HTMLPreformatted"/>
        <w:pBdr>
          <w:top w:val="single" w:sz="6" w:space="4" w:color="CCCCCC"/>
          <w:left w:val="single" w:sz="6" w:space="19" w:color="CCCCCC"/>
          <w:bottom w:val="single" w:sz="6" w:space="4" w:color="CCCCCC"/>
          <w:right w:val="single" w:sz="6" w:space="11" w:color="CCCCCC"/>
        </w:pBdr>
        <w:shd w:val="clear" w:color="auto" w:fill="F5F5F5"/>
        <w:spacing w:line="310" w:lineRule="atLeast"/>
        <w:ind w:left="2880"/>
        <w:jc w:val="both"/>
        <w:rPr>
          <w:color w:val="333333"/>
          <w:sz w:val="16"/>
          <w:szCs w:val="16"/>
        </w:rPr>
      </w:pPr>
      <w:r>
        <w:rPr>
          <w:rStyle w:val="xmltagsymbols"/>
          <w:rFonts w:eastAsiaTheme="majorEastAsia"/>
          <w:color w:val="008080"/>
          <w:sz w:val="16"/>
          <w:szCs w:val="16"/>
        </w:rPr>
        <w:t>&lt;</w:t>
      </w:r>
      <w:r>
        <w:rPr>
          <w:rStyle w:val="xmltagname"/>
          <w:color w:val="3F7F7F"/>
          <w:sz w:val="16"/>
          <w:szCs w:val="16"/>
        </w:rPr>
        <w:t>version</w:t>
      </w:r>
    </w:p>
    <w:p w:rsidR="00C908D4" w:rsidRDefault="00C908D4" w:rsidP="00C908D4">
      <w:pPr>
        <w:pStyle w:val="HTMLPreformatted"/>
        <w:pBdr>
          <w:top w:val="single" w:sz="6" w:space="4" w:color="CCCCCC"/>
          <w:left w:val="single" w:sz="6" w:space="19" w:color="CCCCCC"/>
          <w:bottom w:val="single" w:sz="6" w:space="4" w:color="CCCCCC"/>
          <w:right w:val="single" w:sz="6" w:space="11" w:color="CCCCCC"/>
        </w:pBdr>
        <w:shd w:val="clear" w:color="auto" w:fill="F5F5F5"/>
        <w:spacing w:line="310" w:lineRule="atLeast"/>
        <w:ind w:left="2880"/>
        <w:jc w:val="both"/>
        <w:rPr>
          <w:color w:val="333333"/>
          <w:sz w:val="16"/>
          <w:szCs w:val="16"/>
        </w:rPr>
      </w:pPr>
      <w:r>
        <w:rPr>
          <w:rStyle w:val="xmlplain"/>
          <w:color w:val="000000"/>
          <w:sz w:val="16"/>
          <w:szCs w:val="16"/>
        </w:rPr>
        <w:t>        </w:t>
      </w:r>
      <w:r>
        <w:rPr>
          <w:rStyle w:val="xmlattributename"/>
          <w:b/>
          <w:bCs/>
          <w:color w:val="7F007F"/>
          <w:sz w:val="16"/>
          <w:szCs w:val="16"/>
        </w:rPr>
        <w:t>column</w:t>
      </w:r>
      <w:r>
        <w:rPr>
          <w:rStyle w:val="xmltagsymbols"/>
          <w:rFonts w:eastAsiaTheme="majorEastAsia"/>
          <w:color w:val="008080"/>
          <w:sz w:val="16"/>
          <w:szCs w:val="16"/>
        </w:rPr>
        <w:t>=</w:t>
      </w:r>
      <w:r>
        <w:rPr>
          <w:rStyle w:val="xmlattributevalue"/>
          <w:rFonts w:eastAsiaTheme="minorEastAsia"/>
          <w:color w:val="2A00FF"/>
          <w:sz w:val="16"/>
          <w:szCs w:val="16"/>
        </w:rPr>
        <w:t>"version_column"</w:t>
      </w:r>
    </w:p>
    <w:p w:rsidR="00C908D4" w:rsidRDefault="00C908D4" w:rsidP="00C908D4">
      <w:pPr>
        <w:pStyle w:val="HTMLPreformatted"/>
        <w:pBdr>
          <w:top w:val="single" w:sz="6" w:space="4" w:color="CCCCCC"/>
          <w:left w:val="single" w:sz="6" w:space="19" w:color="CCCCCC"/>
          <w:bottom w:val="single" w:sz="6" w:space="4" w:color="CCCCCC"/>
          <w:right w:val="single" w:sz="6" w:space="11" w:color="CCCCCC"/>
        </w:pBdr>
        <w:shd w:val="clear" w:color="auto" w:fill="F5F5F5"/>
        <w:spacing w:line="310" w:lineRule="atLeast"/>
        <w:ind w:left="2880"/>
        <w:jc w:val="both"/>
        <w:rPr>
          <w:color w:val="333333"/>
          <w:sz w:val="16"/>
          <w:szCs w:val="16"/>
        </w:rPr>
      </w:pPr>
      <w:r>
        <w:rPr>
          <w:rStyle w:val="xmlplain"/>
          <w:color w:val="000000"/>
          <w:sz w:val="16"/>
          <w:szCs w:val="16"/>
        </w:rPr>
        <w:t>        </w:t>
      </w:r>
      <w:r>
        <w:rPr>
          <w:rStyle w:val="xmlattributename"/>
          <w:b/>
          <w:bCs/>
          <w:color w:val="7F007F"/>
          <w:sz w:val="16"/>
          <w:szCs w:val="16"/>
        </w:rPr>
        <w:t>name</w:t>
      </w:r>
      <w:r>
        <w:rPr>
          <w:rStyle w:val="xmltagsymbols"/>
          <w:rFonts w:eastAsiaTheme="majorEastAsia"/>
          <w:color w:val="008080"/>
          <w:sz w:val="16"/>
          <w:szCs w:val="16"/>
        </w:rPr>
        <w:t>=</w:t>
      </w:r>
      <w:r>
        <w:rPr>
          <w:rStyle w:val="xmlattributevalue"/>
          <w:rFonts w:eastAsiaTheme="minorEastAsia"/>
          <w:color w:val="2A00FF"/>
          <w:sz w:val="16"/>
          <w:szCs w:val="16"/>
        </w:rPr>
        <w:t>"propertyName"</w:t>
      </w:r>
    </w:p>
    <w:p w:rsidR="00C908D4" w:rsidRDefault="00C908D4" w:rsidP="00C908D4">
      <w:pPr>
        <w:pStyle w:val="HTMLPreformatted"/>
        <w:pBdr>
          <w:top w:val="single" w:sz="6" w:space="4" w:color="CCCCCC"/>
          <w:left w:val="single" w:sz="6" w:space="19" w:color="CCCCCC"/>
          <w:bottom w:val="single" w:sz="6" w:space="4" w:color="CCCCCC"/>
          <w:right w:val="single" w:sz="6" w:space="11" w:color="CCCCCC"/>
        </w:pBdr>
        <w:shd w:val="clear" w:color="auto" w:fill="F5F5F5"/>
        <w:spacing w:line="310" w:lineRule="atLeast"/>
        <w:ind w:left="2880"/>
        <w:jc w:val="both"/>
        <w:rPr>
          <w:color w:val="333333"/>
          <w:sz w:val="16"/>
          <w:szCs w:val="16"/>
        </w:rPr>
      </w:pPr>
      <w:r>
        <w:rPr>
          <w:rStyle w:val="xmlplain"/>
          <w:color w:val="000000"/>
          <w:sz w:val="16"/>
          <w:szCs w:val="16"/>
        </w:rPr>
        <w:t>        </w:t>
      </w:r>
      <w:r>
        <w:rPr>
          <w:rStyle w:val="xmlattributename"/>
          <w:b/>
          <w:bCs/>
          <w:color w:val="7F007F"/>
          <w:sz w:val="16"/>
          <w:szCs w:val="16"/>
        </w:rPr>
        <w:t>type</w:t>
      </w:r>
      <w:r>
        <w:rPr>
          <w:rStyle w:val="xmltagsymbols"/>
          <w:rFonts w:eastAsiaTheme="majorEastAsia"/>
          <w:color w:val="008080"/>
          <w:sz w:val="16"/>
          <w:szCs w:val="16"/>
        </w:rPr>
        <w:t>=</w:t>
      </w:r>
      <w:r>
        <w:rPr>
          <w:rStyle w:val="xmlattributevalue"/>
          <w:rFonts w:eastAsiaTheme="minorEastAsia"/>
          <w:color w:val="2A00FF"/>
          <w:sz w:val="16"/>
          <w:szCs w:val="16"/>
        </w:rPr>
        <w:t>"typename"</w:t>
      </w:r>
    </w:p>
    <w:p w:rsidR="00C908D4" w:rsidRDefault="00C908D4" w:rsidP="00C908D4">
      <w:pPr>
        <w:pStyle w:val="HTMLPreformatted"/>
        <w:pBdr>
          <w:top w:val="single" w:sz="6" w:space="4" w:color="CCCCCC"/>
          <w:left w:val="single" w:sz="6" w:space="19" w:color="CCCCCC"/>
          <w:bottom w:val="single" w:sz="6" w:space="4" w:color="CCCCCC"/>
          <w:right w:val="single" w:sz="6" w:space="11" w:color="CCCCCC"/>
        </w:pBdr>
        <w:shd w:val="clear" w:color="auto" w:fill="F5F5F5"/>
        <w:spacing w:line="310" w:lineRule="atLeast"/>
        <w:ind w:left="2880"/>
        <w:jc w:val="both"/>
        <w:rPr>
          <w:color w:val="333333"/>
          <w:sz w:val="16"/>
          <w:szCs w:val="16"/>
        </w:rPr>
      </w:pPr>
      <w:r>
        <w:rPr>
          <w:rStyle w:val="xmlplain"/>
          <w:color w:val="000000"/>
          <w:sz w:val="16"/>
          <w:szCs w:val="16"/>
        </w:rPr>
        <w:t>        </w:t>
      </w:r>
      <w:r>
        <w:rPr>
          <w:rStyle w:val="xmlattributename"/>
          <w:b/>
          <w:bCs/>
          <w:color w:val="7F007F"/>
          <w:sz w:val="16"/>
          <w:szCs w:val="16"/>
        </w:rPr>
        <w:t>access</w:t>
      </w:r>
      <w:r>
        <w:rPr>
          <w:rStyle w:val="xmltagsymbols"/>
          <w:rFonts w:eastAsiaTheme="majorEastAsia"/>
          <w:color w:val="008080"/>
          <w:sz w:val="16"/>
          <w:szCs w:val="16"/>
        </w:rPr>
        <w:t>=</w:t>
      </w:r>
      <w:r>
        <w:rPr>
          <w:rStyle w:val="xmlattributevalue"/>
          <w:rFonts w:eastAsiaTheme="minorEastAsia"/>
          <w:color w:val="2A00FF"/>
          <w:sz w:val="16"/>
          <w:szCs w:val="16"/>
        </w:rPr>
        <w:t>"field|property|ClassName"</w:t>
      </w:r>
    </w:p>
    <w:p w:rsidR="00C908D4" w:rsidRDefault="00C908D4" w:rsidP="00C908D4">
      <w:pPr>
        <w:pStyle w:val="HTMLPreformatted"/>
        <w:pBdr>
          <w:top w:val="single" w:sz="6" w:space="4" w:color="CCCCCC"/>
          <w:left w:val="single" w:sz="6" w:space="19" w:color="CCCCCC"/>
          <w:bottom w:val="single" w:sz="6" w:space="4" w:color="CCCCCC"/>
          <w:right w:val="single" w:sz="6" w:space="11" w:color="CCCCCC"/>
        </w:pBdr>
        <w:shd w:val="clear" w:color="auto" w:fill="F5F5F5"/>
        <w:spacing w:line="310" w:lineRule="atLeast"/>
        <w:ind w:left="2880"/>
        <w:jc w:val="both"/>
        <w:rPr>
          <w:color w:val="333333"/>
          <w:sz w:val="16"/>
          <w:szCs w:val="16"/>
        </w:rPr>
      </w:pPr>
      <w:r>
        <w:rPr>
          <w:rStyle w:val="xmlplain"/>
          <w:color w:val="000000"/>
          <w:sz w:val="16"/>
          <w:szCs w:val="16"/>
        </w:rPr>
        <w:t>        </w:t>
      </w:r>
      <w:r>
        <w:rPr>
          <w:rStyle w:val="xmlattributename"/>
          <w:b/>
          <w:bCs/>
          <w:color w:val="7F007F"/>
          <w:sz w:val="16"/>
          <w:szCs w:val="16"/>
        </w:rPr>
        <w:t>unsaved-value</w:t>
      </w:r>
      <w:r>
        <w:rPr>
          <w:rStyle w:val="xmltagsymbols"/>
          <w:rFonts w:eastAsiaTheme="majorEastAsia"/>
          <w:color w:val="008080"/>
          <w:sz w:val="16"/>
          <w:szCs w:val="16"/>
        </w:rPr>
        <w:t>=</w:t>
      </w:r>
      <w:r>
        <w:rPr>
          <w:rStyle w:val="xmlattributevalue"/>
          <w:rFonts w:eastAsiaTheme="minorEastAsia"/>
          <w:color w:val="2A00FF"/>
          <w:sz w:val="16"/>
          <w:szCs w:val="16"/>
        </w:rPr>
        <w:t>"null|negative|undefined"</w:t>
      </w:r>
    </w:p>
    <w:p w:rsidR="00C908D4" w:rsidRDefault="00C908D4" w:rsidP="00C908D4">
      <w:pPr>
        <w:pStyle w:val="HTMLPreformatted"/>
        <w:pBdr>
          <w:top w:val="single" w:sz="6" w:space="4" w:color="CCCCCC"/>
          <w:left w:val="single" w:sz="6" w:space="19" w:color="CCCCCC"/>
          <w:bottom w:val="single" w:sz="6" w:space="4" w:color="CCCCCC"/>
          <w:right w:val="single" w:sz="6" w:space="11" w:color="CCCCCC"/>
        </w:pBdr>
        <w:shd w:val="clear" w:color="auto" w:fill="F5F5F5"/>
        <w:spacing w:line="310" w:lineRule="atLeast"/>
        <w:ind w:left="2880"/>
        <w:jc w:val="both"/>
        <w:rPr>
          <w:color w:val="333333"/>
          <w:sz w:val="16"/>
          <w:szCs w:val="16"/>
        </w:rPr>
      </w:pPr>
      <w:r>
        <w:rPr>
          <w:rStyle w:val="xmlplain"/>
          <w:color w:val="000000"/>
          <w:sz w:val="16"/>
          <w:szCs w:val="16"/>
        </w:rPr>
        <w:t>        </w:t>
      </w:r>
      <w:r>
        <w:rPr>
          <w:rStyle w:val="xmlattributename"/>
          <w:b/>
          <w:bCs/>
          <w:color w:val="7F007F"/>
          <w:sz w:val="16"/>
          <w:szCs w:val="16"/>
        </w:rPr>
        <w:t>generated</w:t>
      </w:r>
      <w:r>
        <w:rPr>
          <w:rStyle w:val="xmltagsymbols"/>
          <w:rFonts w:eastAsiaTheme="majorEastAsia"/>
          <w:color w:val="008080"/>
          <w:sz w:val="16"/>
          <w:szCs w:val="16"/>
        </w:rPr>
        <w:t>=</w:t>
      </w:r>
      <w:r>
        <w:rPr>
          <w:rStyle w:val="xmlattributevalue"/>
          <w:rFonts w:eastAsiaTheme="minorEastAsia"/>
          <w:color w:val="2A00FF"/>
          <w:sz w:val="16"/>
          <w:szCs w:val="16"/>
        </w:rPr>
        <w:t>"never|always"</w:t>
      </w:r>
    </w:p>
    <w:p w:rsidR="00C908D4" w:rsidRDefault="00C908D4" w:rsidP="00C908D4">
      <w:pPr>
        <w:pStyle w:val="HTMLPreformatted"/>
        <w:pBdr>
          <w:top w:val="single" w:sz="6" w:space="4" w:color="CCCCCC"/>
          <w:left w:val="single" w:sz="6" w:space="19" w:color="CCCCCC"/>
          <w:bottom w:val="single" w:sz="6" w:space="4" w:color="CCCCCC"/>
          <w:right w:val="single" w:sz="6" w:space="11" w:color="CCCCCC"/>
        </w:pBdr>
        <w:shd w:val="clear" w:color="auto" w:fill="F5F5F5"/>
        <w:spacing w:line="310" w:lineRule="atLeast"/>
        <w:ind w:left="2880"/>
        <w:jc w:val="both"/>
        <w:rPr>
          <w:color w:val="333333"/>
          <w:sz w:val="16"/>
          <w:szCs w:val="16"/>
        </w:rPr>
      </w:pPr>
      <w:r>
        <w:rPr>
          <w:rStyle w:val="xmlplain"/>
          <w:color w:val="000000"/>
          <w:sz w:val="16"/>
          <w:szCs w:val="16"/>
        </w:rPr>
        <w:t>        </w:t>
      </w:r>
      <w:r>
        <w:rPr>
          <w:rStyle w:val="xmlattributename"/>
          <w:b/>
          <w:bCs/>
          <w:color w:val="7F007F"/>
          <w:sz w:val="16"/>
          <w:szCs w:val="16"/>
        </w:rPr>
        <w:t>insert</w:t>
      </w:r>
      <w:r>
        <w:rPr>
          <w:rStyle w:val="xmltagsymbols"/>
          <w:rFonts w:eastAsiaTheme="majorEastAsia"/>
          <w:color w:val="008080"/>
          <w:sz w:val="16"/>
          <w:szCs w:val="16"/>
        </w:rPr>
        <w:t>=</w:t>
      </w:r>
      <w:r>
        <w:rPr>
          <w:rStyle w:val="xmlattributevalue"/>
          <w:rFonts w:eastAsiaTheme="minorEastAsia"/>
          <w:color w:val="2A00FF"/>
          <w:sz w:val="16"/>
          <w:szCs w:val="16"/>
        </w:rPr>
        <w:t>"true|false"</w:t>
      </w:r>
    </w:p>
    <w:p w:rsidR="00C908D4" w:rsidRDefault="00C908D4" w:rsidP="00C908D4">
      <w:pPr>
        <w:pStyle w:val="HTMLPreformatted"/>
        <w:pBdr>
          <w:top w:val="single" w:sz="6" w:space="4" w:color="CCCCCC"/>
          <w:left w:val="single" w:sz="6" w:space="19" w:color="CCCCCC"/>
          <w:bottom w:val="single" w:sz="6" w:space="4" w:color="CCCCCC"/>
          <w:right w:val="single" w:sz="6" w:space="11" w:color="CCCCCC"/>
        </w:pBdr>
        <w:shd w:val="clear" w:color="auto" w:fill="F5F5F5"/>
        <w:spacing w:line="310" w:lineRule="atLeast"/>
        <w:ind w:left="2880"/>
        <w:jc w:val="both"/>
        <w:rPr>
          <w:color w:val="333333"/>
          <w:sz w:val="16"/>
          <w:szCs w:val="16"/>
        </w:rPr>
      </w:pPr>
      <w:r>
        <w:rPr>
          <w:rStyle w:val="xmlplain"/>
          <w:color w:val="000000"/>
          <w:sz w:val="16"/>
          <w:szCs w:val="16"/>
        </w:rPr>
        <w:t>        </w:t>
      </w:r>
      <w:r>
        <w:rPr>
          <w:rStyle w:val="xmlattributename"/>
          <w:b/>
          <w:bCs/>
          <w:color w:val="7F007F"/>
          <w:sz w:val="16"/>
          <w:szCs w:val="16"/>
        </w:rPr>
        <w:t>node</w:t>
      </w:r>
      <w:r>
        <w:rPr>
          <w:rStyle w:val="xmltagsymbols"/>
          <w:rFonts w:eastAsiaTheme="majorEastAsia"/>
          <w:color w:val="008080"/>
          <w:sz w:val="16"/>
          <w:szCs w:val="16"/>
        </w:rPr>
        <w:t>=</w:t>
      </w:r>
      <w:r>
        <w:rPr>
          <w:rStyle w:val="xmlattributevalue"/>
          <w:rFonts w:eastAsiaTheme="minorEastAsia"/>
          <w:color w:val="2A00FF"/>
          <w:sz w:val="16"/>
          <w:szCs w:val="16"/>
        </w:rPr>
        <w:t>"element-name|@attribute-name|element/@attribute|."</w:t>
      </w:r>
    </w:p>
    <w:p w:rsidR="00C908D4" w:rsidRDefault="00C908D4" w:rsidP="00C908D4">
      <w:pPr>
        <w:pStyle w:val="HTMLPreformatted"/>
        <w:pBdr>
          <w:top w:val="single" w:sz="6" w:space="4" w:color="CCCCCC"/>
          <w:left w:val="single" w:sz="6" w:space="19" w:color="CCCCCC"/>
          <w:bottom w:val="single" w:sz="6" w:space="4" w:color="CCCCCC"/>
          <w:right w:val="single" w:sz="6" w:space="11" w:color="CCCCCC"/>
        </w:pBdr>
        <w:shd w:val="clear" w:color="auto" w:fill="F5F5F5"/>
        <w:spacing w:line="310" w:lineRule="atLeast"/>
        <w:ind w:left="2880"/>
        <w:jc w:val="both"/>
        <w:rPr>
          <w:color w:val="333333"/>
          <w:sz w:val="16"/>
          <w:szCs w:val="16"/>
        </w:rPr>
      </w:pPr>
      <w:r>
        <w:rPr>
          <w:rStyle w:val="xmltagsymbols"/>
          <w:rFonts w:eastAsiaTheme="majorEastAsia"/>
          <w:color w:val="008080"/>
          <w:sz w:val="16"/>
          <w:szCs w:val="16"/>
        </w:rPr>
        <w:t>/&gt;</w:t>
      </w:r>
    </w:p>
    <w:tbl>
      <w:tblPr>
        <w:tblW w:w="9735" w:type="dxa"/>
        <w:tblInd w:w="2880" w:type="dxa"/>
        <w:tblBorders>
          <w:top w:val="single" w:sz="6" w:space="0" w:color="AAAAAA"/>
          <w:left w:val="single" w:sz="6" w:space="0" w:color="AAAAAA"/>
          <w:bottom w:val="single" w:sz="6" w:space="0" w:color="AAAAAA"/>
          <w:right w:val="single" w:sz="6" w:space="0" w:color="AAAAAA"/>
        </w:tblBorders>
        <w:tblCellMar>
          <w:top w:w="15" w:type="dxa"/>
          <w:left w:w="15" w:type="dxa"/>
          <w:bottom w:w="15" w:type="dxa"/>
          <w:right w:w="15" w:type="dxa"/>
        </w:tblCellMar>
        <w:tblLook w:val="04A0" w:firstRow="1" w:lastRow="0" w:firstColumn="1" w:lastColumn="0" w:noHBand="0" w:noVBand="1"/>
      </w:tblPr>
      <w:tblGrid>
        <w:gridCol w:w="1259"/>
        <w:gridCol w:w="8476"/>
      </w:tblGrid>
      <w:tr w:rsidR="00C908D4" w:rsidTr="00C908D4">
        <w:tc>
          <w:tcPr>
            <w:tcW w:w="0" w:type="auto"/>
            <w:tcBorders>
              <w:top w:val="nil"/>
              <w:left w:val="nil"/>
              <w:bottom w:val="nil"/>
              <w:right w:val="nil"/>
            </w:tcBorders>
            <w:tcMar>
              <w:top w:w="36" w:type="dxa"/>
              <w:left w:w="120" w:type="dxa"/>
              <w:bottom w:w="36" w:type="dxa"/>
              <w:right w:w="120" w:type="dxa"/>
            </w:tcMar>
            <w:vAlign w:val="center"/>
            <w:hideMark/>
          </w:tcPr>
          <w:p w:rsidR="00C908D4" w:rsidRDefault="00C908D4">
            <w:pPr>
              <w:rPr>
                <w:sz w:val="24"/>
                <w:szCs w:val="24"/>
              </w:rPr>
            </w:pPr>
            <w:r>
              <w:t>column</w:t>
            </w:r>
          </w:p>
        </w:tc>
        <w:tc>
          <w:tcPr>
            <w:tcW w:w="0" w:type="auto"/>
            <w:tcBorders>
              <w:top w:val="nil"/>
              <w:left w:val="nil"/>
              <w:bottom w:val="nil"/>
              <w:right w:val="nil"/>
            </w:tcBorders>
            <w:tcMar>
              <w:top w:w="36" w:type="dxa"/>
              <w:left w:w="120" w:type="dxa"/>
              <w:bottom w:w="36" w:type="dxa"/>
              <w:right w:w="120" w:type="dxa"/>
            </w:tcMar>
            <w:vAlign w:val="center"/>
            <w:hideMark/>
          </w:tcPr>
          <w:p w:rsidR="00C908D4" w:rsidRDefault="00C908D4">
            <w:pPr>
              <w:pStyle w:val="NormalWeb"/>
              <w:spacing w:before="0" w:beforeAutospacing="0"/>
            </w:pPr>
            <w:r>
              <w:t>The name of the column holding the version number. Optional, defaults to the property name.</w:t>
            </w:r>
          </w:p>
        </w:tc>
      </w:tr>
      <w:tr w:rsidR="00C908D4" w:rsidTr="00C908D4">
        <w:tc>
          <w:tcPr>
            <w:tcW w:w="0" w:type="auto"/>
            <w:tcBorders>
              <w:top w:val="nil"/>
              <w:left w:val="nil"/>
              <w:bottom w:val="nil"/>
              <w:right w:val="nil"/>
            </w:tcBorders>
            <w:tcMar>
              <w:top w:w="36" w:type="dxa"/>
              <w:left w:w="120" w:type="dxa"/>
              <w:bottom w:w="36" w:type="dxa"/>
              <w:right w:w="120" w:type="dxa"/>
            </w:tcMar>
            <w:vAlign w:val="center"/>
            <w:hideMark/>
          </w:tcPr>
          <w:p w:rsidR="00C908D4" w:rsidRDefault="00C908D4">
            <w:pPr>
              <w:rPr>
                <w:sz w:val="24"/>
                <w:szCs w:val="24"/>
              </w:rPr>
            </w:pPr>
            <w:r>
              <w:t>name</w:t>
            </w:r>
          </w:p>
        </w:tc>
        <w:tc>
          <w:tcPr>
            <w:tcW w:w="0" w:type="auto"/>
            <w:tcBorders>
              <w:top w:val="nil"/>
              <w:left w:val="nil"/>
              <w:bottom w:val="nil"/>
              <w:right w:val="nil"/>
            </w:tcBorders>
            <w:tcMar>
              <w:top w:w="36" w:type="dxa"/>
              <w:left w:w="120" w:type="dxa"/>
              <w:bottom w:w="36" w:type="dxa"/>
              <w:right w:w="120" w:type="dxa"/>
            </w:tcMar>
            <w:vAlign w:val="center"/>
            <w:hideMark/>
          </w:tcPr>
          <w:p w:rsidR="00C908D4" w:rsidRDefault="00C908D4">
            <w:pPr>
              <w:pStyle w:val="NormalWeb"/>
              <w:spacing w:before="0" w:beforeAutospacing="0"/>
            </w:pPr>
            <w:r>
              <w:t>The name of a property of the persistent class.</w:t>
            </w:r>
          </w:p>
        </w:tc>
      </w:tr>
      <w:tr w:rsidR="00C908D4" w:rsidTr="00C908D4">
        <w:tc>
          <w:tcPr>
            <w:tcW w:w="0" w:type="auto"/>
            <w:tcBorders>
              <w:top w:val="nil"/>
              <w:left w:val="nil"/>
              <w:bottom w:val="nil"/>
              <w:right w:val="nil"/>
            </w:tcBorders>
            <w:tcMar>
              <w:top w:w="36" w:type="dxa"/>
              <w:left w:w="120" w:type="dxa"/>
              <w:bottom w:w="36" w:type="dxa"/>
              <w:right w:w="120" w:type="dxa"/>
            </w:tcMar>
            <w:vAlign w:val="center"/>
            <w:hideMark/>
          </w:tcPr>
          <w:p w:rsidR="00C908D4" w:rsidRDefault="00C908D4">
            <w:pPr>
              <w:rPr>
                <w:sz w:val="24"/>
                <w:szCs w:val="24"/>
              </w:rPr>
            </w:pPr>
            <w:r>
              <w:t>type</w:t>
            </w:r>
          </w:p>
        </w:tc>
        <w:tc>
          <w:tcPr>
            <w:tcW w:w="0" w:type="auto"/>
            <w:tcBorders>
              <w:top w:val="nil"/>
              <w:left w:val="nil"/>
              <w:bottom w:val="nil"/>
              <w:right w:val="nil"/>
            </w:tcBorders>
            <w:tcMar>
              <w:top w:w="36" w:type="dxa"/>
              <w:left w:w="120" w:type="dxa"/>
              <w:bottom w:w="36" w:type="dxa"/>
              <w:right w:w="120" w:type="dxa"/>
            </w:tcMar>
            <w:vAlign w:val="center"/>
            <w:hideMark/>
          </w:tcPr>
          <w:p w:rsidR="00C908D4" w:rsidRDefault="00C908D4">
            <w:pPr>
              <w:pStyle w:val="NormalWeb"/>
              <w:spacing w:before="0" w:beforeAutospacing="0"/>
            </w:pPr>
            <w:r>
              <w:t>The type of the version number. Optional, defaults to</w:t>
            </w:r>
            <w:r>
              <w:rPr>
                <w:rStyle w:val="apple-converted-space"/>
              </w:rPr>
              <w:t> </w:t>
            </w:r>
            <w:r>
              <w:rPr>
                <w:rStyle w:val="HTMLCode"/>
                <w:rFonts w:ascii="Verdana" w:hAnsi="Verdana"/>
                <w:sz w:val="22"/>
                <w:szCs w:val="22"/>
              </w:rPr>
              <w:t>integer</w:t>
            </w:r>
            <w:r>
              <w:t>.</w:t>
            </w:r>
          </w:p>
        </w:tc>
      </w:tr>
      <w:tr w:rsidR="00C908D4" w:rsidTr="00C908D4">
        <w:tc>
          <w:tcPr>
            <w:tcW w:w="0" w:type="auto"/>
            <w:tcBorders>
              <w:top w:val="nil"/>
              <w:left w:val="nil"/>
              <w:bottom w:val="nil"/>
              <w:right w:val="nil"/>
            </w:tcBorders>
            <w:tcMar>
              <w:top w:w="36" w:type="dxa"/>
              <w:left w:w="120" w:type="dxa"/>
              <w:bottom w:w="36" w:type="dxa"/>
              <w:right w:w="120" w:type="dxa"/>
            </w:tcMar>
            <w:vAlign w:val="center"/>
            <w:hideMark/>
          </w:tcPr>
          <w:p w:rsidR="00C908D4" w:rsidRDefault="00C908D4">
            <w:pPr>
              <w:rPr>
                <w:sz w:val="24"/>
                <w:szCs w:val="24"/>
              </w:rPr>
            </w:pPr>
            <w:r>
              <w:t>access</w:t>
            </w:r>
          </w:p>
        </w:tc>
        <w:tc>
          <w:tcPr>
            <w:tcW w:w="0" w:type="auto"/>
            <w:tcBorders>
              <w:top w:val="nil"/>
              <w:left w:val="nil"/>
              <w:bottom w:val="nil"/>
              <w:right w:val="nil"/>
            </w:tcBorders>
            <w:tcMar>
              <w:top w:w="36" w:type="dxa"/>
              <w:left w:w="120" w:type="dxa"/>
              <w:bottom w:w="36" w:type="dxa"/>
              <w:right w:w="120" w:type="dxa"/>
            </w:tcMar>
            <w:vAlign w:val="center"/>
            <w:hideMark/>
          </w:tcPr>
          <w:p w:rsidR="00C908D4" w:rsidRDefault="00C908D4">
            <w:pPr>
              <w:pStyle w:val="NormalWeb"/>
              <w:spacing w:before="0" w:beforeAutospacing="0"/>
            </w:pPr>
            <w:r>
              <w:t>Hibernate's strategy for accessing the property value. Optional, defaults to</w:t>
            </w:r>
            <w:r>
              <w:rPr>
                <w:rStyle w:val="apple-converted-space"/>
              </w:rPr>
              <w:t> </w:t>
            </w:r>
            <w:r>
              <w:rPr>
                <w:rStyle w:val="HTMLCode"/>
                <w:rFonts w:ascii="Verdana" w:hAnsi="Verdana"/>
                <w:sz w:val="22"/>
                <w:szCs w:val="22"/>
              </w:rPr>
              <w:t>property</w:t>
            </w:r>
            <w:r>
              <w:t>.</w:t>
            </w:r>
          </w:p>
        </w:tc>
      </w:tr>
      <w:tr w:rsidR="00C908D4" w:rsidTr="00C908D4">
        <w:tc>
          <w:tcPr>
            <w:tcW w:w="0" w:type="auto"/>
            <w:tcBorders>
              <w:top w:val="nil"/>
              <w:left w:val="nil"/>
              <w:bottom w:val="nil"/>
              <w:right w:val="nil"/>
            </w:tcBorders>
            <w:tcMar>
              <w:top w:w="36" w:type="dxa"/>
              <w:left w:w="120" w:type="dxa"/>
              <w:bottom w:w="36" w:type="dxa"/>
              <w:right w:w="120" w:type="dxa"/>
            </w:tcMar>
            <w:vAlign w:val="center"/>
            <w:hideMark/>
          </w:tcPr>
          <w:p w:rsidR="00C908D4" w:rsidRDefault="00C908D4">
            <w:pPr>
              <w:rPr>
                <w:sz w:val="24"/>
                <w:szCs w:val="24"/>
              </w:rPr>
            </w:pPr>
            <w:r>
              <w:t>unsaved-value</w:t>
            </w:r>
          </w:p>
        </w:tc>
        <w:tc>
          <w:tcPr>
            <w:tcW w:w="0" w:type="auto"/>
            <w:tcBorders>
              <w:top w:val="nil"/>
              <w:left w:val="nil"/>
              <w:bottom w:val="nil"/>
              <w:right w:val="nil"/>
            </w:tcBorders>
            <w:tcMar>
              <w:top w:w="36" w:type="dxa"/>
              <w:left w:w="120" w:type="dxa"/>
              <w:bottom w:w="36" w:type="dxa"/>
              <w:right w:w="120" w:type="dxa"/>
            </w:tcMar>
            <w:vAlign w:val="center"/>
            <w:hideMark/>
          </w:tcPr>
          <w:p w:rsidR="00C908D4" w:rsidRDefault="00C908D4">
            <w:pPr>
              <w:pStyle w:val="NormalWeb"/>
              <w:spacing w:before="0" w:beforeAutospacing="0"/>
            </w:pPr>
            <w:r>
              <w:t>Indicates that an instance is newly instantiated and thus unsaved. This distinguishes it from detached instances that were saved or loaded in a previous session. The default value,</w:t>
            </w:r>
            <w:r>
              <w:rPr>
                <w:rStyle w:val="HTMLCode"/>
                <w:rFonts w:ascii="Verdana" w:hAnsi="Verdana"/>
                <w:sz w:val="22"/>
                <w:szCs w:val="22"/>
              </w:rPr>
              <w:t>undefined</w:t>
            </w:r>
            <w:r>
              <w:t>, indicates that the identifier property value should be used. Optional.</w:t>
            </w:r>
          </w:p>
        </w:tc>
      </w:tr>
      <w:tr w:rsidR="00C908D4" w:rsidTr="00C908D4">
        <w:tc>
          <w:tcPr>
            <w:tcW w:w="0" w:type="auto"/>
            <w:tcBorders>
              <w:top w:val="nil"/>
              <w:left w:val="nil"/>
              <w:bottom w:val="nil"/>
              <w:right w:val="nil"/>
            </w:tcBorders>
            <w:tcMar>
              <w:top w:w="36" w:type="dxa"/>
              <w:left w:w="120" w:type="dxa"/>
              <w:bottom w:w="36" w:type="dxa"/>
              <w:right w:w="120" w:type="dxa"/>
            </w:tcMar>
            <w:vAlign w:val="center"/>
            <w:hideMark/>
          </w:tcPr>
          <w:p w:rsidR="00C908D4" w:rsidRDefault="00C908D4">
            <w:pPr>
              <w:rPr>
                <w:sz w:val="24"/>
                <w:szCs w:val="24"/>
              </w:rPr>
            </w:pPr>
            <w:r>
              <w:t>generated</w:t>
            </w:r>
          </w:p>
        </w:tc>
        <w:tc>
          <w:tcPr>
            <w:tcW w:w="0" w:type="auto"/>
            <w:tcBorders>
              <w:top w:val="nil"/>
              <w:left w:val="nil"/>
              <w:bottom w:val="nil"/>
              <w:right w:val="nil"/>
            </w:tcBorders>
            <w:tcMar>
              <w:top w:w="36" w:type="dxa"/>
              <w:left w:w="120" w:type="dxa"/>
              <w:bottom w:w="36" w:type="dxa"/>
              <w:right w:w="120" w:type="dxa"/>
            </w:tcMar>
            <w:vAlign w:val="center"/>
            <w:hideMark/>
          </w:tcPr>
          <w:p w:rsidR="00C908D4" w:rsidRDefault="00C908D4">
            <w:pPr>
              <w:pStyle w:val="NormalWeb"/>
              <w:spacing w:before="0" w:beforeAutospacing="0"/>
            </w:pPr>
            <w:r>
              <w:t>Indicates that the version property value is generated by the database. Optional, defaults to</w:t>
            </w:r>
            <w:r>
              <w:rPr>
                <w:rStyle w:val="HTMLCode"/>
                <w:rFonts w:ascii="Verdana" w:hAnsi="Verdana"/>
                <w:sz w:val="22"/>
                <w:szCs w:val="22"/>
              </w:rPr>
              <w:t>never</w:t>
            </w:r>
            <w:r>
              <w:t>.</w:t>
            </w:r>
          </w:p>
        </w:tc>
      </w:tr>
      <w:tr w:rsidR="00C908D4" w:rsidTr="00C908D4">
        <w:tc>
          <w:tcPr>
            <w:tcW w:w="0" w:type="auto"/>
            <w:tcBorders>
              <w:top w:val="nil"/>
              <w:left w:val="nil"/>
              <w:bottom w:val="nil"/>
              <w:right w:val="nil"/>
            </w:tcBorders>
            <w:tcMar>
              <w:top w:w="36" w:type="dxa"/>
              <w:left w:w="120" w:type="dxa"/>
              <w:bottom w:w="36" w:type="dxa"/>
              <w:right w:w="120" w:type="dxa"/>
            </w:tcMar>
            <w:vAlign w:val="center"/>
            <w:hideMark/>
          </w:tcPr>
          <w:p w:rsidR="00C908D4" w:rsidRDefault="00C908D4">
            <w:pPr>
              <w:rPr>
                <w:sz w:val="24"/>
                <w:szCs w:val="24"/>
              </w:rPr>
            </w:pPr>
            <w:r>
              <w:lastRenderedPageBreak/>
              <w:t>insert</w:t>
            </w:r>
          </w:p>
        </w:tc>
        <w:tc>
          <w:tcPr>
            <w:tcW w:w="0" w:type="auto"/>
            <w:tcBorders>
              <w:top w:val="nil"/>
              <w:left w:val="nil"/>
              <w:bottom w:val="nil"/>
              <w:right w:val="nil"/>
            </w:tcBorders>
            <w:tcMar>
              <w:top w:w="36" w:type="dxa"/>
              <w:left w:w="120" w:type="dxa"/>
              <w:bottom w:w="36" w:type="dxa"/>
              <w:right w:w="120" w:type="dxa"/>
            </w:tcMar>
            <w:vAlign w:val="center"/>
            <w:hideMark/>
          </w:tcPr>
          <w:p w:rsidR="00C908D4" w:rsidRDefault="00C908D4">
            <w:pPr>
              <w:pStyle w:val="NormalWeb"/>
              <w:spacing w:before="0" w:beforeAutospacing="0"/>
            </w:pPr>
            <w:r>
              <w:t>Whether or not to include the</w:t>
            </w:r>
            <w:r>
              <w:rPr>
                <w:rStyle w:val="apple-converted-space"/>
              </w:rPr>
              <w:t> </w:t>
            </w:r>
            <w:r>
              <w:rPr>
                <w:rStyle w:val="HTMLCode"/>
                <w:rFonts w:ascii="Verdana" w:hAnsi="Verdana"/>
                <w:sz w:val="22"/>
                <w:szCs w:val="22"/>
              </w:rPr>
              <w:t>version</w:t>
            </w:r>
            <w:r>
              <w:rPr>
                <w:rStyle w:val="apple-converted-space"/>
              </w:rPr>
              <w:t> </w:t>
            </w:r>
            <w:r>
              <w:t>column in SQL</w:t>
            </w:r>
            <w:r>
              <w:rPr>
                <w:rStyle w:val="apple-converted-space"/>
              </w:rPr>
              <w:t> </w:t>
            </w:r>
            <w:r>
              <w:rPr>
                <w:rStyle w:val="HTMLCode"/>
                <w:rFonts w:ascii="Verdana" w:hAnsi="Verdana"/>
                <w:sz w:val="22"/>
                <w:szCs w:val="22"/>
              </w:rPr>
              <w:t>insert</w:t>
            </w:r>
            <w:r>
              <w:rPr>
                <w:rStyle w:val="apple-converted-space"/>
              </w:rPr>
              <w:t> </w:t>
            </w:r>
            <w:r>
              <w:t>statements. Defaults to</w:t>
            </w:r>
            <w:r>
              <w:rPr>
                <w:rStyle w:val="apple-converted-space"/>
              </w:rPr>
              <w:t> </w:t>
            </w:r>
            <w:r>
              <w:rPr>
                <w:rStyle w:val="HTMLCode"/>
                <w:rFonts w:ascii="Verdana" w:hAnsi="Verdana"/>
                <w:sz w:val="22"/>
                <w:szCs w:val="22"/>
              </w:rPr>
              <w:t>true</w:t>
            </w:r>
            <w:r>
              <w:t>, but you can set it to</w:t>
            </w:r>
            <w:r>
              <w:rPr>
                <w:rStyle w:val="apple-converted-space"/>
              </w:rPr>
              <w:t> </w:t>
            </w:r>
            <w:r>
              <w:rPr>
                <w:rStyle w:val="HTMLCode"/>
                <w:rFonts w:ascii="Verdana" w:hAnsi="Verdana"/>
                <w:sz w:val="22"/>
                <w:szCs w:val="22"/>
              </w:rPr>
              <w:t>false</w:t>
            </w:r>
            <w:r>
              <w:rPr>
                <w:rStyle w:val="apple-converted-space"/>
              </w:rPr>
              <w:t> </w:t>
            </w:r>
            <w:r>
              <w:t>if the database column is defined with a default value of</w:t>
            </w:r>
            <w:r>
              <w:rPr>
                <w:rStyle w:val="apple-converted-space"/>
              </w:rPr>
              <w:t> </w:t>
            </w:r>
            <w:r>
              <w:rPr>
                <w:rStyle w:val="HTMLCode"/>
                <w:rFonts w:ascii="Verdana" w:hAnsi="Verdana"/>
                <w:sz w:val="22"/>
                <w:szCs w:val="22"/>
              </w:rPr>
              <w:t>0</w:t>
            </w:r>
            <w:r>
              <w:t>.</w:t>
            </w:r>
          </w:p>
        </w:tc>
      </w:tr>
    </w:tbl>
    <w:p w:rsidR="00C908D4" w:rsidRDefault="00C908D4" w:rsidP="00C908D4">
      <w:pPr>
        <w:spacing w:line="270" w:lineRule="atLeast"/>
        <w:ind w:left="2880"/>
        <w:jc w:val="both"/>
        <w:rPr>
          <w:rFonts w:ascii="Verdana" w:hAnsi="Verdana"/>
          <w:color w:val="333333"/>
          <w:sz w:val="18"/>
          <w:szCs w:val="18"/>
        </w:rPr>
      </w:pPr>
    </w:p>
    <w:p w:rsidR="00C908D4" w:rsidRDefault="00C908D4" w:rsidP="00C908D4">
      <w:pPr>
        <w:pStyle w:val="Heading3"/>
        <w:spacing w:before="0" w:beforeAutospacing="0" w:line="304" w:lineRule="atLeast"/>
        <w:ind w:left="2880"/>
        <w:jc w:val="both"/>
        <w:rPr>
          <w:rFonts w:ascii="Verdana" w:hAnsi="Verdana"/>
          <w:color w:val="4A5D75"/>
          <w:sz w:val="23"/>
          <w:szCs w:val="23"/>
        </w:rPr>
      </w:pPr>
      <w:r>
        <w:rPr>
          <w:rFonts w:ascii="Verdana" w:hAnsi="Verdana"/>
          <w:color w:val="4A5D75"/>
          <w:sz w:val="23"/>
          <w:szCs w:val="23"/>
        </w:rPr>
        <w:t>5.1.2. Timestamp</w:t>
      </w:r>
    </w:p>
    <w:p w:rsidR="00C908D4" w:rsidRDefault="00C908D4" w:rsidP="00C908D4">
      <w:pPr>
        <w:pStyle w:val="NormalWeb"/>
        <w:spacing w:line="270" w:lineRule="atLeast"/>
        <w:ind w:left="2880"/>
        <w:jc w:val="both"/>
        <w:rPr>
          <w:rFonts w:ascii="Verdana" w:hAnsi="Verdana"/>
          <w:color w:val="333333"/>
          <w:sz w:val="18"/>
          <w:szCs w:val="18"/>
        </w:rPr>
      </w:pPr>
      <w:r>
        <w:rPr>
          <w:rFonts w:ascii="Verdana" w:hAnsi="Verdana"/>
          <w:color w:val="333333"/>
          <w:sz w:val="18"/>
          <w:szCs w:val="18"/>
        </w:rPr>
        <w:t>Timestamps are a less reliable way of optimistic locking than version numbers, but can be used by applications for other purposes as well. Timestamping is automatically used if you the</w:t>
      </w:r>
      <w:r>
        <w:rPr>
          <w:rStyle w:val="apple-converted-space"/>
          <w:rFonts w:ascii="Verdana" w:hAnsi="Verdana"/>
          <w:color w:val="333333"/>
          <w:sz w:val="18"/>
          <w:szCs w:val="18"/>
        </w:rPr>
        <w:t> </w:t>
      </w:r>
      <w:r>
        <w:rPr>
          <w:rStyle w:val="HTMLCode"/>
          <w:rFonts w:ascii="Verdana" w:hAnsi="Verdana"/>
          <w:color w:val="333333"/>
          <w:sz w:val="16"/>
          <w:szCs w:val="16"/>
        </w:rPr>
        <w:t>@Version</w:t>
      </w:r>
      <w:r>
        <w:rPr>
          <w:rStyle w:val="apple-converted-space"/>
          <w:rFonts w:ascii="Verdana" w:hAnsi="Verdana"/>
          <w:color w:val="333333"/>
          <w:sz w:val="18"/>
          <w:szCs w:val="18"/>
        </w:rPr>
        <w:t> </w:t>
      </w:r>
      <w:r>
        <w:rPr>
          <w:rFonts w:ascii="Verdana" w:hAnsi="Verdana"/>
          <w:color w:val="333333"/>
          <w:sz w:val="18"/>
          <w:szCs w:val="18"/>
        </w:rPr>
        <w:t>annotation on a</w:t>
      </w:r>
      <w:r>
        <w:rPr>
          <w:rStyle w:val="apple-converted-space"/>
          <w:rFonts w:ascii="Verdana" w:hAnsi="Verdana"/>
          <w:color w:val="333333"/>
          <w:sz w:val="18"/>
          <w:szCs w:val="18"/>
        </w:rPr>
        <w:t> </w:t>
      </w:r>
      <w:r>
        <w:rPr>
          <w:rStyle w:val="type"/>
          <w:rFonts w:ascii="Verdana" w:eastAsiaTheme="minorEastAsia" w:hAnsi="Verdana"/>
          <w:color w:val="333333"/>
          <w:sz w:val="18"/>
          <w:szCs w:val="18"/>
        </w:rPr>
        <w:t>Date</w:t>
      </w:r>
      <w:r>
        <w:rPr>
          <w:rStyle w:val="apple-converted-space"/>
          <w:rFonts w:ascii="Verdana" w:hAnsi="Verdana"/>
          <w:color w:val="333333"/>
          <w:sz w:val="18"/>
          <w:szCs w:val="18"/>
        </w:rPr>
        <w:t> </w:t>
      </w:r>
      <w:r>
        <w:rPr>
          <w:rFonts w:ascii="Verdana" w:hAnsi="Verdana"/>
          <w:color w:val="333333"/>
          <w:sz w:val="18"/>
          <w:szCs w:val="18"/>
        </w:rPr>
        <w:t>or</w:t>
      </w:r>
      <w:r>
        <w:rPr>
          <w:rStyle w:val="type"/>
          <w:rFonts w:ascii="Verdana" w:eastAsiaTheme="minorEastAsia" w:hAnsi="Verdana"/>
          <w:color w:val="333333"/>
          <w:sz w:val="18"/>
          <w:szCs w:val="18"/>
        </w:rPr>
        <w:t>Calendar</w:t>
      </w:r>
      <w:r>
        <w:rPr>
          <w:rFonts w:ascii="Verdana" w:hAnsi="Verdana"/>
          <w:color w:val="333333"/>
          <w:sz w:val="18"/>
          <w:szCs w:val="18"/>
        </w:rPr>
        <w:t>.</w:t>
      </w:r>
    </w:p>
    <w:p w:rsidR="00C908D4" w:rsidRDefault="00C908D4" w:rsidP="00C908D4">
      <w:pPr>
        <w:pStyle w:val="title"/>
        <w:shd w:val="clear" w:color="auto" w:fill="C8C5AC"/>
        <w:spacing w:line="270" w:lineRule="atLeast"/>
        <w:ind w:left="2880"/>
        <w:jc w:val="both"/>
        <w:rPr>
          <w:rFonts w:ascii="Verdana" w:hAnsi="Verdana"/>
          <w:color w:val="333333"/>
          <w:sz w:val="18"/>
          <w:szCs w:val="18"/>
        </w:rPr>
      </w:pPr>
      <w:r>
        <w:rPr>
          <w:rFonts w:ascii="Verdana" w:hAnsi="Verdana"/>
          <w:b/>
          <w:bCs/>
          <w:color w:val="333333"/>
          <w:sz w:val="18"/>
          <w:szCs w:val="18"/>
        </w:rPr>
        <w:t>Example 5.3. Using timestamps for optimistic locking</w:t>
      </w:r>
    </w:p>
    <w:p w:rsidR="00C908D4" w:rsidRDefault="00C908D4" w:rsidP="00C908D4">
      <w:pPr>
        <w:pStyle w:val="HTMLPreformatted"/>
        <w:pBdr>
          <w:top w:val="single" w:sz="6" w:space="4" w:color="CCCCCC"/>
          <w:left w:val="single" w:sz="6" w:space="19" w:color="CCCCCC"/>
          <w:bottom w:val="single" w:sz="6" w:space="4" w:color="CCCCCC"/>
          <w:right w:val="single" w:sz="6" w:space="11" w:color="CCCCCC"/>
        </w:pBdr>
        <w:shd w:val="clear" w:color="auto" w:fill="F5F5F5"/>
        <w:spacing w:line="310" w:lineRule="atLeast"/>
        <w:ind w:left="2880"/>
        <w:jc w:val="both"/>
        <w:rPr>
          <w:color w:val="333333"/>
          <w:sz w:val="16"/>
          <w:szCs w:val="16"/>
        </w:rPr>
      </w:pPr>
      <w:r>
        <w:rPr>
          <w:rStyle w:val="javaplain"/>
          <w:color w:val="000000"/>
          <w:sz w:val="16"/>
          <w:szCs w:val="16"/>
        </w:rPr>
        <w:t>@</w:t>
      </w:r>
      <w:r>
        <w:rPr>
          <w:rStyle w:val="javatype"/>
          <w:color w:val="000000"/>
          <w:sz w:val="16"/>
          <w:szCs w:val="16"/>
        </w:rPr>
        <w:t>Entity</w:t>
      </w:r>
    </w:p>
    <w:p w:rsidR="00C908D4" w:rsidRDefault="00C908D4" w:rsidP="00C908D4">
      <w:pPr>
        <w:pStyle w:val="HTMLPreformatted"/>
        <w:pBdr>
          <w:top w:val="single" w:sz="6" w:space="4" w:color="CCCCCC"/>
          <w:left w:val="single" w:sz="6" w:space="19" w:color="CCCCCC"/>
          <w:bottom w:val="single" w:sz="6" w:space="4" w:color="CCCCCC"/>
          <w:right w:val="single" w:sz="6" w:space="11" w:color="CCCCCC"/>
        </w:pBdr>
        <w:shd w:val="clear" w:color="auto" w:fill="F5F5F5"/>
        <w:spacing w:line="310" w:lineRule="atLeast"/>
        <w:ind w:left="2880"/>
        <w:jc w:val="both"/>
        <w:rPr>
          <w:color w:val="333333"/>
          <w:sz w:val="16"/>
          <w:szCs w:val="16"/>
        </w:rPr>
      </w:pPr>
      <w:r>
        <w:rPr>
          <w:rStyle w:val="javakeyword"/>
          <w:b/>
          <w:bCs/>
          <w:color w:val="7F1B55"/>
          <w:sz w:val="16"/>
          <w:szCs w:val="16"/>
        </w:rPr>
        <w:t>public</w:t>
      </w:r>
      <w:r>
        <w:rPr>
          <w:rStyle w:val="javaplain"/>
          <w:color w:val="000000"/>
          <w:sz w:val="16"/>
          <w:szCs w:val="16"/>
        </w:rPr>
        <w:t> </w:t>
      </w:r>
      <w:r>
        <w:rPr>
          <w:rStyle w:val="javakeyword"/>
          <w:b/>
          <w:bCs/>
          <w:color w:val="7F1B55"/>
          <w:sz w:val="16"/>
          <w:szCs w:val="16"/>
        </w:rPr>
        <w:t>class</w:t>
      </w:r>
      <w:r>
        <w:rPr>
          <w:rStyle w:val="javaplain"/>
          <w:color w:val="000000"/>
          <w:sz w:val="16"/>
          <w:szCs w:val="16"/>
        </w:rPr>
        <w:t> </w:t>
      </w:r>
      <w:r>
        <w:rPr>
          <w:rStyle w:val="javatype"/>
          <w:color w:val="000000"/>
          <w:sz w:val="16"/>
          <w:szCs w:val="16"/>
        </w:rPr>
        <w:t>Flight</w:t>
      </w:r>
      <w:r>
        <w:rPr>
          <w:rStyle w:val="javaplain"/>
          <w:color w:val="000000"/>
          <w:sz w:val="16"/>
          <w:szCs w:val="16"/>
        </w:rPr>
        <w:t> </w:t>
      </w:r>
      <w:r>
        <w:rPr>
          <w:rStyle w:val="javakeyword"/>
          <w:b/>
          <w:bCs/>
          <w:color w:val="7F1B55"/>
          <w:sz w:val="16"/>
          <w:szCs w:val="16"/>
        </w:rPr>
        <w:t>implements</w:t>
      </w:r>
      <w:r>
        <w:rPr>
          <w:rStyle w:val="javaplain"/>
          <w:color w:val="000000"/>
          <w:sz w:val="16"/>
          <w:szCs w:val="16"/>
        </w:rPr>
        <w:t> </w:t>
      </w:r>
      <w:r>
        <w:rPr>
          <w:rStyle w:val="javatype"/>
          <w:color w:val="000000"/>
          <w:sz w:val="16"/>
          <w:szCs w:val="16"/>
        </w:rPr>
        <w:t>Serializable</w:t>
      </w:r>
      <w:r>
        <w:rPr>
          <w:rStyle w:val="javaplain"/>
          <w:color w:val="000000"/>
          <w:sz w:val="16"/>
          <w:szCs w:val="16"/>
        </w:rPr>
        <w:t> </w:t>
      </w:r>
      <w:r>
        <w:rPr>
          <w:rStyle w:val="javaseparator"/>
          <w:color w:val="000000"/>
          <w:sz w:val="16"/>
          <w:szCs w:val="16"/>
        </w:rPr>
        <w:t>{</w:t>
      </w:r>
    </w:p>
    <w:p w:rsidR="00C908D4" w:rsidRDefault="00C908D4" w:rsidP="00C908D4">
      <w:pPr>
        <w:pStyle w:val="HTMLPreformatted"/>
        <w:pBdr>
          <w:top w:val="single" w:sz="6" w:space="4" w:color="CCCCCC"/>
          <w:left w:val="single" w:sz="6" w:space="19" w:color="CCCCCC"/>
          <w:bottom w:val="single" w:sz="6" w:space="4" w:color="CCCCCC"/>
          <w:right w:val="single" w:sz="6" w:space="11" w:color="CCCCCC"/>
        </w:pBdr>
        <w:shd w:val="clear" w:color="auto" w:fill="F5F5F5"/>
        <w:spacing w:line="310" w:lineRule="atLeast"/>
        <w:ind w:left="2880"/>
        <w:jc w:val="both"/>
        <w:rPr>
          <w:color w:val="333333"/>
          <w:sz w:val="16"/>
          <w:szCs w:val="16"/>
        </w:rPr>
      </w:pPr>
      <w:r>
        <w:rPr>
          <w:rStyle w:val="javaseparator"/>
          <w:color w:val="000000"/>
          <w:sz w:val="16"/>
          <w:szCs w:val="16"/>
        </w:rPr>
        <w:t>...</w:t>
      </w:r>
    </w:p>
    <w:p w:rsidR="00C908D4" w:rsidRDefault="00C908D4" w:rsidP="00C908D4">
      <w:pPr>
        <w:pStyle w:val="HTMLPreformatted"/>
        <w:pBdr>
          <w:top w:val="single" w:sz="6" w:space="4" w:color="CCCCCC"/>
          <w:left w:val="single" w:sz="6" w:space="19" w:color="CCCCCC"/>
          <w:bottom w:val="single" w:sz="6" w:space="4" w:color="CCCCCC"/>
          <w:right w:val="single" w:sz="6" w:space="11" w:color="CCCCCC"/>
        </w:pBdr>
        <w:shd w:val="clear" w:color="auto" w:fill="F5F5F5"/>
        <w:spacing w:line="310" w:lineRule="atLeast"/>
        <w:ind w:left="2880"/>
        <w:jc w:val="both"/>
        <w:rPr>
          <w:color w:val="333333"/>
          <w:sz w:val="16"/>
          <w:szCs w:val="16"/>
        </w:rPr>
      </w:pPr>
      <w:r>
        <w:rPr>
          <w:rStyle w:val="javaplain"/>
          <w:color w:val="000000"/>
          <w:sz w:val="16"/>
          <w:szCs w:val="16"/>
        </w:rPr>
        <w:t>    @</w:t>
      </w:r>
      <w:r>
        <w:rPr>
          <w:rStyle w:val="javatype"/>
          <w:color w:val="000000"/>
          <w:sz w:val="16"/>
          <w:szCs w:val="16"/>
        </w:rPr>
        <w:t>Version</w:t>
      </w:r>
    </w:p>
    <w:p w:rsidR="00C908D4" w:rsidRDefault="00C908D4" w:rsidP="00C908D4">
      <w:pPr>
        <w:pStyle w:val="HTMLPreformatted"/>
        <w:pBdr>
          <w:top w:val="single" w:sz="6" w:space="4" w:color="CCCCCC"/>
          <w:left w:val="single" w:sz="6" w:space="19" w:color="CCCCCC"/>
          <w:bottom w:val="single" w:sz="6" w:space="4" w:color="CCCCCC"/>
          <w:right w:val="single" w:sz="6" w:space="11" w:color="CCCCCC"/>
        </w:pBdr>
        <w:shd w:val="clear" w:color="auto" w:fill="F5F5F5"/>
        <w:spacing w:line="310" w:lineRule="atLeast"/>
        <w:ind w:left="2880"/>
        <w:jc w:val="both"/>
        <w:rPr>
          <w:color w:val="333333"/>
          <w:sz w:val="16"/>
          <w:szCs w:val="16"/>
        </w:rPr>
      </w:pPr>
      <w:r>
        <w:rPr>
          <w:rStyle w:val="javaplain"/>
          <w:color w:val="000000"/>
          <w:sz w:val="16"/>
          <w:szCs w:val="16"/>
        </w:rPr>
        <w:t>    </w:t>
      </w:r>
      <w:r>
        <w:rPr>
          <w:rStyle w:val="javakeyword"/>
          <w:b/>
          <w:bCs/>
          <w:color w:val="7F1B55"/>
          <w:sz w:val="16"/>
          <w:szCs w:val="16"/>
        </w:rPr>
        <w:t>public</w:t>
      </w:r>
      <w:r>
        <w:rPr>
          <w:rStyle w:val="javaplain"/>
          <w:color w:val="000000"/>
          <w:sz w:val="16"/>
          <w:szCs w:val="16"/>
        </w:rPr>
        <w:t> </w:t>
      </w:r>
      <w:r>
        <w:rPr>
          <w:rStyle w:val="javatype"/>
          <w:color w:val="000000"/>
          <w:sz w:val="16"/>
          <w:szCs w:val="16"/>
        </w:rPr>
        <w:t>Date</w:t>
      </w:r>
      <w:r>
        <w:rPr>
          <w:rStyle w:val="javaplain"/>
          <w:color w:val="000000"/>
          <w:sz w:val="16"/>
          <w:szCs w:val="16"/>
        </w:rPr>
        <w:t> getLastUpdate</w:t>
      </w:r>
      <w:r>
        <w:rPr>
          <w:rStyle w:val="javaseparator"/>
          <w:color w:val="000000"/>
          <w:sz w:val="16"/>
          <w:szCs w:val="16"/>
        </w:rPr>
        <w:t>()</w:t>
      </w:r>
      <w:r>
        <w:rPr>
          <w:rStyle w:val="javaplain"/>
          <w:color w:val="000000"/>
          <w:sz w:val="16"/>
          <w:szCs w:val="16"/>
        </w:rPr>
        <w:t> </w:t>
      </w:r>
      <w:r>
        <w:rPr>
          <w:rStyle w:val="javaseparator"/>
          <w:color w:val="000000"/>
          <w:sz w:val="16"/>
          <w:szCs w:val="16"/>
        </w:rPr>
        <w:t>{</w:t>
      </w:r>
      <w:r>
        <w:rPr>
          <w:rStyle w:val="javaplain"/>
          <w:color w:val="000000"/>
          <w:sz w:val="16"/>
          <w:szCs w:val="16"/>
        </w:rPr>
        <w:t> </w:t>
      </w:r>
      <w:r>
        <w:rPr>
          <w:rStyle w:val="javaseparator"/>
          <w:color w:val="000000"/>
          <w:sz w:val="16"/>
          <w:szCs w:val="16"/>
        </w:rPr>
        <w:t>...</w:t>
      </w:r>
      <w:r>
        <w:rPr>
          <w:rStyle w:val="javaplain"/>
          <w:color w:val="000000"/>
          <w:sz w:val="16"/>
          <w:szCs w:val="16"/>
        </w:rPr>
        <w:t> </w:t>
      </w:r>
      <w:r>
        <w:rPr>
          <w:rStyle w:val="javaseparator"/>
          <w:color w:val="000000"/>
          <w:sz w:val="16"/>
          <w:szCs w:val="16"/>
        </w:rPr>
        <w:t>}</w:t>
      </w:r>
    </w:p>
    <w:p w:rsidR="00C908D4" w:rsidRDefault="00C908D4" w:rsidP="00C908D4">
      <w:pPr>
        <w:pStyle w:val="HTMLPreformatted"/>
        <w:pBdr>
          <w:top w:val="single" w:sz="6" w:space="4" w:color="CCCCCC"/>
          <w:left w:val="single" w:sz="6" w:space="19" w:color="CCCCCC"/>
          <w:bottom w:val="single" w:sz="6" w:space="4" w:color="CCCCCC"/>
          <w:right w:val="single" w:sz="6" w:space="11" w:color="CCCCCC"/>
        </w:pBdr>
        <w:shd w:val="clear" w:color="auto" w:fill="F5F5F5"/>
        <w:spacing w:line="310" w:lineRule="atLeast"/>
        <w:ind w:left="2880"/>
        <w:jc w:val="both"/>
        <w:rPr>
          <w:color w:val="333333"/>
          <w:sz w:val="16"/>
          <w:szCs w:val="16"/>
        </w:rPr>
      </w:pPr>
      <w:r>
        <w:rPr>
          <w:rStyle w:val="javaseparator"/>
          <w:color w:val="000000"/>
          <w:sz w:val="16"/>
          <w:szCs w:val="16"/>
        </w:rPr>
        <w:t>}</w:t>
      </w:r>
      <w:r>
        <w:rPr>
          <w:rStyle w:val="javaplain"/>
          <w:color w:val="000000"/>
          <w:sz w:val="16"/>
          <w:szCs w:val="16"/>
        </w:rPr>
        <w:t> </w:t>
      </w:r>
    </w:p>
    <w:p w:rsidR="00C908D4" w:rsidRDefault="00C908D4" w:rsidP="00C908D4">
      <w:pPr>
        <w:spacing w:line="270" w:lineRule="atLeast"/>
        <w:ind w:left="2880"/>
        <w:jc w:val="both"/>
        <w:rPr>
          <w:rFonts w:ascii="Verdana" w:hAnsi="Verdana"/>
          <w:color w:val="333333"/>
          <w:sz w:val="18"/>
          <w:szCs w:val="18"/>
        </w:rPr>
      </w:pPr>
    </w:p>
    <w:p w:rsidR="00C908D4" w:rsidRDefault="00C908D4" w:rsidP="00C908D4">
      <w:pPr>
        <w:pStyle w:val="NormalWeb"/>
        <w:spacing w:line="270" w:lineRule="atLeast"/>
        <w:ind w:left="2880"/>
        <w:jc w:val="both"/>
        <w:rPr>
          <w:rFonts w:ascii="Verdana" w:hAnsi="Verdana"/>
          <w:color w:val="333333"/>
          <w:sz w:val="18"/>
          <w:szCs w:val="18"/>
        </w:rPr>
      </w:pPr>
      <w:r>
        <w:rPr>
          <w:rFonts w:ascii="Verdana" w:hAnsi="Verdana"/>
          <w:color w:val="333333"/>
          <w:sz w:val="18"/>
          <w:szCs w:val="18"/>
        </w:rPr>
        <w:t>Hibernate can retrieve the timestamp value from the database or the JVM, by reading the value you specify for the</w:t>
      </w:r>
      <w:r>
        <w:rPr>
          <w:rStyle w:val="apple-converted-space"/>
          <w:rFonts w:ascii="Verdana" w:hAnsi="Verdana"/>
          <w:color w:val="333333"/>
          <w:sz w:val="18"/>
          <w:szCs w:val="18"/>
        </w:rPr>
        <w:t> </w:t>
      </w:r>
      <w:r>
        <w:rPr>
          <w:rStyle w:val="HTMLCode"/>
          <w:rFonts w:ascii="Verdana" w:hAnsi="Verdana"/>
          <w:color w:val="333333"/>
          <w:sz w:val="16"/>
          <w:szCs w:val="16"/>
        </w:rPr>
        <w:t>@org.hibernate.annotations.Source</w:t>
      </w:r>
      <w:r>
        <w:rPr>
          <w:rStyle w:val="apple-converted-space"/>
          <w:rFonts w:ascii="Verdana" w:hAnsi="Verdana"/>
          <w:color w:val="333333"/>
          <w:sz w:val="18"/>
          <w:szCs w:val="18"/>
        </w:rPr>
        <w:t> </w:t>
      </w:r>
      <w:r>
        <w:rPr>
          <w:rFonts w:ascii="Verdana" w:hAnsi="Verdana"/>
          <w:color w:val="333333"/>
          <w:sz w:val="18"/>
          <w:szCs w:val="18"/>
        </w:rPr>
        <w:t>annotation. The value can be either</w:t>
      </w:r>
      <w:r>
        <w:rPr>
          <w:rStyle w:val="HTMLCode"/>
          <w:rFonts w:ascii="Verdana" w:hAnsi="Verdana"/>
          <w:color w:val="333333"/>
          <w:sz w:val="16"/>
          <w:szCs w:val="16"/>
        </w:rPr>
        <w:t>org.hibernate.annotations.SourceType.DB</w:t>
      </w:r>
      <w:r>
        <w:rPr>
          <w:rStyle w:val="apple-converted-space"/>
          <w:rFonts w:ascii="Verdana" w:hAnsi="Verdana"/>
          <w:color w:val="333333"/>
          <w:sz w:val="18"/>
          <w:szCs w:val="18"/>
        </w:rPr>
        <w:t> </w:t>
      </w:r>
      <w:r>
        <w:rPr>
          <w:rFonts w:ascii="Verdana" w:hAnsi="Verdana"/>
          <w:color w:val="333333"/>
          <w:sz w:val="18"/>
          <w:szCs w:val="18"/>
        </w:rPr>
        <w:t>or</w:t>
      </w:r>
      <w:r>
        <w:rPr>
          <w:rStyle w:val="apple-converted-space"/>
          <w:rFonts w:ascii="Verdana" w:hAnsi="Verdana"/>
          <w:color w:val="333333"/>
          <w:sz w:val="18"/>
          <w:szCs w:val="18"/>
        </w:rPr>
        <w:t> </w:t>
      </w:r>
      <w:r>
        <w:rPr>
          <w:rStyle w:val="HTMLCode"/>
          <w:rFonts w:ascii="Verdana" w:hAnsi="Verdana"/>
          <w:color w:val="333333"/>
          <w:sz w:val="16"/>
          <w:szCs w:val="16"/>
        </w:rPr>
        <w:t>org.hibernate.annotations.SourceType.VM</w:t>
      </w:r>
      <w:r>
        <w:rPr>
          <w:rFonts w:ascii="Verdana" w:hAnsi="Verdana"/>
          <w:color w:val="333333"/>
          <w:sz w:val="18"/>
          <w:szCs w:val="18"/>
        </w:rPr>
        <w:t>. The default behavior is to use the database, and is also used if you don't specify the annotation at all.</w:t>
      </w:r>
    </w:p>
    <w:p w:rsidR="00C908D4" w:rsidRDefault="00C908D4" w:rsidP="00C908D4">
      <w:pPr>
        <w:pStyle w:val="NormalWeb"/>
        <w:spacing w:line="270" w:lineRule="atLeast"/>
        <w:ind w:left="2880"/>
        <w:jc w:val="both"/>
        <w:rPr>
          <w:rFonts w:ascii="Verdana" w:hAnsi="Verdana"/>
          <w:color w:val="333333"/>
          <w:sz w:val="18"/>
          <w:szCs w:val="18"/>
        </w:rPr>
      </w:pPr>
      <w:r>
        <w:rPr>
          <w:rFonts w:ascii="Verdana" w:hAnsi="Verdana"/>
          <w:color w:val="333333"/>
          <w:sz w:val="18"/>
          <w:szCs w:val="18"/>
        </w:rPr>
        <w:t>The timestamp can also be generated by the database instead of Hibernate, if you use the</w:t>
      </w:r>
      <w:r>
        <w:rPr>
          <w:rStyle w:val="HTMLCode"/>
          <w:rFonts w:ascii="Verdana" w:hAnsi="Verdana"/>
          <w:color w:val="333333"/>
          <w:sz w:val="16"/>
          <w:szCs w:val="16"/>
        </w:rPr>
        <w:t>@org.hibernate.annotations.Generated(GenerationTime.ALWAYS)</w:t>
      </w:r>
      <w:r>
        <w:rPr>
          <w:rStyle w:val="apple-converted-space"/>
          <w:rFonts w:ascii="Verdana" w:hAnsi="Verdana"/>
          <w:color w:val="333333"/>
          <w:sz w:val="18"/>
          <w:szCs w:val="18"/>
        </w:rPr>
        <w:t> </w:t>
      </w:r>
      <w:r>
        <w:rPr>
          <w:rFonts w:ascii="Verdana" w:hAnsi="Verdana"/>
          <w:color w:val="333333"/>
          <w:sz w:val="18"/>
          <w:szCs w:val="18"/>
        </w:rPr>
        <w:t>annotation.</w:t>
      </w:r>
    </w:p>
    <w:p w:rsidR="00C908D4" w:rsidRDefault="00C908D4" w:rsidP="00C908D4">
      <w:pPr>
        <w:pStyle w:val="title"/>
        <w:shd w:val="clear" w:color="auto" w:fill="C8C5AC"/>
        <w:spacing w:line="270" w:lineRule="atLeast"/>
        <w:ind w:left="2880"/>
        <w:jc w:val="both"/>
        <w:rPr>
          <w:rFonts w:ascii="Verdana" w:hAnsi="Verdana"/>
          <w:color w:val="333333"/>
          <w:sz w:val="18"/>
          <w:szCs w:val="18"/>
        </w:rPr>
      </w:pPr>
      <w:r>
        <w:rPr>
          <w:rFonts w:ascii="Verdana" w:hAnsi="Verdana"/>
          <w:b/>
          <w:bCs/>
          <w:color w:val="333333"/>
          <w:sz w:val="18"/>
          <w:szCs w:val="18"/>
        </w:rPr>
        <w:t>Example 5.4. The timestamp element in</w:t>
      </w:r>
      <w:r>
        <w:rPr>
          <w:rStyle w:val="apple-converted-space"/>
          <w:rFonts w:ascii="Verdana" w:hAnsi="Verdana"/>
          <w:b/>
          <w:bCs/>
          <w:color w:val="333333"/>
          <w:sz w:val="18"/>
          <w:szCs w:val="18"/>
        </w:rPr>
        <w:t> </w:t>
      </w:r>
      <w:r>
        <w:rPr>
          <w:rStyle w:val="HTMLCode"/>
          <w:rFonts w:ascii="Verdana" w:hAnsi="Verdana"/>
          <w:b/>
          <w:bCs/>
          <w:color w:val="333333"/>
          <w:sz w:val="16"/>
          <w:szCs w:val="16"/>
        </w:rPr>
        <w:t>hbm.xml</w:t>
      </w:r>
    </w:p>
    <w:p w:rsidR="00C908D4" w:rsidRDefault="00C908D4" w:rsidP="00C908D4">
      <w:pPr>
        <w:pStyle w:val="HTMLPreformatted"/>
        <w:pBdr>
          <w:top w:val="single" w:sz="6" w:space="4" w:color="CCCCCC"/>
          <w:left w:val="single" w:sz="6" w:space="19" w:color="CCCCCC"/>
          <w:bottom w:val="single" w:sz="6" w:space="4" w:color="CCCCCC"/>
          <w:right w:val="single" w:sz="6" w:space="11" w:color="CCCCCC"/>
        </w:pBdr>
        <w:shd w:val="clear" w:color="auto" w:fill="F5F5F5"/>
        <w:spacing w:line="310" w:lineRule="atLeast"/>
        <w:ind w:left="2880"/>
        <w:jc w:val="both"/>
        <w:rPr>
          <w:color w:val="333333"/>
          <w:sz w:val="16"/>
          <w:szCs w:val="16"/>
        </w:rPr>
      </w:pPr>
    </w:p>
    <w:p w:rsidR="00C908D4" w:rsidRDefault="00C908D4" w:rsidP="00C908D4">
      <w:pPr>
        <w:pStyle w:val="HTMLPreformatted"/>
        <w:pBdr>
          <w:top w:val="single" w:sz="6" w:space="4" w:color="CCCCCC"/>
          <w:left w:val="single" w:sz="6" w:space="19" w:color="CCCCCC"/>
          <w:bottom w:val="single" w:sz="6" w:space="4" w:color="CCCCCC"/>
          <w:right w:val="single" w:sz="6" w:space="11" w:color="CCCCCC"/>
        </w:pBdr>
        <w:shd w:val="clear" w:color="auto" w:fill="F5F5F5"/>
        <w:spacing w:line="310" w:lineRule="atLeast"/>
        <w:ind w:left="2880"/>
        <w:jc w:val="both"/>
        <w:rPr>
          <w:color w:val="333333"/>
          <w:sz w:val="16"/>
          <w:szCs w:val="16"/>
        </w:rPr>
      </w:pPr>
      <w:r>
        <w:rPr>
          <w:rStyle w:val="xmltagsymbols"/>
          <w:rFonts w:eastAsiaTheme="majorEastAsia"/>
          <w:color w:val="008080"/>
          <w:sz w:val="16"/>
          <w:szCs w:val="16"/>
        </w:rPr>
        <w:t>&lt;</w:t>
      </w:r>
      <w:r>
        <w:rPr>
          <w:rStyle w:val="xmltagname"/>
          <w:color w:val="3F7F7F"/>
          <w:sz w:val="16"/>
          <w:szCs w:val="16"/>
        </w:rPr>
        <w:t>timestamp</w:t>
      </w:r>
    </w:p>
    <w:p w:rsidR="00C908D4" w:rsidRDefault="00C908D4" w:rsidP="00C908D4">
      <w:pPr>
        <w:pStyle w:val="HTMLPreformatted"/>
        <w:pBdr>
          <w:top w:val="single" w:sz="6" w:space="4" w:color="CCCCCC"/>
          <w:left w:val="single" w:sz="6" w:space="19" w:color="CCCCCC"/>
          <w:bottom w:val="single" w:sz="6" w:space="4" w:color="CCCCCC"/>
          <w:right w:val="single" w:sz="6" w:space="11" w:color="CCCCCC"/>
        </w:pBdr>
        <w:shd w:val="clear" w:color="auto" w:fill="F5F5F5"/>
        <w:spacing w:line="310" w:lineRule="atLeast"/>
        <w:ind w:left="2880"/>
        <w:jc w:val="both"/>
        <w:rPr>
          <w:color w:val="333333"/>
          <w:sz w:val="16"/>
          <w:szCs w:val="16"/>
        </w:rPr>
      </w:pPr>
      <w:r>
        <w:rPr>
          <w:rStyle w:val="xmlplain"/>
          <w:color w:val="000000"/>
          <w:sz w:val="16"/>
          <w:szCs w:val="16"/>
        </w:rPr>
        <w:t>        </w:t>
      </w:r>
      <w:r>
        <w:rPr>
          <w:rStyle w:val="xmlattributename"/>
          <w:b/>
          <w:bCs/>
          <w:color w:val="7F007F"/>
          <w:sz w:val="16"/>
          <w:szCs w:val="16"/>
        </w:rPr>
        <w:t>column</w:t>
      </w:r>
      <w:r>
        <w:rPr>
          <w:rStyle w:val="xmltagsymbols"/>
          <w:rFonts w:eastAsiaTheme="majorEastAsia"/>
          <w:color w:val="008080"/>
          <w:sz w:val="16"/>
          <w:szCs w:val="16"/>
        </w:rPr>
        <w:t>=</w:t>
      </w:r>
      <w:r>
        <w:rPr>
          <w:rStyle w:val="xmlattributevalue"/>
          <w:rFonts w:eastAsiaTheme="minorEastAsia"/>
          <w:color w:val="2A00FF"/>
          <w:sz w:val="16"/>
          <w:szCs w:val="16"/>
        </w:rPr>
        <w:t>"timestamp_column"</w:t>
      </w:r>
    </w:p>
    <w:p w:rsidR="00C908D4" w:rsidRDefault="00C908D4" w:rsidP="00C908D4">
      <w:pPr>
        <w:pStyle w:val="HTMLPreformatted"/>
        <w:pBdr>
          <w:top w:val="single" w:sz="6" w:space="4" w:color="CCCCCC"/>
          <w:left w:val="single" w:sz="6" w:space="19" w:color="CCCCCC"/>
          <w:bottom w:val="single" w:sz="6" w:space="4" w:color="CCCCCC"/>
          <w:right w:val="single" w:sz="6" w:space="11" w:color="CCCCCC"/>
        </w:pBdr>
        <w:shd w:val="clear" w:color="auto" w:fill="F5F5F5"/>
        <w:spacing w:line="310" w:lineRule="atLeast"/>
        <w:ind w:left="2880"/>
        <w:jc w:val="both"/>
        <w:rPr>
          <w:color w:val="333333"/>
          <w:sz w:val="16"/>
          <w:szCs w:val="16"/>
        </w:rPr>
      </w:pPr>
      <w:r>
        <w:rPr>
          <w:rStyle w:val="xmlplain"/>
          <w:color w:val="000000"/>
          <w:sz w:val="16"/>
          <w:szCs w:val="16"/>
        </w:rPr>
        <w:t>        </w:t>
      </w:r>
      <w:r>
        <w:rPr>
          <w:rStyle w:val="xmlattributename"/>
          <w:b/>
          <w:bCs/>
          <w:color w:val="7F007F"/>
          <w:sz w:val="16"/>
          <w:szCs w:val="16"/>
        </w:rPr>
        <w:t>name</w:t>
      </w:r>
      <w:r>
        <w:rPr>
          <w:rStyle w:val="xmltagsymbols"/>
          <w:rFonts w:eastAsiaTheme="majorEastAsia"/>
          <w:color w:val="008080"/>
          <w:sz w:val="16"/>
          <w:szCs w:val="16"/>
        </w:rPr>
        <w:t>=</w:t>
      </w:r>
      <w:r>
        <w:rPr>
          <w:rStyle w:val="xmlattributevalue"/>
          <w:rFonts w:eastAsiaTheme="minorEastAsia"/>
          <w:color w:val="2A00FF"/>
          <w:sz w:val="16"/>
          <w:szCs w:val="16"/>
        </w:rPr>
        <w:t>"propertyName"</w:t>
      </w:r>
    </w:p>
    <w:p w:rsidR="00C908D4" w:rsidRDefault="00C908D4" w:rsidP="00C908D4">
      <w:pPr>
        <w:pStyle w:val="HTMLPreformatted"/>
        <w:pBdr>
          <w:top w:val="single" w:sz="6" w:space="4" w:color="CCCCCC"/>
          <w:left w:val="single" w:sz="6" w:space="19" w:color="CCCCCC"/>
          <w:bottom w:val="single" w:sz="6" w:space="4" w:color="CCCCCC"/>
          <w:right w:val="single" w:sz="6" w:space="11" w:color="CCCCCC"/>
        </w:pBdr>
        <w:shd w:val="clear" w:color="auto" w:fill="F5F5F5"/>
        <w:spacing w:line="310" w:lineRule="atLeast"/>
        <w:ind w:left="2880"/>
        <w:jc w:val="both"/>
        <w:rPr>
          <w:color w:val="333333"/>
          <w:sz w:val="16"/>
          <w:szCs w:val="16"/>
        </w:rPr>
      </w:pPr>
      <w:r>
        <w:rPr>
          <w:rStyle w:val="xmlplain"/>
          <w:color w:val="000000"/>
          <w:sz w:val="16"/>
          <w:szCs w:val="16"/>
        </w:rPr>
        <w:t>        </w:t>
      </w:r>
      <w:r>
        <w:rPr>
          <w:rStyle w:val="xmlattributename"/>
          <w:b/>
          <w:bCs/>
          <w:color w:val="7F007F"/>
          <w:sz w:val="16"/>
          <w:szCs w:val="16"/>
        </w:rPr>
        <w:t>access</w:t>
      </w:r>
      <w:r>
        <w:rPr>
          <w:rStyle w:val="xmltagsymbols"/>
          <w:rFonts w:eastAsiaTheme="majorEastAsia"/>
          <w:color w:val="008080"/>
          <w:sz w:val="16"/>
          <w:szCs w:val="16"/>
        </w:rPr>
        <w:t>=</w:t>
      </w:r>
      <w:r>
        <w:rPr>
          <w:rStyle w:val="xmlattributevalue"/>
          <w:rFonts w:eastAsiaTheme="minorEastAsia"/>
          <w:color w:val="2A00FF"/>
          <w:sz w:val="16"/>
          <w:szCs w:val="16"/>
        </w:rPr>
        <w:t>"field|property|ClassName"</w:t>
      </w:r>
    </w:p>
    <w:p w:rsidR="00C908D4" w:rsidRDefault="00C908D4" w:rsidP="00C908D4">
      <w:pPr>
        <w:pStyle w:val="HTMLPreformatted"/>
        <w:pBdr>
          <w:top w:val="single" w:sz="6" w:space="4" w:color="CCCCCC"/>
          <w:left w:val="single" w:sz="6" w:space="19" w:color="CCCCCC"/>
          <w:bottom w:val="single" w:sz="6" w:space="4" w:color="CCCCCC"/>
          <w:right w:val="single" w:sz="6" w:space="11" w:color="CCCCCC"/>
        </w:pBdr>
        <w:shd w:val="clear" w:color="auto" w:fill="F5F5F5"/>
        <w:spacing w:line="310" w:lineRule="atLeast"/>
        <w:ind w:left="2880"/>
        <w:jc w:val="both"/>
        <w:rPr>
          <w:color w:val="333333"/>
          <w:sz w:val="16"/>
          <w:szCs w:val="16"/>
        </w:rPr>
      </w:pPr>
      <w:r>
        <w:rPr>
          <w:rStyle w:val="xmlplain"/>
          <w:color w:val="000000"/>
          <w:sz w:val="16"/>
          <w:szCs w:val="16"/>
        </w:rPr>
        <w:t>        </w:t>
      </w:r>
      <w:r>
        <w:rPr>
          <w:rStyle w:val="xmlattributename"/>
          <w:b/>
          <w:bCs/>
          <w:color w:val="7F007F"/>
          <w:sz w:val="16"/>
          <w:szCs w:val="16"/>
        </w:rPr>
        <w:t>unsaved-value</w:t>
      </w:r>
      <w:r>
        <w:rPr>
          <w:rStyle w:val="xmltagsymbols"/>
          <w:rFonts w:eastAsiaTheme="majorEastAsia"/>
          <w:color w:val="008080"/>
          <w:sz w:val="16"/>
          <w:szCs w:val="16"/>
        </w:rPr>
        <w:t>=</w:t>
      </w:r>
      <w:r>
        <w:rPr>
          <w:rStyle w:val="xmlattributevalue"/>
          <w:rFonts w:eastAsiaTheme="minorEastAsia"/>
          <w:color w:val="2A00FF"/>
          <w:sz w:val="16"/>
          <w:szCs w:val="16"/>
        </w:rPr>
        <w:t>"null|undefined"</w:t>
      </w:r>
    </w:p>
    <w:p w:rsidR="00C908D4" w:rsidRDefault="00C908D4" w:rsidP="00C908D4">
      <w:pPr>
        <w:pStyle w:val="HTMLPreformatted"/>
        <w:pBdr>
          <w:top w:val="single" w:sz="6" w:space="4" w:color="CCCCCC"/>
          <w:left w:val="single" w:sz="6" w:space="19" w:color="CCCCCC"/>
          <w:bottom w:val="single" w:sz="6" w:space="4" w:color="CCCCCC"/>
          <w:right w:val="single" w:sz="6" w:space="11" w:color="CCCCCC"/>
        </w:pBdr>
        <w:shd w:val="clear" w:color="auto" w:fill="F5F5F5"/>
        <w:spacing w:line="310" w:lineRule="atLeast"/>
        <w:ind w:left="2880"/>
        <w:jc w:val="both"/>
        <w:rPr>
          <w:color w:val="333333"/>
          <w:sz w:val="16"/>
          <w:szCs w:val="16"/>
        </w:rPr>
      </w:pPr>
      <w:r>
        <w:rPr>
          <w:rStyle w:val="xmlplain"/>
          <w:color w:val="000000"/>
          <w:sz w:val="16"/>
          <w:szCs w:val="16"/>
        </w:rPr>
        <w:t>        </w:t>
      </w:r>
      <w:r>
        <w:rPr>
          <w:rStyle w:val="xmlattributename"/>
          <w:b/>
          <w:bCs/>
          <w:color w:val="7F007F"/>
          <w:sz w:val="16"/>
          <w:szCs w:val="16"/>
        </w:rPr>
        <w:t>source</w:t>
      </w:r>
      <w:r>
        <w:rPr>
          <w:rStyle w:val="xmltagsymbols"/>
          <w:rFonts w:eastAsiaTheme="majorEastAsia"/>
          <w:color w:val="008080"/>
          <w:sz w:val="16"/>
          <w:szCs w:val="16"/>
        </w:rPr>
        <w:t>=</w:t>
      </w:r>
      <w:r>
        <w:rPr>
          <w:rStyle w:val="xmlattributevalue"/>
          <w:rFonts w:eastAsiaTheme="minorEastAsia"/>
          <w:color w:val="2A00FF"/>
          <w:sz w:val="16"/>
          <w:szCs w:val="16"/>
        </w:rPr>
        <w:t>"vm|db"</w:t>
      </w:r>
    </w:p>
    <w:p w:rsidR="00C908D4" w:rsidRDefault="00C908D4" w:rsidP="00C908D4">
      <w:pPr>
        <w:pStyle w:val="HTMLPreformatted"/>
        <w:pBdr>
          <w:top w:val="single" w:sz="6" w:space="4" w:color="CCCCCC"/>
          <w:left w:val="single" w:sz="6" w:space="19" w:color="CCCCCC"/>
          <w:bottom w:val="single" w:sz="6" w:space="4" w:color="CCCCCC"/>
          <w:right w:val="single" w:sz="6" w:space="11" w:color="CCCCCC"/>
        </w:pBdr>
        <w:shd w:val="clear" w:color="auto" w:fill="F5F5F5"/>
        <w:spacing w:line="310" w:lineRule="atLeast"/>
        <w:ind w:left="2880"/>
        <w:jc w:val="both"/>
        <w:rPr>
          <w:color w:val="333333"/>
          <w:sz w:val="16"/>
          <w:szCs w:val="16"/>
        </w:rPr>
      </w:pPr>
      <w:r>
        <w:rPr>
          <w:rStyle w:val="xmlplain"/>
          <w:color w:val="000000"/>
          <w:sz w:val="16"/>
          <w:szCs w:val="16"/>
        </w:rPr>
        <w:t>        </w:t>
      </w:r>
      <w:r>
        <w:rPr>
          <w:rStyle w:val="xmlattributename"/>
          <w:b/>
          <w:bCs/>
          <w:color w:val="7F007F"/>
          <w:sz w:val="16"/>
          <w:szCs w:val="16"/>
        </w:rPr>
        <w:t>generated</w:t>
      </w:r>
      <w:r>
        <w:rPr>
          <w:rStyle w:val="xmltagsymbols"/>
          <w:rFonts w:eastAsiaTheme="majorEastAsia"/>
          <w:color w:val="008080"/>
          <w:sz w:val="16"/>
          <w:szCs w:val="16"/>
        </w:rPr>
        <w:t>=</w:t>
      </w:r>
      <w:r>
        <w:rPr>
          <w:rStyle w:val="xmlattributevalue"/>
          <w:rFonts w:eastAsiaTheme="minorEastAsia"/>
          <w:color w:val="2A00FF"/>
          <w:sz w:val="16"/>
          <w:szCs w:val="16"/>
        </w:rPr>
        <w:t>"never|always"</w:t>
      </w:r>
    </w:p>
    <w:p w:rsidR="00C908D4" w:rsidRDefault="00C908D4" w:rsidP="00C908D4">
      <w:pPr>
        <w:pStyle w:val="HTMLPreformatted"/>
        <w:pBdr>
          <w:top w:val="single" w:sz="6" w:space="4" w:color="CCCCCC"/>
          <w:left w:val="single" w:sz="6" w:space="19" w:color="CCCCCC"/>
          <w:bottom w:val="single" w:sz="6" w:space="4" w:color="CCCCCC"/>
          <w:right w:val="single" w:sz="6" w:space="11" w:color="CCCCCC"/>
        </w:pBdr>
        <w:shd w:val="clear" w:color="auto" w:fill="F5F5F5"/>
        <w:spacing w:line="310" w:lineRule="atLeast"/>
        <w:ind w:left="2880"/>
        <w:jc w:val="both"/>
        <w:rPr>
          <w:color w:val="333333"/>
          <w:sz w:val="16"/>
          <w:szCs w:val="16"/>
        </w:rPr>
      </w:pPr>
      <w:r>
        <w:rPr>
          <w:rStyle w:val="xmlplain"/>
          <w:color w:val="000000"/>
          <w:sz w:val="16"/>
          <w:szCs w:val="16"/>
        </w:rPr>
        <w:lastRenderedPageBreak/>
        <w:t>        </w:t>
      </w:r>
      <w:r>
        <w:rPr>
          <w:rStyle w:val="xmlattributename"/>
          <w:b/>
          <w:bCs/>
          <w:color w:val="7F007F"/>
          <w:sz w:val="16"/>
          <w:szCs w:val="16"/>
        </w:rPr>
        <w:t>node</w:t>
      </w:r>
      <w:r>
        <w:rPr>
          <w:rStyle w:val="xmltagsymbols"/>
          <w:rFonts w:eastAsiaTheme="majorEastAsia"/>
          <w:color w:val="008080"/>
          <w:sz w:val="16"/>
          <w:szCs w:val="16"/>
        </w:rPr>
        <w:t>=</w:t>
      </w:r>
      <w:r>
        <w:rPr>
          <w:rStyle w:val="xmlattributevalue"/>
          <w:rFonts w:eastAsiaTheme="minorEastAsia"/>
          <w:color w:val="2A00FF"/>
          <w:sz w:val="16"/>
          <w:szCs w:val="16"/>
        </w:rPr>
        <w:t>"element-name|@attribute-name|element/@attribute|."</w:t>
      </w:r>
    </w:p>
    <w:p w:rsidR="00C908D4" w:rsidRDefault="00C908D4" w:rsidP="00C908D4">
      <w:pPr>
        <w:pStyle w:val="HTMLPreformatted"/>
        <w:pBdr>
          <w:top w:val="single" w:sz="6" w:space="4" w:color="CCCCCC"/>
          <w:left w:val="single" w:sz="6" w:space="19" w:color="CCCCCC"/>
          <w:bottom w:val="single" w:sz="6" w:space="4" w:color="CCCCCC"/>
          <w:right w:val="single" w:sz="6" w:space="11" w:color="CCCCCC"/>
        </w:pBdr>
        <w:shd w:val="clear" w:color="auto" w:fill="F5F5F5"/>
        <w:spacing w:line="310" w:lineRule="atLeast"/>
        <w:ind w:left="2880"/>
        <w:jc w:val="both"/>
        <w:rPr>
          <w:color w:val="333333"/>
          <w:sz w:val="16"/>
          <w:szCs w:val="16"/>
        </w:rPr>
      </w:pPr>
      <w:r>
        <w:rPr>
          <w:rStyle w:val="xmltagsymbols"/>
          <w:rFonts w:eastAsiaTheme="majorEastAsia"/>
          <w:color w:val="008080"/>
          <w:sz w:val="16"/>
          <w:szCs w:val="16"/>
        </w:rPr>
        <w:t>/&gt;</w:t>
      </w:r>
    </w:p>
    <w:tbl>
      <w:tblPr>
        <w:tblW w:w="9735" w:type="dxa"/>
        <w:tblInd w:w="2880" w:type="dxa"/>
        <w:tblBorders>
          <w:top w:val="single" w:sz="6" w:space="0" w:color="AAAAAA"/>
          <w:left w:val="single" w:sz="6" w:space="0" w:color="AAAAAA"/>
          <w:bottom w:val="single" w:sz="6" w:space="0" w:color="AAAAAA"/>
          <w:right w:val="single" w:sz="6" w:space="0" w:color="AAAAAA"/>
        </w:tblBorders>
        <w:tblCellMar>
          <w:top w:w="15" w:type="dxa"/>
          <w:left w:w="15" w:type="dxa"/>
          <w:bottom w:w="15" w:type="dxa"/>
          <w:right w:w="15" w:type="dxa"/>
        </w:tblCellMar>
        <w:tblLook w:val="04A0" w:firstRow="1" w:lastRow="0" w:firstColumn="1" w:lastColumn="0" w:noHBand="0" w:noVBand="1"/>
      </w:tblPr>
      <w:tblGrid>
        <w:gridCol w:w="1236"/>
        <w:gridCol w:w="8499"/>
      </w:tblGrid>
      <w:tr w:rsidR="00C908D4" w:rsidTr="00C908D4">
        <w:tc>
          <w:tcPr>
            <w:tcW w:w="0" w:type="auto"/>
            <w:tcBorders>
              <w:top w:val="nil"/>
              <w:left w:val="nil"/>
              <w:bottom w:val="nil"/>
              <w:right w:val="nil"/>
            </w:tcBorders>
            <w:tcMar>
              <w:top w:w="36" w:type="dxa"/>
              <w:left w:w="120" w:type="dxa"/>
              <w:bottom w:w="36" w:type="dxa"/>
              <w:right w:w="120" w:type="dxa"/>
            </w:tcMar>
            <w:vAlign w:val="center"/>
            <w:hideMark/>
          </w:tcPr>
          <w:p w:rsidR="00C908D4" w:rsidRDefault="00C908D4">
            <w:pPr>
              <w:rPr>
                <w:sz w:val="24"/>
                <w:szCs w:val="24"/>
              </w:rPr>
            </w:pPr>
            <w:r>
              <w:t>column</w:t>
            </w:r>
          </w:p>
        </w:tc>
        <w:tc>
          <w:tcPr>
            <w:tcW w:w="0" w:type="auto"/>
            <w:tcBorders>
              <w:top w:val="nil"/>
              <w:left w:val="nil"/>
              <w:bottom w:val="nil"/>
              <w:right w:val="nil"/>
            </w:tcBorders>
            <w:tcMar>
              <w:top w:w="36" w:type="dxa"/>
              <w:left w:w="120" w:type="dxa"/>
              <w:bottom w:w="36" w:type="dxa"/>
              <w:right w:w="120" w:type="dxa"/>
            </w:tcMar>
            <w:vAlign w:val="center"/>
            <w:hideMark/>
          </w:tcPr>
          <w:p w:rsidR="00C908D4" w:rsidRDefault="00C908D4">
            <w:pPr>
              <w:pStyle w:val="NormalWeb"/>
              <w:spacing w:before="0" w:beforeAutospacing="0"/>
            </w:pPr>
            <w:r>
              <w:t>The name of the column which holds the timestamp. Optional, defaults to the property namel</w:t>
            </w:r>
          </w:p>
        </w:tc>
      </w:tr>
      <w:tr w:rsidR="00C908D4" w:rsidTr="00C908D4">
        <w:tc>
          <w:tcPr>
            <w:tcW w:w="0" w:type="auto"/>
            <w:tcBorders>
              <w:top w:val="nil"/>
              <w:left w:val="nil"/>
              <w:bottom w:val="nil"/>
              <w:right w:val="nil"/>
            </w:tcBorders>
            <w:tcMar>
              <w:top w:w="36" w:type="dxa"/>
              <w:left w:w="120" w:type="dxa"/>
              <w:bottom w:w="36" w:type="dxa"/>
              <w:right w:w="120" w:type="dxa"/>
            </w:tcMar>
            <w:vAlign w:val="center"/>
            <w:hideMark/>
          </w:tcPr>
          <w:p w:rsidR="00C908D4" w:rsidRDefault="00C908D4">
            <w:pPr>
              <w:rPr>
                <w:sz w:val="24"/>
                <w:szCs w:val="24"/>
              </w:rPr>
            </w:pPr>
            <w:r>
              <w:t>name</w:t>
            </w:r>
          </w:p>
        </w:tc>
        <w:tc>
          <w:tcPr>
            <w:tcW w:w="0" w:type="auto"/>
            <w:tcBorders>
              <w:top w:val="nil"/>
              <w:left w:val="nil"/>
              <w:bottom w:val="nil"/>
              <w:right w:val="nil"/>
            </w:tcBorders>
            <w:tcMar>
              <w:top w:w="36" w:type="dxa"/>
              <w:left w:w="120" w:type="dxa"/>
              <w:bottom w:w="36" w:type="dxa"/>
              <w:right w:w="120" w:type="dxa"/>
            </w:tcMar>
            <w:vAlign w:val="center"/>
            <w:hideMark/>
          </w:tcPr>
          <w:p w:rsidR="00C908D4" w:rsidRDefault="00C908D4">
            <w:pPr>
              <w:pStyle w:val="NormalWeb"/>
              <w:spacing w:before="0" w:beforeAutospacing="0"/>
            </w:pPr>
            <w:r>
              <w:t>The name of a JavaBeans style property of Java type Date or Timestamp of the persistent class.</w:t>
            </w:r>
          </w:p>
        </w:tc>
      </w:tr>
      <w:tr w:rsidR="00C908D4" w:rsidTr="00C908D4">
        <w:tc>
          <w:tcPr>
            <w:tcW w:w="0" w:type="auto"/>
            <w:tcBorders>
              <w:top w:val="nil"/>
              <w:left w:val="nil"/>
              <w:bottom w:val="nil"/>
              <w:right w:val="nil"/>
            </w:tcBorders>
            <w:tcMar>
              <w:top w:w="36" w:type="dxa"/>
              <w:left w:w="120" w:type="dxa"/>
              <w:bottom w:w="36" w:type="dxa"/>
              <w:right w:w="120" w:type="dxa"/>
            </w:tcMar>
            <w:vAlign w:val="center"/>
            <w:hideMark/>
          </w:tcPr>
          <w:p w:rsidR="00C908D4" w:rsidRDefault="00C908D4">
            <w:pPr>
              <w:rPr>
                <w:sz w:val="24"/>
                <w:szCs w:val="24"/>
              </w:rPr>
            </w:pPr>
            <w:r>
              <w:t>access</w:t>
            </w:r>
          </w:p>
        </w:tc>
        <w:tc>
          <w:tcPr>
            <w:tcW w:w="0" w:type="auto"/>
            <w:tcBorders>
              <w:top w:val="nil"/>
              <w:left w:val="nil"/>
              <w:bottom w:val="nil"/>
              <w:right w:val="nil"/>
            </w:tcBorders>
            <w:tcMar>
              <w:top w:w="36" w:type="dxa"/>
              <w:left w:w="120" w:type="dxa"/>
              <w:bottom w:w="36" w:type="dxa"/>
              <w:right w:w="120" w:type="dxa"/>
            </w:tcMar>
            <w:vAlign w:val="center"/>
            <w:hideMark/>
          </w:tcPr>
          <w:p w:rsidR="00C908D4" w:rsidRDefault="00C908D4">
            <w:pPr>
              <w:pStyle w:val="NormalWeb"/>
              <w:spacing w:before="0" w:beforeAutospacing="0"/>
            </w:pPr>
            <w:r>
              <w:t>The strategy Hibernate uses to access the property value. Optional, defaults to</w:t>
            </w:r>
            <w:r>
              <w:rPr>
                <w:rStyle w:val="apple-converted-space"/>
              </w:rPr>
              <w:t> </w:t>
            </w:r>
            <w:r>
              <w:rPr>
                <w:rStyle w:val="HTMLCode"/>
                <w:rFonts w:ascii="Verdana" w:hAnsi="Verdana"/>
                <w:sz w:val="22"/>
                <w:szCs w:val="22"/>
              </w:rPr>
              <w:t>property</w:t>
            </w:r>
            <w:r>
              <w:t>.</w:t>
            </w:r>
          </w:p>
        </w:tc>
      </w:tr>
      <w:tr w:rsidR="00C908D4" w:rsidTr="00C908D4">
        <w:tc>
          <w:tcPr>
            <w:tcW w:w="0" w:type="auto"/>
            <w:tcBorders>
              <w:top w:val="nil"/>
              <w:left w:val="nil"/>
              <w:bottom w:val="nil"/>
              <w:right w:val="nil"/>
            </w:tcBorders>
            <w:tcMar>
              <w:top w:w="36" w:type="dxa"/>
              <w:left w:w="120" w:type="dxa"/>
              <w:bottom w:w="36" w:type="dxa"/>
              <w:right w:w="120" w:type="dxa"/>
            </w:tcMar>
            <w:vAlign w:val="center"/>
            <w:hideMark/>
          </w:tcPr>
          <w:p w:rsidR="00C908D4" w:rsidRDefault="00C908D4">
            <w:pPr>
              <w:rPr>
                <w:sz w:val="24"/>
                <w:szCs w:val="24"/>
              </w:rPr>
            </w:pPr>
            <w:r>
              <w:t>unsaved-value</w:t>
            </w:r>
          </w:p>
        </w:tc>
        <w:tc>
          <w:tcPr>
            <w:tcW w:w="0" w:type="auto"/>
            <w:tcBorders>
              <w:top w:val="nil"/>
              <w:left w:val="nil"/>
              <w:bottom w:val="nil"/>
              <w:right w:val="nil"/>
            </w:tcBorders>
            <w:tcMar>
              <w:top w:w="36" w:type="dxa"/>
              <w:left w:w="120" w:type="dxa"/>
              <w:bottom w:w="36" w:type="dxa"/>
              <w:right w:w="120" w:type="dxa"/>
            </w:tcMar>
            <w:vAlign w:val="center"/>
            <w:hideMark/>
          </w:tcPr>
          <w:p w:rsidR="00C908D4" w:rsidRDefault="00C908D4">
            <w:pPr>
              <w:pStyle w:val="NormalWeb"/>
              <w:spacing w:before="0" w:beforeAutospacing="0"/>
            </w:pPr>
            <w:r>
              <w:t>A version property which indicates than instance is newly instantiated, and unsaved. This distinguishes it from detached instances that were saved or loaded in a previous session. The default value of</w:t>
            </w:r>
            <w:r>
              <w:rPr>
                <w:rStyle w:val="apple-converted-space"/>
              </w:rPr>
              <w:t> </w:t>
            </w:r>
            <w:r>
              <w:rPr>
                <w:rStyle w:val="HTMLCode"/>
                <w:rFonts w:ascii="Verdana" w:hAnsi="Verdana"/>
                <w:sz w:val="22"/>
                <w:szCs w:val="22"/>
              </w:rPr>
              <w:t>undefined</w:t>
            </w:r>
            <w:r>
              <w:rPr>
                <w:rStyle w:val="apple-converted-space"/>
              </w:rPr>
              <w:t> </w:t>
            </w:r>
            <w:r>
              <w:t>indicates that Hibernate uses the identifier property value.</w:t>
            </w:r>
          </w:p>
        </w:tc>
      </w:tr>
      <w:tr w:rsidR="00C908D4" w:rsidTr="00C908D4">
        <w:tc>
          <w:tcPr>
            <w:tcW w:w="0" w:type="auto"/>
            <w:tcBorders>
              <w:top w:val="nil"/>
              <w:left w:val="nil"/>
              <w:bottom w:val="nil"/>
              <w:right w:val="nil"/>
            </w:tcBorders>
            <w:tcMar>
              <w:top w:w="36" w:type="dxa"/>
              <w:left w:w="120" w:type="dxa"/>
              <w:bottom w:w="36" w:type="dxa"/>
              <w:right w:w="120" w:type="dxa"/>
            </w:tcMar>
            <w:vAlign w:val="center"/>
            <w:hideMark/>
          </w:tcPr>
          <w:p w:rsidR="00C908D4" w:rsidRDefault="00C908D4">
            <w:pPr>
              <w:rPr>
                <w:sz w:val="24"/>
                <w:szCs w:val="24"/>
              </w:rPr>
            </w:pPr>
            <w:r>
              <w:t>source</w:t>
            </w:r>
          </w:p>
        </w:tc>
        <w:tc>
          <w:tcPr>
            <w:tcW w:w="0" w:type="auto"/>
            <w:tcBorders>
              <w:top w:val="nil"/>
              <w:left w:val="nil"/>
              <w:bottom w:val="nil"/>
              <w:right w:val="nil"/>
            </w:tcBorders>
            <w:tcMar>
              <w:top w:w="36" w:type="dxa"/>
              <w:left w:w="120" w:type="dxa"/>
              <w:bottom w:w="36" w:type="dxa"/>
              <w:right w:w="120" w:type="dxa"/>
            </w:tcMar>
            <w:vAlign w:val="center"/>
            <w:hideMark/>
          </w:tcPr>
          <w:p w:rsidR="00C908D4" w:rsidRDefault="00C908D4">
            <w:pPr>
              <w:pStyle w:val="NormalWeb"/>
              <w:spacing w:before="0" w:beforeAutospacing="0"/>
            </w:pPr>
            <w:r>
              <w:t>Whether Hibernate retrieves the timestamp from the database or the current JVM. Database-based timestamps incur an overhead because Hibernate needs to query the database each time to determine the incremental next value. However, database-derived timestamps are safer to use in a clustered environment. Not all database dialects are known to support the retrieval of the database's current timestamp. Others may also be unsafe for locking, because of lack of precision.</w:t>
            </w:r>
          </w:p>
        </w:tc>
      </w:tr>
      <w:tr w:rsidR="00C908D4" w:rsidTr="00C908D4">
        <w:tc>
          <w:tcPr>
            <w:tcW w:w="0" w:type="auto"/>
            <w:tcBorders>
              <w:top w:val="nil"/>
              <w:left w:val="nil"/>
              <w:bottom w:val="nil"/>
              <w:right w:val="nil"/>
            </w:tcBorders>
            <w:tcMar>
              <w:top w:w="36" w:type="dxa"/>
              <w:left w:w="120" w:type="dxa"/>
              <w:bottom w:w="36" w:type="dxa"/>
              <w:right w:w="120" w:type="dxa"/>
            </w:tcMar>
            <w:vAlign w:val="center"/>
            <w:hideMark/>
          </w:tcPr>
          <w:p w:rsidR="00C908D4" w:rsidRDefault="00C908D4">
            <w:pPr>
              <w:rPr>
                <w:sz w:val="24"/>
                <w:szCs w:val="24"/>
              </w:rPr>
            </w:pPr>
            <w:r>
              <w:t>generated</w:t>
            </w:r>
          </w:p>
        </w:tc>
        <w:tc>
          <w:tcPr>
            <w:tcW w:w="0" w:type="auto"/>
            <w:tcBorders>
              <w:top w:val="nil"/>
              <w:left w:val="nil"/>
              <w:bottom w:val="nil"/>
              <w:right w:val="nil"/>
            </w:tcBorders>
            <w:tcMar>
              <w:top w:w="36" w:type="dxa"/>
              <w:left w:w="120" w:type="dxa"/>
              <w:bottom w:w="36" w:type="dxa"/>
              <w:right w:w="120" w:type="dxa"/>
            </w:tcMar>
            <w:vAlign w:val="center"/>
            <w:hideMark/>
          </w:tcPr>
          <w:p w:rsidR="00C908D4" w:rsidRDefault="00C908D4">
            <w:pPr>
              <w:pStyle w:val="NormalWeb"/>
              <w:spacing w:before="0" w:beforeAutospacing="0"/>
            </w:pPr>
            <w:r>
              <w:t>Whether the timestamp property value is generated by the database. Optional, defaults to</w:t>
            </w:r>
            <w:r>
              <w:rPr>
                <w:rStyle w:val="HTMLCode"/>
                <w:rFonts w:ascii="Verdana" w:hAnsi="Verdana"/>
                <w:sz w:val="22"/>
                <w:szCs w:val="22"/>
              </w:rPr>
              <w:t>never</w:t>
            </w:r>
            <w:r>
              <w:t>.</w:t>
            </w:r>
          </w:p>
        </w:tc>
      </w:tr>
    </w:tbl>
    <w:p w:rsidR="00C908D4" w:rsidRDefault="00C908D4" w:rsidP="00C908D4">
      <w:pPr>
        <w:spacing w:line="270" w:lineRule="atLeast"/>
        <w:ind w:left="2880"/>
        <w:jc w:val="both"/>
        <w:rPr>
          <w:rFonts w:ascii="Verdana" w:hAnsi="Verdana"/>
          <w:color w:val="333333"/>
          <w:sz w:val="18"/>
          <w:szCs w:val="18"/>
        </w:rPr>
      </w:pPr>
    </w:p>
    <w:p w:rsidR="00C908D4" w:rsidRDefault="00C908D4" w:rsidP="00C908D4">
      <w:pPr>
        <w:pStyle w:val="Heading2"/>
        <w:spacing w:before="0" w:line="374" w:lineRule="atLeast"/>
        <w:ind w:left="2880"/>
        <w:jc w:val="both"/>
        <w:rPr>
          <w:rFonts w:ascii="Verdana" w:hAnsi="Verdana"/>
          <w:color w:val="4A5D75"/>
          <w:sz w:val="29"/>
          <w:szCs w:val="29"/>
        </w:rPr>
      </w:pPr>
      <w:r>
        <w:rPr>
          <w:rFonts w:ascii="Verdana" w:hAnsi="Verdana"/>
          <w:color w:val="4A5D75"/>
          <w:sz w:val="29"/>
          <w:szCs w:val="29"/>
        </w:rPr>
        <w:t>5.2. Pessimistic</w:t>
      </w:r>
    </w:p>
    <w:p w:rsidR="00C908D4" w:rsidRDefault="00C908D4" w:rsidP="00C908D4">
      <w:pPr>
        <w:pStyle w:val="NormalWeb"/>
        <w:spacing w:line="270" w:lineRule="atLeast"/>
        <w:ind w:left="2880"/>
        <w:jc w:val="both"/>
        <w:rPr>
          <w:rFonts w:ascii="Verdana" w:hAnsi="Verdana"/>
          <w:color w:val="333333"/>
          <w:sz w:val="18"/>
          <w:szCs w:val="18"/>
        </w:rPr>
      </w:pPr>
      <w:r>
        <w:rPr>
          <w:rFonts w:ascii="Verdana" w:hAnsi="Verdana"/>
          <w:color w:val="333333"/>
          <w:sz w:val="18"/>
          <w:szCs w:val="18"/>
        </w:rPr>
        <w:t>Typically, you only need to specify an isolation level for the JDBC connections and let the database handle locking issues. If you do need to obtain exclusive pessimistic locks or re-obtain locks at the start of a new transaction, Hibernate gives you the tools you need.</w:t>
      </w:r>
    </w:p>
    <w:p w:rsidR="00C908D4" w:rsidRDefault="00C908D4" w:rsidP="00C908D4">
      <w:pPr>
        <w:pStyle w:val="Heading2"/>
        <w:spacing w:before="0" w:line="304" w:lineRule="atLeast"/>
        <w:ind w:left="2880"/>
        <w:jc w:val="both"/>
        <w:rPr>
          <w:rFonts w:ascii="Verdana" w:hAnsi="Verdana"/>
          <w:color w:val="FFFFFF"/>
          <w:sz w:val="23"/>
          <w:szCs w:val="23"/>
        </w:rPr>
      </w:pPr>
      <w:r>
        <w:rPr>
          <w:rFonts w:ascii="Verdana" w:hAnsi="Verdana"/>
          <w:color w:val="FFFFFF"/>
          <w:sz w:val="23"/>
          <w:szCs w:val="23"/>
        </w:rPr>
        <w:t>Note</w:t>
      </w:r>
    </w:p>
    <w:p w:rsidR="00C908D4" w:rsidRDefault="00C908D4" w:rsidP="00C908D4">
      <w:pPr>
        <w:pStyle w:val="NormalWeb"/>
        <w:shd w:val="clear" w:color="auto" w:fill="849092"/>
        <w:spacing w:before="0" w:beforeAutospacing="0" w:after="0" w:afterAutospacing="0" w:line="270" w:lineRule="atLeast"/>
        <w:ind w:left="2880"/>
        <w:jc w:val="both"/>
        <w:rPr>
          <w:rFonts w:ascii="Verdana" w:hAnsi="Verdana"/>
          <w:color w:val="FFFFFF"/>
          <w:sz w:val="18"/>
          <w:szCs w:val="18"/>
        </w:rPr>
      </w:pPr>
      <w:r>
        <w:rPr>
          <w:rFonts w:ascii="Verdana" w:hAnsi="Verdana"/>
          <w:color w:val="FFFFFF"/>
          <w:sz w:val="18"/>
          <w:szCs w:val="18"/>
        </w:rPr>
        <w:t>Hibernate always uses the locking mechanism of the database, and never lock objects in memory.</w:t>
      </w:r>
    </w:p>
    <w:p w:rsidR="00C908D4" w:rsidRDefault="00C908D4" w:rsidP="00C908D4">
      <w:pPr>
        <w:pStyle w:val="Heading3"/>
        <w:spacing w:before="0" w:beforeAutospacing="0" w:line="304" w:lineRule="atLeast"/>
        <w:ind w:left="2880"/>
        <w:jc w:val="both"/>
        <w:rPr>
          <w:rFonts w:ascii="Verdana" w:hAnsi="Verdana"/>
          <w:color w:val="4A5D75"/>
          <w:sz w:val="23"/>
          <w:szCs w:val="23"/>
        </w:rPr>
      </w:pPr>
      <w:r>
        <w:rPr>
          <w:rFonts w:ascii="Verdana" w:hAnsi="Verdana"/>
          <w:color w:val="4A5D75"/>
          <w:sz w:val="23"/>
          <w:szCs w:val="23"/>
        </w:rPr>
        <w:t>5.2.1. The</w:t>
      </w:r>
      <w:r>
        <w:rPr>
          <w:rStyle w:val="apple-converted-space"/>
          <w:rFonts w:ascii="Verdana" w:hAnsi="Verdana"/>
          <w:color w:val="4A5D75"/>
          <w:sz w:val="23"/>
          <w:szCs w:val="23"/>
        </w:rPr>
        <w:t> </w:t>
      </w:r>
      <w:r>
        <w:rPr>
          <w:rStyle w:val="HTMLCode"/>
          <w:rFonts w:ascii="Verdana" w:hAnsi="Verdana"/>
          <w:color w:val="4A5D75"/>
          <w:sz w:val="21"/>
          <w:szCs w:val="21"/>
        </w:rPr>
        <w:t>LockMode</w:t>
      </w:r>
      <w:r>
        <w:rPr>
          <w:rStyle w:val="apple-converted-space"/>
          <w:rFonts w:ascii="Verdana" w:hAnsi="Verdana"/>
          <w:color w:val="4A5D75"/>
          <w:sz w:val="23"/>
          <w:szCs w:val="23"/>
        </w:rPr>
        <w:t> </w:t>
      </w:r>
      <w:r>
        <w:rPr>
          <w:rFonts w:ascii="Verdana" w:hAnsi="Verdana"/>
          <w:color w:val="4A5D75"/>
          <w:sz w:val="23"/>
          <w:szCs w:val="23"/>
        </w:rPr>
        <w:t>class</w:t>
      </w:r>
    </w:p>
    <w:p w:rsidR="00C908D4" w:rsidRDefault="00C908D4" w:rsidP="00C908D4">
      <w:pPr>
        <w:pStyle w:val="NormalWeb"/>
        <w:spacing w:line="270" w:lineRule="atLeast"/>
        <w:ind w:left="2880"/>
        <w:jc w:val="both"/>
        <w:rPr>
          <w:rFonts w:ascii="Verdana" w:hAnsi="Verdana"/>
          <w:color w:val="333333"/>
          <w:sz w:val="18"/>
          <w:szCs w:val="18"/>
        </w:rPr>
      </w:pPr>
      <w:r>
        <w:rPr>
          <w:rFonts w:ascii="Verdana" w:hAnsi="Verdana"/>
          <w:color w:val="333333"/>
          <w:sz w:val="18"/>
          <w:szCs w:val="18"/>
        </w:rPr>
        <w:t>The</w:t>
      </w:r>
      <w:r>
        <w:rPr>
          <w:rStyle w:val="apple-converted-space"/>
          <w:rFonts w:ascii="Verdana" w:hAnsi="Verdana"/>
          <w:color w:val="333333"/>
          <w:sz w:val="18"/>
          <w:szCs w:val="18"/>
        </w:rPr>
        <w:t> </w:t>
      </w:r>
      <w:r>
        <w:rPr>
          <w:rStyle w:val="HTMLCode"/>
          <w:rFonts w:ascii="Verdana" w:hAnsi="Verdana"/>
          <w:color w:val="333333"/>
          <w:sz w:val="16"/>
          <w:szCs w:val="16"/>
        </w:rPr>
        <w:t>LockMode</w:t>
      </w:r>
      <w:r>
        <w:rPr>
          <w:rStyle w:val="apple-converted-space"/>
          <w:rFonts w:ascii="Verdana" w:hAnsi="Verdana"/>
          <w:color w:val="333333"/>
          <w:sz w:val="18"/>
          <w:szCs w:val="18"/>
        </w:rPr>
        <w:t> </w:t>
      </w:r>
      <w:r>
        <w:rPr>
          <w:rFonts w:ascii="Verdana" w:hAnsi="Verdana"/>
          <w:color w:val="333333"/>
          <w:sz w:val="18"/>
          <w:szCs w:val="18"/>
        </w:rPr>
        <w:t>class defines the different lock levels that Hibernate can acquire.</w:t>
      </w:r>
    </w:p>
    <w:tbl>
      <w:tblPr>
        <w:tblW w:w="9885" w:type="dxa"/>
        <w:tblInd w:w="2880" w:type="dxa"/>
        <w:tblBorders>
          <w:top w:val="single" w:sz="6" w:space="0" w:color="AAAAAA"/>
          <w:left w:val="single" w:sz="6" w:space="0" w:color="AAAAAA"/>
          <w:bottom w:val="single" w:sz="6" w:space="0" w:color="AAAAAA"/>
          <w:right w:val="single" w:sz="6" w:space="0" w:color="AAAAAA"/>
        </w:tblBorders>
        <w:tblCellMar>
          <w:top w:w="15" w:type="dxa"/>
          <w:left w:w="15" w:type="dxa"/>
          <w:bottom w:w="15" w:type="dxa"/>
          <w:right w:w="15" w:type="dxa"/>
        </w:tblCellMar>
        <w:tblLook w:val="04A0" w:firstRow="1" w:lastRow="0" w:firstColumn="1" w:lastColumn="0" w:noHBand="0" w:noVBand="1"/>
      </w:tblPr>
      <w:tblGrid>
        <w:gridCol w:w="2993"/>
        <w:gridCol w:w="6892"/>
      </w:tblGrid>
      <w:tr w:rsidR="00C908D4" w:rsidTr="00C908D4">
        <w:tc>
          <w:tcPr>
            <w:tcW w:w="0" w:type="auto"/>
            <w:tcBorders>
              <w:top w:val="nil"/>
              <w:left w:val="nil"/>
              <w:bottom w:val="nil"/>
              <w:right w:val="nil"/>
            </w:tcBorders>
            <w:tcMar>
              <w:top w:w="36" w:type="dxa"/>
              <w:left w:w="120" w:type="dxa"/>
              <w:bottom w:w="36" w:type="dxa"/>
              <w:right w:w="120" w:type="dxa"/>
            </w:tcMar>
            <w:vAlign w:val="center"/>
            <w:hideMark/>
          </w:tcPr>
          <w:p w:rsidR="00C908D4" w:rsidRDefault="00C908D4">
            <w:pPr>
              <w:rPr>
                <w:sz w:val="24"/>
                <w:szCs w:val="24"/>
              </w:rPr>
            </w:pPr>
            <w:r>
              <w:t>LockMode.WRITE</w:t>
            </w:r>
          </w:p>
        </w:tc>
        <w:tc>
          <w:tcPr>
            <w:tcW w:w="0" w:type="auto"/>
            <w:tcBorders>
              <w:top w:val="nil"/>
              <w:left w:val="nil"/>
              <w:bottom w:val="nil"/>
              <w:right w:val="nil"/>
            </w:tcBorders>
            <w:tcMar>
              <w:top w:w="36" w:type="dxa"/>
              <w:left w:w="120" w:type="dxa"/>
              <w:bottom w:w="36" w:type="dxa"/>
              <w:right w:w="120" w:type="dxa"/>
            </w:tcMar>
            <w:vAlign w:val="center"/>
            <w:hideMark/>
          </w:tcPr>
          <w:p w:rsidR="00C908D4" w:rsidRDefault="00C908D4">
            <w:pPr>
              <w:pStyle w:val="NormalWeb"/>
              <w:spacing w:before="0" w:beforeAutospacing="0"/>
            </w:pPr>
            <w:r>
              <w:t>acquired automatically when Hibernate updates or inserts a row.</w:t>
            </w:r>
          </w:p>
        </w:tc>
      </w:tr>
      <w:tr w:rsidR="00C908D4" w:rsidTr="00C908D4">
        <w:tc>
          <w:tcPr>
            <w:tcW w:w="0" w:type="auto"/>
            <w:tcBorders>
              <w:top w:val="nil"/>
              <w:left w:val="nil"/>
              <w:bottom w:val="nil"/>
              <w:right w:val="nil"/>
            </w:tcBorders>
            <w:tcMar>
              <w:top w:w="36" w:type="dxa"/>
              <w:left w:w="120" w:type="dxa"/>
              <w:bottom w:w="36" w:type="dxa"/>
              <w:right w:w="120" w:type="dxa"/>
            </w:tcMar>
            <w:vAlign w:val="center"/>
            <w:hideMark/>
          </w:tcPr>
          <w:p w:rsidR="00C908D4" w:rsidRDefault="00C908D4">
            <w:pPr>
              <w:rPr>
                <w:sz w:val="24"/>
                <w:szCs w:val="24"/>
              </w:rPr>
            </w:pPr>
            <w:r>
              <w:t>LockMode.UPGRADE</w:t>
            </w:r>
          </w:p>
        </w:tc>
        <w:tc>
          <w:tcPr>
            <w:tcW w:w="0" w:type="auto"/>
            <w:tcBorders>
              <w:top w:val="nil"/>
              <w:left w:val="nil"/>
              <w:bottom w:val="nil"/>
              <w:right w:val="nil"/>
            </w:tcBorders>
            <w:tcMar>
              <w:top w:w="36" w:type="dxa"/>
              <w:left w:w="120" w:type="dxa"/>
              <w:bottom w:w="36" w:type="dxa"/>
              <w:right w:w="120" w:type="dxa"/>
            </w:tcMar>
            <w:vAlign w:val="center"/>
            <w:hideMark/>
          </w:tcPr>
          <w:p w:rsidR="00C908D4" w:rsidRDefault="00C908D4">
            <w:pPr>
              <w:pStyle w:val="NormalWeb"/>
              <w:spacing w:before="0" w:beforeAutospacing="0"/>
            </w:pPr>
            <w:r>
              <w:t>acquired upon explicit user request using</w:t>
            </w:r>
            <w:r>
              <w:rPr>
                <w:rStyle w:val="apple-converted-space"/>
              </w:rPr>
              <w:t> </w:t>
            </w:r>
            <w:r>
              <w:rPr>
                <w:rStyle w:val="HTMLCode"/>
                <w:rFonts w:ascii="Verdana" w:hAnsi="Verdana"/>
                <w:sz w:val="22"/>
                <w:szCs w:val="22"/>
              </w:rPr>
              <w:t>SELECT ... FOR UPDATE</w:t>
            </w:r>
            <w:r>
              <w:rPr>
                <w:rStyle w:val="apple-converted-space"/>
              </w:rPr>
              <w:t> </w:t>
            </w:r>
            <w:r>
              <w:t>on databases which support that syntax.</w:t>
            </w:r>
          </w:p>
        </w:tc>
      </w:tr>
      <w:tr w:rsidR="00C908D4" w:rsidTr="00C908D4">
        <w:tc>
          <w:tcPr>
            <w:tcW w:w="0" w:type="auto"/>
            <w:tcBorders>
              <w:top w:val="nil"/>
              <w:left w:val="nil"/>
              <w:bottom w:val="nil"/>
              <w:right w:val="nil"/>
            </w:tcBorders>
            <w:tcMar>
              <w:top w:w="36" w:type="dxa"/>
              <w:left w:w="120" w:type="dxa"/>
              <w:bottom w:w="36" w:type="dxa"/>
              <w:right w:w="120" w:type="dxa"/>
            </w:tcMar>
            <w:vAlign w:val="center"/>
            <w:hideMark/>
          </w:tcPr>
          <w:p w:rsidR="00C908D4" w:rsidRDefault="00C908D4">
            <w:pPr>
              <w:rPr>
                <w:sz w:val="24"/>
                <w:szCs w:val="24"/>
              </w:rPr>
            </w:pPr>
            <w:r>
              <w:t>LockMode.UPGRADE_NOWAIT</w:t>
            </w:r>
          </w:p>
        </w:tc>
        <w:tc>
          <w:tcPr>
            <w:tcW w:w="0" w:type="auto"/>
            <w:tcBorders>
              <w:top w:val="nil"/>
              <w:left w:val="nil"/>
              <w:bottom w:val="nil"/>
              <w:right w:val="nil"/>
            </w:tcBorders>
            <w:tcMar>
              <w:top w:w="36" w:type="dxa"/>
              <w:left w:w="120" w:type="dxa"/>
              <w:bottom w:w="36" w:type="dxa"/>
              <w:right w:w="120" w:type="dxa"/>
            </w:tcMar>
            <w:vAlign w:val="center"/>
            <w:hideMark/>
          </w:tcPr>
          <w:p w:rsidR="00C908D4" w:rsidRDefault="00C908D4">
            <w:pPr>
              <w:pStyle w:val="NormalWeb"/>
              <w:spacing w:before="0" w:beforeAutospacing="0"/>
            </w:pPr>
            <w:r>
              <w:t>acquired upon explicit user request using a</w:t>
            </w:r>
            <w:r>
              <w:rPr>
                <w:rStyle w:val="apple-converted-space"/>
              </w:rPr>
              <w:t> </w:t>
            </w:r>
            <w:r>
              <w:rPr>
                <w:rStyle w:val="HTMLCode"/>
                <w:rFonts w:ascii="Verdana" w:hAnsi="Verdana"/>
                <w:sz w:val="22"/>
                <w:szCs w:val="22"/>
              </w:rPr>
              <w:t>SELECT ... FOR UPDATE NOWAIT</w:t>
            </w:r>
            <w:r>
              <w:t>in Oracle.</w:t>
            </w:r>
          </w:p>
        </w:tc>
      </w:tr>
      <w:tr w:rsidR="00C908D4" w:rsidTr="00C908D4">
        <w:tc>
          <w:tcPr>
            <w:tcW w:w="0" w:type="auto"/>
            <w:tcBorders>
              <w:top w:val="nil"/>
              <w:left w:val="nil"/>
              <w:bottom w:val="nil"/>
              <w:right w:val="nil"/>
            </w:tcBorders>
            <w:tcMar>
              <w:top w:w="36" w:type="dxa"/>
              <w:left w:w="120" w:type="dxa"/>
              <w:bottom w:w="36" w:type="dxa"/>
              <w:right w:w="120" w:type="dxa"/>
            </w:tcMar>
            <w:vAlign w:val="center"/>
            <w:hideMark/>
          </w:tcPr>
          <w:p w:rsidR="00C908D4" w:rsidRDefault="00C908D4">
            <w:pPr>
              <w:rPr>
                <w:sz w:val="24"/>
                <w:szCs w:val="24"/>
              </w:rPr>
            </w:pPr>
            <w:r>
              <w:lastRenderedPageBreak/>
              <w:t>LockMode.READ</w:t>
            </w:r>
          </w:p>
        </w:tc>
        <w:tc>
          <w:tcPr>
            <w:tcW w:w="0" w:type="auto"/>
            <w:tcBorders>
              <w:top w:val="nil"/>
              <w:left w:val="nil"/>
              <w:bottom w:val="nil"/>
              <w:right w:val="nil"/>
            </w:tcBorders>
            <w:tcMar>
              <w:top w:w="36" w:type="dxa"/>
              <w:left w:w="120" w:type="dxa"/>
              <w:bottom w:w="36" w:type="dxa"/>
              <w:right w:w="120" w:type="dxa"/>
            </w:tcMar>
            <w:vAlign w:val="center"/>
            <w:hideMark/>
          </w:tcPr>
          <w:p w:rsidR="00C908D4" w:rsidRDefault="00C908D4">
            <w:pPr>
              <w:pStyle w:val="NormalWeb"/>
              <w:spacing w:before="0" w:beforeAutospacing="0"/>
            </w:pPr>
            <w:r>
              <w:t>acquired automatically when Hibernate reads data under</w:t>
            </w:r>
            <w:r>
              <w:rPr>
                <w:rStyle w:val="apple-converted-space"/>
              </w:rPr>
              <w:t> </w:t>
            </w:r>
            <w:r>
              <w:t>Repeatable Read</w:t>
            </w:r>
            <w:r>
              <w:rPr>
                <w:rStyle w:val="apple-converted-space"/>
              </w:rPr>
              <w:t> </w:t>
            </w:r>
            <w:r>
              <w:t>orSerializable</w:t>
            </w:r>
            <w:r>
              <w:rPr>
                <w:rStyle w:val="apple-converted-space"/>
              </w:rPr>
              <w:t> </w:t>
            </w:r>
            <w:r>
              <w:t>isolation level. It can be re-acquired by explicit user request.</w:t>
            </w:r>
          </w:p>
        </w:tc>
      </w:tr>
      <w:tr w:rsidR="00C908D4" w:rsidTr="00C908D4">
        <w:tc>
          <w:tcPr>
            <w:tcW w:w="0" w:type="auto"/>
            <w:tcBorders>
              <w:top w:val="nil"/>
              <w:left w:val="nil"/>
              <w:bottom w:val="nil"/>
              <w:right w:val="nil"/>
            </w:tcBorders>
            <w:tcMar>
              <w:top w:w="36" w:type="dxa"/>
              <w:left w:w="120" w:type="dxa"/>
              <w:bottom w:w="36" w:type="dxa"/>
              <w:right w:w="120" w:type="dxa"/>
            </w:tcMar>
            <w:vAlign w:val="center"/>
            <w:hideMark/>
          </w:tcPr>
          <w:p w:rsidR="00C908D4" w:rsidRDefault="00C908D4">
            <w:pPr>
              <w:rPr>
                <w:sz w:val="24"/>
                <w:szCs w:val="24"/>
              </w:rPr>
            </w:pPr>
            <w:r>
              <w:t>LockMode.NONE</w:t>
            </w:r>
          </w:p>
        </w:tc>
        <w:tc>
          <w:tcPr>
            <w:tcW w:w="0" w:type="auto"/>
            <w:tcBorders>
              <w:top w:val="nil"/>
              <w:left w:val="nil"/>
              <w:bottom w:val="nil"/>
              <w:right w:val="nil"/>
            </w:tcBorders>
            <w:tcMar>
              <w:top w:w="36" w:type="dxa"/>
              <w:left w:w="120" w:type="dxa"/>
              <w:bottom w:w="36" w:type="dxa"/>
              <w:right w:w="120" w:type="dxa"/>
            </w:tcMar>
            <w:vAlign w:val="center"/>
            <w:hideMark/>
          </w:tcPr>
          <w:p w:rsidR="00C908D4" w:rsidRDefault="00C908D4">
            <w:pPr>
              <w:pStyle w:val="NormalWeb"/>
              <w:spacing w:before="0" w:beforeAutospacing="0"/>
            </w:pPr>
            <w:r>
              <w:t>The absence of a lock. All objects switch to this lock mode at the end of a Transaction. Objects associated with the session via a call to</w:t>
            </w:r>
            <w:r>
              <w:rPr>
                <w:rStyle w:val="apple-converted-space"/>
              </w:rPr>
              <w:t> </w:t>
            </w:r>
            <w:r>
              <w:rPr>
                <w:rStyle w:val="HTMLCode"/>
                <w:rFonts w:ascii="Verdana" w:hAnsi="Verdana"/>
                <w:sz w:val="22"/>
                <w:szCs w:val="22"/>
              </w:rPr>
              <w:t>update()</w:t>
            </w:r>
            <w:r>
              <w:rPr>
                <w:rStyle w:val="apple-converted-space"/>
              </w:rPr>
              <w:t> </w:t>
            </w:r>
            <w:r>
              <w:t>or</w:t>
            </w:r>
            <w:r>
              <w:rPr>
                <w:rStyle w:val="HTMLCode"/>
                <w:rFonts w:ascii="Verdana" w:hAnsi="Verdana"/>
                <w:sz w:val="22"/>
                <w:szCs w:val="22"/>
              </w:rPr>
              <w:t>saveOrUpdate()</w:t>
            </w:r>
            <w:r>
              <w:rPr>
                <w:rStyle w:val="apple-converted-space"/>
              </w:rPr>
              <w:t> </w:t>
            </w:r>
            <w:r>
              <w:t>also start out in this lock mode.</w:t>
            </w:r>
          </w:p>
        </w:tc>
      </w:tr>
    </w:tbl>
    <w:p w:rsidR="00C908D4" w:rsidRDefault="00C908D4" w:rsidP="00C908D4">
      <w:pPr>
        <w:pStyle w:val="NormalWeb"/>
        <w:spacing w:line="270" w:lineRule="atLeast"/>
        <w:ind w:left="2880"/>
        <w:jc w:val="both"/>
        <w:rPr>
          <w:rFonts w:ascii="Verdana" w:hAnsi="Verdana"/>
          <w:color w:val="333333"/>
          <w:sz w:val="18"/>
          <w:szCs w:val="18"/>
        </w:rPr>
      </w:pPr>
      <w:r>
        <w:rPr>
          <w:rFonts w:ascii="Verdana" w:hAnsi="Verdana"/>
          <w:color w:val="333333"/>
          <w:sz w:val="18"/>
          <w:szCs w:val="18"/>
        </w:rPr>
        <w:t>The explicit user request mentioned above occurs as a consequence of any of the following actions:</w:t>
      </w:r>
    </w:p>
    <w:p w:rsidR="00C908D4" w:rsidRDefault="00C908D4" w:rsidP="00C908D4">
      <w:pPr>
        <w:pStyle w:val="NormalWeb"/>
        <w:numPr>
          <w:ilvl w:val="0"/>
          <w:numId w:val="40"/>
        </w:numPr>
        <w:spacing w:before="0" w:beforeAutospacing="0" w:after="0" w:afterAutospacing="0" w:line="270" w:lineRule="atLeast"/>
        <w:ind w:left="3600"/>
        <w:jc w:val="both"/>
        <w:rPr>
          <w:rFonts w:ascii="Verdana" w:hAnsi="Verdana"/>
          <w:color w:val="333333"/>
          <w:sz w:val="18"/>
          <w:szCs w:val="18"/>
        </w:rPr>
      </w:pPr>
      <w:r>
        <w:rPr>
          <w:rFonts w:ascii="Verdana" w:hAnsi="Verdana"/>
          <w:color w:val="333333"/>
          <w:sz w:val="18"/>
          <w:szCs w:val="18"/>
        </w:rPr>
        <w:t>A call to</w:t>
      </w:r>
      <w:r>
        <w:rPr>
          <w:rStyle w:val="apple-converted-space"/>
          <w:rFonts w:ascii="Verdana" w:hAnsi="Verdana"/>
          <w:color w:val="333333"/>
          <w:sz w:val="18"/>
          <w:szCs w:val="18"/>
        </w:rPr>
        <w:t> </w:t>
      </w:r>
      <w:r>
        <w:rPr>
          <w:rStyle w:val="HTMLCode"/>
          <w:rFonts w:ascii="Verdana" w:hAnsi="Verdana"/>
          <w:color w:val="333333"/>
          <w:sz w:val="16"/>
          <w:szCs w:val="16"/>
        </w:rPr>
        <w:t>Session.load()</w:t>
      </w:r>
      <w:r>
        <w:rPr>
          <w:rFonts w:ascii="Verdana" w:hAnsi="Verdana"/>
          <w:color w:val="333333"/>
          <w:sz w:val="18"/>
          <w:szCs w:val="18"/>
        </w:rPr>
        <w:t>, specifying a LockMode.</w:t>
      </w:r>
    </w:p>
    <w:p w:rsidR="00C908D4" w:rsidRDefault="00C908D4" w:rsidP="00C908D4">
      <w:pPr>
        <w:pStyle w:val="NormalWeb"/>
        <w:numPr>
          <w:ilvl w:val="0"/>
          <w:numId w:val="40"/>
        </w:numPr>
        <w:spacing w:before="0" w:beforeAutospacing="0" w:after="0" w:afterAutospacing="0" w:line="270" w:lineRule="atLeast"/>
        <w:ind w:left="3600"/>
        <w:jc w:val="both"/>
        <w:rPr>
          <w:rFonts w:ascii="Verdana" w:hAnsi="Verdana"/>
          <w:color w:val="333333"/>
          <w:sz w:val="18"/>
          <w:szCs w:val="18"/>
        </w:rPr>
      </w:pPr>
      <w:r>
        <w:rPr>
          <w:rFonts w:ascii="Verdana" w:hAnsi="Verdana"/>
          <w:color w:val="333333"/>
          <w:sz w:val="18"/>
          <w:szCs w:val="18"/>
        </w:rPr>
        <w:t>A call to</w:t>
      </w:r>
      <w:r>
        <w:rPr>
          <w:rStyle w:val="apple-converted-space"/>
          <w:rFonts w:ascii="Verdana" w:hAnsi="Verdana"/>
          <w:color w:val="333333"/>
          <w:sz w:val="18"/>
          <w:szCs w:val="18"/>
        </w:rPr>
        <w:t> </w:t>
      </w:r>
      <w:r>
        <w:rPr>
          <w:rStyle w:val="HTMLCode"/>
          <w:rFonts w:ascii="Verdana" w:hAnsi="Verdana"/>
          <w:color w:val="333333"/>
          <w:sz w:val="16"/>
          <w:szCs w:val="16"/>
        </w:rPr>
        <w:t>Session.lock()</w:t>
      </w:r>
      <w:r>
        <w:rPr>
          <w:rFonts w:ascii="Verdana" w:hAnsi="Verdana"/>
          <w:color w:val="333333"/>
          <w:sz w:val="18"/>
          <w:szCs w:val="18"/>
        </w:rPr>
        <w:t>.</w:t>
      </w:r>
    </w:p>
    <w:p w:rsidR="00C908D4" w:rsidRDefault="00C908D4" w:rsidP="00C908D4">
      <w:pPr>
        <w:pStyle w:val="NormalWeb"/>
        <w:numPr>
          <w:ilvl w:val="0"/>
          <w:numId w:val="40"/>
        </w:numPr>
        <w:spacing w:before="0" w:beforeAutospacing="0" w:after="0" w:afterAutospacing="0" w:line="270" w:lineRule="atLeast"/>
        <w:ind w:left="3600"/>
        <w:jc w:val="both"/>
        <w:rPr>
          <w:rFonts w:ascii="Verdana" w:hAnsi="Verdana"/>
          <w:color w:val="333333"/>
          <w:sz w:val="18"/>
          <w:szCs w:val="18"/>
        </w:rPr>
      </w:pPr>
      <w:r>
        <w:rPr>
          <w:rFonts w:ascii="Verdana" w:hAnsi="Verdana"/>
          <w:color w:val="333333"/>
          <w:sz w:val="18"/>
          <w:szCs w:val="18"/>
        </w:rPr>
        <w:t>A call to</w:t>
      </w:r>
      <w:r>
        <w:rPr>
          <w:rStyle w:val="apple-converted-space"/>
          <w:rFonts w:ascii="Verdana" w:hAnsi="Verdana"/>
          <w:color w:val="333333"/>
          <w:sz w:val="18"/>
          <w:szCs w:val="18"/>
        </w:rPr>
        <w:t> </w:t>
      </w:r>
      <w:r>
        <w:rPr>
          <w:rStyle w:val="HTMLCode"/>
          <w:rFonts w:ascii="Verdana" w:hAnsi="Verdana"/>
          <w:color w:val="333333"/>
          <w:sz w:val="16"/>
          <w:szCs w:val="16"/>
        </w:rPr>
        <w:t>Query.setLockMode()</w:t>
      </w:r>
      <w:r>
        <w:rPr>
          <w:rFonts w:ascii="Verdana" w:hAnsi="Verdana"/>
          <w:color w:val="333333"/>
          <w:sz w:val="18"/>
          <w:szCs w:val="18"/>
        </w:rPr>
        <w:t>.</w:t>
      </w:r>
    </w:p>
    <w:p w:rsidR="00C908D4" w:rsidRDefault="00C908D4" w:rsidP="00C908D4">
      <w:pPr>
        <w:pStyle w:val="NormalWeb"/>
        <w:spacing w:line="270" w:lineRule="atLeast"/>
        <w:ind w:left="2880"/>
        <w:jc w:val="both"/>
        <w:rPr>
          <w:rFonts w:ascii="Verdana" w:hAnsi="Verdana"/>
          <w:color w:val="333333"/>
          <w:sz w:val="18"/>
          <w:szCs w:val="18"/>
        </w:rPr>
      </w:pPr>
      <w:r>
        <w:rPr>
          <w:rFonts w:ascii="Verdana" w:hAnsi="Verdana"/>
          <w:color w:val="333333"/>
          <w:sz w:val="18"/>
          <w:szCs w:val="18"/>
        </w:rPr>
        <w:t>If you call</w:t>
      </w:r>
      <w:r>
        <w:rPr>
          <w:rStyle w:val="apple-converted-space"/>
          <w:rFonts w:ascii="Verdana" w:hAnsi="Verdana"/>
          <w:color w:val="333333"/>
          <w:sz w:val="18"/>
          <w:szCs w:val="18"/>
        </w:rPr>
        <w:t> </w:t>
      </w:r>
      <w:r>
        <w:rPr>
          <w:rStyle w:val="HTMLCode"/>
          <w:rFonts w:ascii="Verdana" w:hAnsi="Verdana"/>
          <w:color w:val="333333"/>
          <w:sz w:val="16"/>
          <w:szCs w:val="16"/>
        </w:rPr>
        <w:t>Session.load()</w:t>
      </w:r>
      <w:r>
        <w:rPr>
          <w:rStyle w:val="apple-converted-space"/>
          <w:rFonts w:ascii="Verdana" w:hAnsi="Verdana"/>
          <w:color w:val="333333"/>
          <w:sz w:val="18"/>
          <w:szCs w:val="18"/>
        </w:rPr>
        <w:t> </w:t>
      </w:r>
      <w:r>
        <w:rPr>
          <w:rFonts w:ascii="Verdana" w:hAnsi="Verdana"/>
          <w:color w:val="333333"/>
          <w:sz w:val="18"/>
          <w:szCs w:val="18"/>
        </w:rPr>
        <w:t>with option</w:t>
      </w:r>
      <w:r>
        <w:rPr>
          <w:rStyle w:val="apple-converted-space"/>
          <w:rFonts w:ascii="Verdana" w:hAnsi="Verdana"/>
          <w:color w:val="333333"/>
          <w:sz w:val="18"/>
          <w:szCs w:val="18"/>
        </w:rPr>
        <w:t> </w:t>
      </w:r>
      <w:r>
        <w:rPr>
          <w:rStyle w:val="HTMLCode"/>
          <w:rFonts w:ascii="Verdana" w:hAnsi="Verdana"/>
          <w:b/>
          <w:bCs/>
          <w:color w:val="333333"/>
          <w:sz w:val="16"/>
          <w:szCs w:val="16"/>
        </w:rPr>
        <w:t>UPGRADE</w:t>
      </w:r>
      <w:r>
        <w:rPr>
          <w:rStyle w:val="apple-converted-space"/>
          <w:rFonts w:ascii="Verdana" w:hAnsi="Verdana"/>
          <w:color w:val="333333"/>
          <w:sz w:val="18"/>
          <w:szCs w:val="18"/>
        </w:rPr>
        <w:t> </w:t>
      </w:r>
      <w:r>
        <w:rPr>
          <w:rFonts w:ascii="Verdana" w:hAnsi="Verdana"/>
          <w:color w:val="333333"/>
          <w:sz w:val="18"/>
          <w:szCs w:val="18"/>
        </w:rPr>
        <w:t>or</w:t>
      </w:r>
      <w:r>
        <w:rPr>
          <w:rStyle w:val="apple-converted-space"/>
          <w:rFonts w:ascii="Verdana" w:hAnsi="Verdana"/>
          <w:color w:val="333333"/>
          <w:sz w:val="18"/>
          <w:szCs w:val="18"/>
        </w:rPr>
        <w:t> </w:t>
      </w:r>
      <w:r>
        <w:rPr>
          <w:rStyle w:val="HTMLCode"/>
          <w:rFonts w:ascii="Verdana" w:hAnsi="Verdana"/>
          <w:b/>
          <w:bCs/>
          <w:color w:val="333333"/>
          <w:sz w:val="16"/>
          <w:szCs w:val="16"/>
        </w:rPr>
        <w:t>UPGRADE_NOWAIT</w:t>
      </w:r>
      <w:r>
        <w:rPr>
          <w:rFonts w:ascii="Verdana" w:hAnsi="Verdana"/>
          <w:color w:val="333333"/>
          <w:sz w:val="18"/>
          <w:szCs w:val="18"/>
        </w:rPr>
        <w:t>, and the requested object is not already loaded by the session, the object is loaded using</w:t>
      </w:r>
      <w:r>
        <w:rPr>
          <w:rStyle w:val="apple-converted-space"/>
          <w:rFonts w:ascii="Verdana" w:hAnsi="Verdana"/>
          <w:color w:val="333333"/>
          <w:sz w:val="18"/>
          <w:szCs w:val="18"/>
        </w:rPr>
        <w:t> </w:t>
      </w:r>
      <w:r>
        <w:rPr>
          <w:rStyle w:val="HTMLCode"/>
          <w:rFonts w:ascii="Verdana" w:hAnsi="Verdana"/>
          <w:color w:val="333333"/>
          <w:sz w:val="16"/>
          <w:szCs w:val="16"/>
        </w:rPr>
        <w:t>SELECT ... FOR UPDATE</w:t>
      </w:r>
      <w:r>
        <w:rPr>
          <w:rFonts w:ascii="Verdana" w:hAnsi="Verdana"/>
          <w:color w:val="333333"/>
          <w:sz w:val="18"/>
          <w:szCs w:val="18"/>
        </w:rPr>
        <w:t>. If you call</w:t>
      </w:r>
      <w:r>
        <w:rPr>
          <w:rStyle w:val="apple-converted-space"/>
          <w:rFonts w:ascii="Verdana" w:hAnsi="Verdana"/>
          <w:color w:val="333333"/>
          <w:sz w:val="18"/>
          <w:szCs w:val="18"/>
        </w:rPr>
        <w:t> </w:t>
      </w:r>
      <w:r>
        <w:rPr>
          <w:rStyle w:val="HTMLCode"/>
          <w:rFonts w:ascii="Verdana" w:hAnsi="Verdana"/>
          <w:color w:val="333333"/>
          <w:sz w:val="16"/>
          <w:szCs w:val="16"/>
        </w:rPr>
        <w:t>load()</w:t>
      </w:r>
      <w:r>
        <w:rPr>
          <w:rStyle w:val="apple-converted-space"/>
          <w:rFonts w:ascii="Verdana" w:hAnsi="Verdana"/>
          <w:color w:val="333333"/>
          <w:sz w:val="18"/>
          <w:szCs w:val="18"/>
        </w:rPr>
        <w:t> </w:t>
      </w:r>
      <w:r>
        <w:rPr>
          <w:rFonts w:ascii="Verdana" w:hAnsi="Verdana"/>
          <w:color w:val="333333"/>
          <w:sz w:val="18"/>
          <w:szCs w:val="18"/>
        </w:rPr>
        <w:t>for an object that is already loaded with a less restrictive lock than the one you request, Hibernate calls</w:t>
      </w:r>
      <w:r>
        <w:rPr>
          <w:rStyle w:val="apple-converted-space"/>
          <w:rFonts w:ascii="Verdana" w:hAnsi="Verdana"/>
          <w:color w:val="333333"/>
          <w:sz w:val="18"/>
          <w:szCs w:val="18"/>
        </w:rPr>
        <w:t> </w:t>
      </w:r>
      <w:r>
        <w:rPr>
          <w:rStyle w:val="HTMLCode"/>
          <w:rFonts w:ascii="Verdana" w:hAnsi="Verdana"/>
          <w:color w:val="333333"/>
          <w:sz w:val="16"/>
          <w:szCs w:val="16"/>
        </w:rPr>
        <w:t>lock()</w:t>
      </w:r>
      <w:r>
        <w:rPr>
          <w:rStyle w:val="apple-converted-space"/>
          <w:rFonts w:ascii="Verdana" w:hAnsi="Verdana"/>
          <w:color w:val="333333"/>
          <w:sz w:val="18"/>
          <w:szCs w:val="18"/>
        </w:rPr>
        <w:t> </w:t>
      </w:r>
      <w:r>
        <w:rPr>
          <w:rFonts w:ascii="Verdana" w:hAnsi="Verdana"/>
          <w:color w:val="333333"/>
          <w:sz w:val="18"/>
          <w:szCs w:val="18"/>
        </w:rPr>
        <w:t>for that object.</w:t>
      </w:r>
    </w:p>
    <w:p w:rsidR="00C908D4" w:rsidRDefault="00C908D4" w:rsidP="00C908D4">
      <w:pPr>
        <w:pStyle w:val="NormalWeb"/>
        <w:spacing w:line="270" w:lineRule="atLeast"/>
        <w:ind w:left="2880"/>
        <w:jc w:val="both"/>
        <w:rPr>
          <w:rFonts w:ascii="Verdana" w:hAnsi="Verdana"/>
          <w:color w:val="333333"/>
          <w:sz w:val="18"/>
          <w:szCs w:val="18"/>
        </w:rPr>
      </w:pPr>
      <w:r>
        <w:rPr>
          <w:rStyle w:val="HTMLCode"/>
          <w:rFonts w:ascii="Verdana" w:hAnsi="Verdana"/>
          <w:color w:val="333333"/>
          <w:sz w:val="16"/>
          <w:szCs w:val="16"/>
        </w:rPr>
        <w:t>Session.lock()</w:t>
      </w:r>
      <w:r>
        <w:rPr>
          <w:rStyle w:val="apple-converted-space"/>
          <w:rFonts w:ascii="Verdana" w:hAnsi="Verdana"/>
          <w:color w:val="333333"/>
          <w:sz w:val="18"/>
          <w:szCs w:val="18"/>
        </w:rPr>
        <w:t> </w:t>
      </w:r>
      <w:r>
        <w:rPr>
          <w:rFonts w:ascii="Verdana" w:hAnsi="Verdana"/>
          <w:color w:val="333333"/>
          <w:sz w:val="18"/>
          <w:szCs w:val="18"/>
        </w:rPr>
        <w:t>performs a version number check if the specified lock mode is</w:t>
      </w:r>
      <w:r>
        <w:rPr>
          <w:rStyle w:val="apple-converted-space"/>
          <w:rFonts w:ascii="Verdana" w:hAnsi="Verdana"/>
          <w:color w:val="333333"/>
          <w:sz w:val="18"/>
          <w:szCs w:val="18"/>
        </w:rPr>
        <w:t> </w:t>
      </w:r>
      <w:r>
        <w:rPr>
          <w:rStyle w:val="HTMLCode"/>
          <w:rFonts w:ascii="Verdana" w:hAnsi="Verdana"/>
          <w:color w:val="333333"/>
          <w:sz w:val="16"/>
          <w:szCs w:val="16"/>
        </w:rPr>
        <w:t>READ</w:t>
      </w:r>
      <w:r>
        <w:rPr>
          <w:rFonts w:ascii="Verdana" w:hAnsi="Verdana"/>
          <w:color w:val="333333"/>
          <w:sz w:val="18"/>
          <w:szCs w:val="18"/>
        </w:rPr>
        <w:t>,</w:t>
      </w:r>
      <w:r>
        <w:rPr>
          <w:rStyle w:val="apple-converted-space"/>
          <w:rFonts w:ascii="Verdana" w:hAnsi="Verdana"/>
          <w:color w:val="333333"/>
          <w:sz w:val="18"/>
          <w:szCs w:val="18"/>
        </w:rPr>
        <w:t> </w:t>
      </w:r>
      <w:r>
        <w:rPr>
          <w:rStyle w:val="HTMLCode"/>
          <w:rFonts w:ascii="Verdana" w:hAnsi="Verdana"/>
          <w:color w:val="333333"/>
          <w:sz w:val="16"/>
          <w:szCs w:val="16"/>
        </w:rPr>
        <w:t>UPGRADE</w:t>
      </w:r>
      <w:r>
        <w:rPr>
          <w:rFonts w:ascii="Verdana" w:hAnsi="Verdana"/>
          <w:color w:val="333333"/>
          <w:sz w:val="18"/>
          <w:szCs w:val="18"/>
        </w:rPr>
        <w:t>, or</w:t>
      </w:r>
      <w:r>
        <w:rPr>
          <w:rStyle w:val="HTMLCode"/>
          <w:rFonts w:ascii="Verdana" w:hAnsi="Verdana"/>
          <w:color w:val="333333"/>
          <w:sz w:val="16"/>
          <w:szCs w:val="16"/>
        </w:rPr>
        <w:t>UPGRADE_NOWAIT</w:t>
      </w:r>
      <w:r>
        <w:rPr>
          <w:rFonts w:ascii="Verdana" w:hAnsi="Verdana"/>
          <w:color w:val="333333"/>
          <w:sz w:val="18"/>
          <w:szCs w:val="18"/>
        </w:rPr>
        <w:t>. In the case of</w:t>
      </w:r>
      <w:r>
        <w:rPr>
          <w:rStyle w:val="apple-converted-space"/>
          <w:rFonts w:ascii="Verdana" w:hAnsi="Verdana"/>
          <w:color w:val="333333"/>
          <w:sz w:val="18"/>
          <w:szCs w:val="18"/>
        </w:rPr>
        <w:t> </w:t>
      </w:r>
      <w:r>
        <w:rPr>
          <w:rStyle w:val="HTMLCode"/>
          <w:rFonts w:ascii="Verdana" w:hAnsi="Verdana"/>
          <w:color w:val="333333"/>
          <w:sz w:val="16"/>
          <w:szCs w:val="16"/>
        </w:rPr>
        <w:t>UPGRADE</w:t>
      </w:r>
      <w:r>
        <w:rPr>
          <w:rStyle w:val="apple-converted-space"/>
          <w:rFonts w:ascii="Verdana" w:hAnsi="Verdana"/>
          <w:color w:val="333333"/>
          <w:sz w:val="18"/>
          <w:szCs w:val="18"/>
        </w:rPr>
        <w:t> </w:t>
      </w:r>
      <w:r>
        <w:rPr>
          <w:rFonts w:ascii="Verdana" w:hAnsi="Verdana"/>
          <w:color w:val="333333"/>
          <w:sz w:val="18"/>
          <w:szCs w:val="18"/>
        </w:rPr>
        <w:t>or</w:t>
      </w:r>
      <w:r>
        <w:rPr>
          <w:rStyle w:val="apple-converted-space"/>
          <w:rFonts w:ascii="Verdana" w:hAnsi="Verdana"/>
          <w:color w:val="333333"/>
          <w:sz w:val="18"/>
          <w:szCs w:val="18"/>
        </w:rPr>
        <w:t> </w:t>
      </w:r>
      <w:r>
        <w:rPr>
          <w:rStyle w:val="HTMLCode"/>
          <w:rFonts w:ascii="Verdana" w:hAnsi="Verdana"/>
          <w:color w:val="333333"/>
          <w:sz w:val="16"/>
          <w:szCs w:val="16"/>
        </w:rPr>
        <w:t>UPGRADE_NOWAIT</w:t>
      </w:r>
      <w:r>
        <w:rPr>
          <w:rFonts w:ascii="Verdana" w:hAnsi="Verdana"/>
          <w:color w:val="333333"/>
          <w:sz w:val="18"/>
          <w:szCs w:val="18"/>
        </w:rPr>
        <w:t>,</w:t>
      </w:r>
      <w:r>
        <w:rPr>
          <w:rStyle w:val="apple-converted-space"/>
          <w:rFonts w:ascii="Verdana" w:hAnsi="Verdana"/>
          <w:color w:val="333333"/>
          <w:sz w:val="18"/>
          <w:szCs w:val="18"/>
        </w:rPr>
        <w:t> </w:t>
      </w:r>
      <w:r>
        <w:rPr>
          <w:rStyle w:val="HTMLCode"/>
          <w:rFonts w:ascii="Verdana" w:hAnsi="Verdana"/>
          <w:color w:val="333333"/>
          <w:sz w:val="16"/>
          <w:szCs w:val="16"/>
        </w:rPr>
        <w:t>SELECT ... FOR UPDATE</w:t>
      </w:r>
      <w:r>
        <w:rPr>
          <w:rStyle w:val="apple-converted-space"/>
          <w:rFonts w:ascii="Verdana" w:hAnsi="Verdana"/>
          <w:color w:val="333333"/>
          <w:sz w:val="18"/>
          <w:szCs w:val="18"/>
        </w:rPr>
        <w:t> </w:t>
      </w:r>
      <w:r>
        <w:rPr>
          <w:rFonts w:ascii="Verdana" w:hAnsi="Verdana"/>
          <w:color w:val="333333"/>
          <w:sz w:val="18"/>
          <w:szCs w:val="18"/>
        </w:rPr>
        <w:t>syntax is used.</w:t>
      </w:r>
    </w:p>
    <w:p w:rsidR="00C908D4" w:rsidRDefault="00C908D4" w:rsidP="00C908D4">
      <w:pPr>
        <w:pStyle w:val="NormalWeb"/>
        <w:spacing w:line="270" w:lineRule="atLeast"/>
        <w:ind w:left="2880"/>
        <w:jc w:val="both"/>
        <w:rPr>
          <w:rFonts w:ascii="Verdana" w:hAnsi="Verdana"/>
          <w:color w:val="333333"/>
          <w:sz w:val="18"/>
          <w:szCs w:val="18"/>
        </w:rPr>
      </w:pPr>
      <w:r>
        <w:rPr>
          <w:rFonts w:ascii="Verdana" w:hAnsi="Verdana"/>
          <w:color w:val="333333"/>
          <w:sz w:val="18"/>
          <w:szCs w:val="18"/>
        </w:rPr>
        <w:t>If the requested lock mode is not supported by the database, Hibernate uses an appropriate alternate mode instead of throwing an exception. This ensures that applications are portable.</w:t>
      </w:r>
    </w:p>
    <w:p w:rsidR="00C908D4" w:rsidRDefault="00C908D4" w:rsidP="00862B34">
      <w:bookmarkStart w:id="230" w:name="_GoBack"/>
      <w:bookmarkEnd w:id="230"/>
    </w:p>
    <w:sectPr w:rsidR="00C908D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inherit">
    <w:altName w:val="Times New Roman"/>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3in;height:3in" o:bullet="t"/>
    </w:pict>
  </w:numPicBullet>
  <w:numPicBullet w:numPicBulletId="1">
    <w:pict>
      <v:shape id="_x0000_i1029" type="#_x0000_t75" style="width:3in;height:3in" o:bullet="t"/>
    </w:pict>
  </w:numPicBullet>
  <w:abstractNum w:abstractNumId="0">
    <w:nsid w:val="FFFFFFFB"/>
    <w:multiLevelType w:val="multilevel"/>
    <w:tmpl w:val="EAA8F73A"/>
    <w:lvl w:ilvl="0">
      <w:start w:val="1"/>
      <w:numFmt w:val="decimal"/>
      <w:lvlText w:val="%1"/>
      <w:lvlJc w:val="right"/>
      <w:pPr>
        <w:tabs>
          <w:tab w:val="num" w:pos="0"/>
        </w:tabs>
        <w:ind w:left="0" w:hanging="113"/>
      </w:pPr>
      <w:rPr>
        <w:rFonts w:ascii="Arial" w:hAnsi="Arial" w:cs="Times New Roman" w:hint="default"/>
        <w:b/>
        <w:i w:val="0"/>
        <w:sz w:val="16"/>
      </w:rPr>
    </w:lvl>
    <w:lvl w:ilvl="1">
      <w:start w:val="1"/>
      <w:numFmt w:val="decimal"/>
      <w:lvlText w:val="%1.%2"/>
      <w:lvlJc w:val="right"/>
      <w:pPr>
        <w:tabs>
          <w:tab w:val="num" w:pos="0"/>
        </w:tabs>
        <w:ind w:left="0" w:hanging="113"/>
      </w:pPr>
      <w:rPr>
        <w:rFonts w:ascii="Arial" w:hAnsi="Arial" w:cs="Times New Roman" w:hint="default"/>
        <w:b/>
        <w:i w:val="0"/>
        <w:sz w:val="16"/>
      </w:rPr>
    </w:lvl>
    <w:lvl w:ilvl="2">
      <w:start w:val="1"/>
      <w:numFmt w:val="decimal"/>
      <w:lvlText w:val="%1.%2.%3"/>
      <w:lvlJc w:val="right"/>
      <w:pPr>
        <w:tabs>
          <w:tab w:val="num" w:pos="0"/>
        </w:tabs>
        <w:ind w:left="0" w:hanging="113"/>
      </w:pPr>
      <w:rPr>
        <w:rFonts w:ascii="Arial" w:hAnsi="Arial" w:cs="Times New Roman" w:hint="default"/>
        <w:b w:val="0"/>
        <w:i w:val="0"/>
        <w:sz w:val="16"/>
      </w:rPr>
    </w:lvl>
    <w:lvl w:ilvl="3">
      <w:start w:val="1"/>
      <w:numFmt w:val="decimal"/>
      <w:lvlText w:val="%1.%2.%3.%4"/>
      <w:lvlJc w:val="left"/>
      <w:pPr>
        <w:tabs>
          <w:tab w:val="num" w:pos="227"/>
        </w:tabs>
        <w:ind w:left="227" w:firstLine="0"/>
      </w:pPr>
    </w:lvl>
    <w:lvl w:ilvl="4">
      <w:start w:val="1"/>
      <w:numFmt w:val="decimal"/>
      <w:lvlText w:val="%1.%2.%3.%4.%5"/>
      <w:lvlJc w:val="left"/>
      <w:pPr>
        <w:tabs>
          <w:tab w:val="num" w:pos="227"/>
        </w:tabs>
        <w:ind w:left="227" w:firstLine="0"/>
      </w:pPr>
    </w:lvl>
    <w:lvl w:ilvl="5">
      <w:start w:val="1"/>
      <w:numFmt w:val="decimal"/>
      <w:lvlText w:val="%1.%2.%3.%4.%5.%6"/>
      <w:lvlJc w:val="left"/>
      <w:pPr>
        <w:tabs>
          <w:tab w:val="num" w:pos="227"/>
        </w:tabs>
        <w:ind w:left="227" w:firstLine="0"/>
      </w:pPr>
    </w:lvl>
    <w:lvl w:ilvl="6">
      <w:start w:val="1"/>
      <w:numFmt w:val="decimal"/>
      <w:lvlText w:val="%1.%2.%3.%4.%5.%6.%7"/>
      <w:lvlJc w:val="left"/>
      <w:pPr>
        <w:tabs>
          <w:tab w:val="num" w:pos="227"/>
        </w:tabs>
        <w:ind w:left="227" w:firstLine="0"/>
      </w:pPr>
    </w:lvl>
    <w:lvl w:ilvl="7">
      <w:start w:val="1"/>
      <w:numFmt w:val="decimal"/>
      <w:lvlText w:val="%1.%2.%3.%4.%5.%6.%7.%8"/>
      <w:lvlJc w:val="left"/>
      <w:pPr>
        <w:tabs>
          <w:tab w:val="num" w:pos="227"/>
        </w:tabs>
        <w:ind w:left="227" w:firstLine="0"/>
      </w:pPr>
    </w:lvl>
    <w:lvl w:ilvl="8">
      <w:start w:val="1"/>
      <w:numFmt w:val="decimal"/>
      <w:lvlText w:val="%1.%2.%3.%4.%5.%6.%7.%8.%9"/>
      <w:lvlJc w:val="left"/>
      <w:pPr>
        <w:tabs>
          <w:tab w:val="num" w:pos="227"/>
        </w:tabs>
        <w:ind w:left="227" w:firstLine="0"/>
      </w:pPr>
    </w:lvl>
  </w:abstractNum>
  <w:abstractNum w:abstractNumId="1">
    <w:nsid w:val="00E8039A"/>
    <w:multiLevelType w:val="multilevel"/>
    <w:tmpl w:val="BA304C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1605FE1"/>
    <w:multiLevelType w:val="multilevel"/>
    <w:tmpl w:val="ED268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57451E5"/>
    <w:multiLevelType w:val="multilevel"/>
    <w:tmpl w:val="75D4DA32"/>
    <w:lvl w:ilvl="0">
      <w:start w:val="1"/>
      <w:numFmt w:val="bullet"/>
      <w:pStyle w:val="ListBullet"/>
      <w:lvlText w:val=""/>
      <w:lvlJc w:val="left"/>
      <w:pPr>
        <w:tabs>
          <w:tab w:val="num" w:pos="357"/>
        </w:tabs>
        <w:ind w:left="357" w:hanging="357"/>
      </w:pPr>
      <w:rPr>
        <w:rFonts w:ascii="Symbol" w:hAnsi="Symbol" w:hint="default"/>
        <w:b w:val="0"/>
        <w:i w:val="0"/>
        <w:sz w:val="18"/>
      </w:rPr>
    </w:lvl>
    <w:lvl w:ilvl="1">
      <w:start w:val="1"/>
      <w:numFmt w:val="bullet"/>
      <w:pStyle w:val="ListBullet2"/>
      <w:lvlText w:val=""/>
      <w:lvlJc w:val="left"/>
      <w:pPr>
        <w:tabs>
          <w:tab w:val="num" w:pos="714"/>
        </w:tabs>
        <w:ind w:left="714" w:hanging="357"/>
      </w:pPr>
      <w:rPr>
        <w:rFonts w:ascii="Symbol" w:hAnsi="Symbol" w:hint="default"/>
        <w:b w:val="0"/>
        <w:i w:val="0"/>
        <w:sz w:val="18"/>
      </w:rPr>
    </w:lvl>
    <w:lvl w:ilvl="2">
      <w:start w:val="1"/>
      <w:numFmt w:val="bullet"/>
      <w:pStyle w:val="ListBullet3"/>
      <w:lvlText w:val=""/>
      <w:lvlJc w:val="left"/>
      <w:pPr>
        <w:tabs>
          <w:tab w:val="num" w:pos="1071"/>
        </w:tabs>
        <w:ind w:left="1071" w:hanging="357"/>
      </w:pPr>
      <w:rPr>
        <w:rFonts w:ascii="Symbol" w:hAnsi="Symbol" w:hint="default"/>
        <w:b w:val="0"/>
        <w:i w:val="0"/>
        <w:sz w:val="18"/>
      </w:rPr>
    </w:lvl>
    <w:lvl w:ilvl="3">
      <w:start w:val="1"/>
      <w:numFmt w:val="bullet"/>
      <w:pStyle w:val="ListBullet4"/>
      <w:lvlText w:val=""/>
      <w:lvlJc w:val="left"/>
      <w:pPr>
        <w:tabs>
          <w:tab w:val="num" w:pos="1429"/>
        </w:tabs>
        <w:ind w:left="1429" w:hanging="358"/>
      </w:pPr>
      <w:rPr>
        <w:rFonts w:ascii="Symbol" w:hAnsi="Symbol" w:hint="default"/>
        <w:b w:val="0"/>
        <w:i w:val="0"/>
        <w:sz w:val="18"/>
      </w:rPr>
    </w:lvl>
    <w:lvl w:ilvl="4">
      <w:start w:val="1"/>
      <w:numFmt w:val="bullet"/>
      <w:pStyle w:val="ListBullet5"/>
      <w:lvlText w:val=""/>
      <w:lvlJc w:val="left"/>
      <w:pPr>
        <w:tabs>
          <w:tab w:val="num" w:pos="1786"/>
        </w:tabs>
        <w:ind w:left="1786" w:hanging="357"/>
      </w:pPr>
      <w:rPr>
        <w:rFonts w:ascii="Symbol" w:hAnsi="Symbol" w:hint="default"/>
        <w:b w:val="0"/>
        <w:i w:val="0"/>
        <w:sz w:val="18"/>
      </w:r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4">
    <w:nsid w:val="09E11CB5"/>
    <w:multiLevelType w:val="multilevel"/>
    <w:tmpl w:val="FA427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A0B7531"/>
    <w:multiLevelType w:val="multilevel"/>
    <w:tmpl w:val="6E08C6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DB91925"/>
    <w:multiLevelType w:val="multilevel"/>
    <w:tmpl w:val="8D382DAE"/>
    <w:lvl w:ilvl="0">
      <w:start w:val="1"/>
      <w:numFmt w:val="none"/>
      <w:pStyle w:val="ListContinue"/>
      <w:suff w:val="nothing"/>
      <w:lvlText w:val=""/>
      <w:lvlJc w:val="left"/>
      <w:pPr>
        <w:tabs>
          <w:tab w:val="num" w:pos="357"/>
        </w:tabs>
        <w:ind w:left="357" w:firstLine="0"/>
      </w:pPr>
    </w:lvl>
    <w:lvl w:ilvl="1">
      <w:start w:val="1"/>
      <w:numFmt w:val="none"/>
      <w:pStyle w:val="ListContinue2"/>
      <w:suff w:val="nothing"/>
      <w:lvlText w:val=""/>
      <w:lvlJc w:val="left"/>
      <w:pPr>
        <w:tabs>
          <w:tab w:val="num" w:pos="714"/>
        </w:tabs>
        <w:ind w:left="714" w:firstLine="0"/>
      </w:pPr>
    </w:lvl>
    <w:lvl w:ilvl="2">
      <w:start w:val="1"/>
      <w:numFmt w:val="none"/>
      <w:pStyle w:val="ListContinue3"/>
      <w:suff w:val="nothing"/>
      <w:lvlText w:val=""/>
      <w:lvlJc w:val="left"/>
      <w:pPr>
        <w:tabs>
          <w:tab w:val="num" w:pos="1071"/>
        </w:tabs>
        <w:ind w:left="1071" w:firstLine="0"/>
      </w:pPr>
    </w:lvl>
    <w:lvl w:ilvl="3">
      <w:start w:val="1"/>
      <w:numFmt w:val="none"/>
      <w:pStyle w:val="ListContinue4"/>
      <w:suff w:val="nothing"/>
      <w:lvlText w:val=""/>
      <w:lvlJc w:val="left"/>
      <w:pPr>
        <w:tabs>
          <w:tab w:val="num" w:pos="1429"/>
        </w:tabs>
        <w:ind w:left="1429" w:firstLine="0"/>
      </w:pPr>
    </w:lvl>
    <w:lvl w:ilvl="4">
      <w:start w:val="1"/>
      <w:numFmt w:val="none"/>
      <w:pStyle w:val="ListContinue5"/>
      <w:suff w:val="nothing"/>
      <w:lvlText w:val=""/>
      <w:lvlJc w:val="left"/>
      <w:pPr>
        <w:tabs>
          <w:tab w:val="num" w:pos="1786"/>
        </w:tabs>
        <w:ind w:left="1786" w:firstLine="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7">
    <w:nsid w:val="11CB4FB9"/>
    <w:multiLevelType w:val="multilevel"/>
    <w:tmpl w:val="9F60C868"/>
    <w:lvl w:ilvl="0">
      <w:start w:val="1"/>
      <w:numFmt w:val="decimal"/>
      <w:pStyle w:val="ListNumber"/>
      <w:lvlText w:val="%1."/>
      <w:lvlJc w:val="left"/>
      <w:pPr>
        <w:tabs>
          <w:tab w:val="num" w:pos="357"/>
        </w:tabs>
        <w:ind w:left="357" w:hanging="357"/>
      </w:pPr>
      <w:rPr>
        <w:rFonts w:ascii="Arial" w:hAnsi="Arial"/>
        <w:b w:val="0"/>
        <w:i w:val="0"/>
        <w:sz w:val="16"/>
      </w:rPr>
    </w:lvl>
    <w:lvl w:ilvl="1">
      <w:start w:val="1"/>
      <w:numFmt w:val="decimal"/>
      <w:pStyle w:val="ListNumber2"/>
      <w:lvlText w:val="%2."/>
      <w:lvlJc w:val="left"/>
      <w:pPr>
        <w:tabs>
          <w:tab w:val="num" w:pos="714"/>
        </w:tabs>
        <w:ind w:left="714" w:hanging="357"/>
      </w:pPr>
      <w:rPr>
        <w:rFonts w:ascii="Arial" w:hAnsi="Arial"/>
        <w:b w:val="0"/>
        <w:i w:val="0"/>
        <w:sz w:val="16"/>
      </w:rPr>
    </w:lvl>
    <w:lvl w:ilvl="2">
      <w:start w:val="1"/>
      <w:numFmt w:val="decimal"/>
      <w:pStyle w:val="ListNumber3"/>
      <w:lvlText w:val="%3."/>
      <w:lvlJc w:val="left"/>
      <w:pPr>
        <w:tabs>
          <w:tab w:val="num" w:pos="1071"/>
        </w:tabs>
        <w:ind w:left="1071" w:hanging="357"/>
      </w:pPr>
      <w:rPr>
        <w:rFonts w:ascii="Arial" w:hAnsi="Arial"/>
        <w:b w:val="0"/>
        <w:i w:val="0"/>
        <w:sz w:val="16"/>
      </w:rPr>
    </w:lvl>
    <w:lvl w:ilvl="3">
      <w:start w:val="1"/>
      <w:numFmt w:val="decimal"/>
      <w:pStyle w:val="ListNumber4"/>
      <w:lvlText w:val="%4."/>
      <w:lvlJc w:val="left"/>
      <w:pPr>
        <w:tabs>
          <w:tab w:val="num" w:pos="1429"/>
        </w:tabs>
        <w:ind w:left="1429" w:hanging="358"/>
      </w:pPr>
      <w:rPr>
        <w:rFonts w:ascii="Arial" w:hAnsi="Arial"/>
        <w:b w:val="0"/>
        <w:i w:val="0"/>
        <w:sz w:val="16"/>
      </w:rPr>
    </w:lvl>
    <w:lvl w:ilvl="4">
      <w:start w:val="1"/>
      <w:numFmt w:val="decimal"/>
      <w:pStyle w:val="ListNumber5"/>
      <w:lvlText w:val="%5."/>
      <w:lvlJc w:val="left"/>
      <w:pPr>
        <w:tabs>
          <w:tab w:val="num" w:pos="1786"/>
        </w:tabs>
        <w:ind w:left="1786" w:hanging="357"/>
      </w:pPr>
      <w:rPr>
        <w:rFonts w:ascii="Arial" w:hAnsi="Arial"/>
        <w:b w:val="0"/>
        <w:i w:val="0"/>
        <w:sz w:val="16"/>
      </w:r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8">
    <w:nsid w:val="135546E4"/>
    <w:multiLevelType w:val="multilevel"/>
    <w:tmpl w:val="A5764A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35E42A9"/>
    <w:multiLevelType w:val="multilevel"/>
    <w:tmpl w:val="187A614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nsid w:val="1D266927"/>
    <w:multiLevelType w:val="hybridMultilevel"/>
    <w:tmpl w:val="7D12C2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2640DF2"/>
    <w:multiLevelType w:val="multilevel"/>
    <w:tmpl w:val="3C42335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2">
    <w:nsid w:val="22EE4D14"/>
    <w:multiLevelType w:val="multilevel"/>
    <w:tmpl w:val="986E28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55B4391"/>
    <w:multiLevelType w:val="multilevel"/>
    <w:tmpl w:val="A41C2D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5667F36"/>
    <w:multiLevelType w:val="multilevel"/>
    <w:tmpl w:val="09E4AE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8864949"/>
    <w:multiLevelType w:val="multilevel"/>
    <w:tmpl w:val="93D6F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2923566D"/>
    <w:multiLevelType w:val="multilevel"/>
    <w:tmpl w:val="C96233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2B6152D6"/>
    <w:multiLevelType w:val="multilevel"/>
    <w:tmpl w:val="9F1435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PicBulletId w:val="0"/>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8">
    <w:nsid w:val="2D17095B"/>
    <w:multiLevelType w:val="multilevel"/>
    <w:tmpl w:val="FECEA934"/>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19">
    <w:nsid w:val="341A7E4C"/>
    <w:multiLevelType w:val="multilevel"/>
    <w:tmpl w:val="D95630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349A42B3"/>
    <w:multiLevelType w:val="multilevel"/>
    <w:tmpl w:val="DA58EA1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PicBulletId w:val="1"/>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1">
    <w:nsid w:val="35EA7E50"/>
    <w:multiLevelType w:val="multilevel"/>
    <w:tmpl w:val="21C014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3BB0027E"/>
    <w:multiLevelType w:val="multilevel"/>
    <w:tmpl w:val="A76A1B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3CA66D69"/>
    <w:multiLevelType w:val="multilevel"/>
    <w:tmpl w:val="453EBD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450D46AD"/>
    <w:multiLevelType w:val="multilevel"/>
    <w:tmpl w:val="35C41B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454115DC"/>
    <w:multiLevelType w:val="multilevel"/>
    <w:tmpl w:val="7A5CA1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486C1F4F"/>
    <w:multiLevelType w:val="hybridMultilevel"/>
    <w:tmpl w:val="26FE52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B484CEF"/>
    <w:multiLevelType w:val="multilevel"/>
    <w:tmpl w:val="2AA4577A"/>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28">
    <w:nsid w:val="4F360731"/>
    <w:multiLevelType w:val="multilevel"/>
    <w:tmpl w:val="0A440C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51667889"/>
    <w:multiLevelType w:val="multilevel"/>
    <w:tmpl w:val="02CC9E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5D7819CB"/>
    <w:multiLevelType w:val="multilevel"/>
    <w:tmpl w:val="5254F4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666A4B96"/>
    <w:multiLevelType w:val="multilevel"/>
    <w:tmpl w:val="FECEA934"/>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32">
    <w:nsid w:val="685C5822"/>
    <w:multiLevelType w:val="multilevel"/>
    <w:tmpl w:val="C9FE94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6DC1631F"/>
    <w:multiLevelType w:val="multilevel"/>
    <w:tmpl w:val="D98419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6F0E439D"/>
    <w:multiLevelType w:val="multilevel"/>
    <w:tmpl w:val="61D82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72D35BE1"/>
    <w:multiLevelType w:val="multilevel"/>
    <w:tmpl w:val="B8F2B6A2"/>
    <w:lvl w:ilvl="0">
      <w:start w:val="1"/>
      <w:numFmt w:val="none"/>
      <w:pStyle w:val="List"/>
      <w:suff w:val="nothing"/>
      <w:lvlText w:val=""/>
      <w:lvlJc w:val="left"/>
      <w:pPr>
        <w:tabs>
          <w:tab w:val="num" w:pos="357"/>
        </w:tabs>
        <w:ind w:left="357" w:firstLine="0"/>
      </w:pPr>
    </w:lvl>
    <w:lvl w:ilvl="1">
      <w:start w:val="1"/>
      <w:numFmt w:val="none"/>
      <w:pStyle w:val="List2"/>
      <w:suff w:val="nothing"/>
      <w:lvlText w:val=""/>
      <w:lvlJc w:val="left"/>
      <w:pPr>
        <w:tabs>
          <w:tab w:val="num" w:pos="714"/>
        </w:tabs>
        <w:ind w:left="714" w:firstLine="0"/>
      </w:pPr>
    </w:lvl>
    <w:lvl w:ilvl="2">
      <w:start w:val="1"/>
      <w:numFmt w:val="none"/>
      <w:pStyle w:val="List3"/>
      <w:suff w:val="nothing"/>
      <w:lvlText w:val=""/>
      <w:lvlJc w:val="left"/>
      <w:pPr>
        <w:tabs>
          <w:tab w:val="num" w:pos="1071"/>
        </w:tabs>
        <w:ind w:left="1071" w:firstLine="0"/>
      </w:pPr>
    </w:lvl>
    <w:lvl w:ilvl="3">
      <w:start w:val="1"/>
      <w:numFmt w:val="none"/>
      <w:pStyle w:val="List4"/>
      <w:suff w:val="nothing"/>
      <w:lvlText w:val=""/>
      <w:lvlJc w:val="left"/>
      <w:pPr>
        <w:tabs>
          <w:tab w:val="num" w:pos="1429"/>
        </w:tabs>
        <w:ind w:left="1429" w:firstLine="0"/>
      </w:pPr>
    </w:lvl>
    <w:lvl w:ilvl="4">
      <w:start w:val="1"/>
      <w:numFmt w:val="none"/>
      <w:pStyle w:val="List5"/>
      <w:suff w:val="nothing"/>
      <w:lvlText w:val=""/>
      <w:lvlJc w:val="left"/>
      <w:pPr>
        <w:tabs>
          <w:tab w:val="num" w:pos="1786"/>
        </w:tabs>
        <w:ind w:left="1786" w:firstLine="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6">
    <w:nsid w:val="731A7FF0"/>
    <w:multiLevelType w:val="hybridMultilevel"/>
    <w:tmpl w:val="BA4EC9DA"/>
    <w:lvl w:ilvl="0" w:tplc="0809000F">
      <w:start w:val="2"/>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37">
    <w:nsid w:val="75081833"/>
    <w:multiLevelType w:val="multilevel"/>
    <w:tmpl w:val="2AA4577A"/>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38">
    <w:nsid w:val="7F9F3896"/>
    <w:multiLevelType w:val="multilevel"/>
    <w:tmpl w:val="27B81C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25"/>
  </w:num>
  <w:num w:numId="3">
    <w:abstractNumId w:val="24"/>
  </w:num>
  <w:num w:numId="4">
    <w:abstractNumId w:val="12"/>
  </w:num>
  <w:num w:numId="5">
    <w:abstractNumId w:val="33"/>
  </w:num>
  <w:num w:numId="6">
    <w:abstractNumId w:val="32"/>
  </w:num>
  <w:num w:numId="7">
    <w:abstractNumId w:val="38"/>
  </w:num>
  <w:num w:numId="8">
    <w:abstractNumId w:val="16"/>
  </w:num>
  <w:num w:numId="9">
    <w:abstractNumId w:val="30"/>
  </w:num>
  <w:num w:numId="10">
    <w:abstractNumId w:val="26"/>
  </w:num>
  <w:num w:numId="11">
    <w:abstractNumId w:val="2"/>
  </w:num>
  <w:num w:numId="12">
    <w:abstractNumId w:val="15"/>
  </w:num>
  <w:num w:numId="13">
    <w:abstractNumId w:val="13"/>
  </w:num>
  <w:num w:numId="14">
    <w:abstractNumId w:val="19"/>
  </w:num>
  <w:num w:numId="15">
    <w:abstractNumId w:val="8"/>
  </w:num>
  <w:num w:numId="16">
    <w:abstractNumId w:val="29"/>
  </w:num>
  <w:num w:numId="17">
    <w:abstractNumId w:val="14"/>
  </w:num>
  <w:num w:numId="18">
    <w:abstractNumId w:val="22"/>
  </w:num>
  <w:num w:numId="19">
    <w:abstractNumId w:val="28"/>
  </w:num>
  <w:num w:numId="20">
    <w:abstractNumId w:val="37"/>
    <w:lvlOverride w:ilvl="0">
      <w:lvl w:ilvl="0">
        <w:numFmt w:val="bullet"/>
        <w:lvlText w:val=""/>
        <w:lvlJc w:val="left"/>
        <w:pPr>
          <w:tabs>
            <w:tab w:val="num" w:pos="720"/>
          </w:tabs>
          <w:ind w:left="720" w:hanging="360"/>
        </w:pPr>
        <w:rPr>
          <w:rFonts w:ascii="Symbol" w:hAnsi="Symbol" w:hint="default"/>
          <w:sz w:val="20"/>
        </w:rPr>
      </w:lvl>
    </w:lvlOverride>
  </w:num>
  <w:num w:numId="21">
    <w:abstractNumId w:val="27"/>
  </w:num>
  <w:num w:numId="2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
    <w:lvlOverride w:ilvl="0"/>
    <w:lvlOverride w:ilvl="1"/>
    <w:lvlOverride w:ilvl="2"/>
    <w:lvlOverride w:ilvl="3"/>
    <w:lvlOverride w:ilvl="4"/>
    <w:lvlOverride w:ilvl="5">
      <w:startOverride w:val="1"/>
    </w:lvlOverride>
    <w:lvlOverride w:ilvl="6">
      <w:startOverride w:val="1"/>
    </w:lvlOverride>
    <w:lvlOverride w:ilvl="7">
      <w:startOverride w:val="1"/>
    </w:lvlOverride>
    <w:lvlOverride w:ilvl="8">
      <w:startOverride w:val="1"/>
    </w:lvlOverride>
  </w:num>
  <w:num w:numId="2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6"/>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7"/>
  </w:num>
  <w:num w:numId="30">
    <w:abstractNumId w:val="20"/>
  </w:num>
  <w:num w:numId="3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0"/>
  </w:num>
  <w:num w:numId="33">
    <w:abstractNumId w:val="21"/>
  </w:num>
  <w:num w:numId="34">
    <w:abstractNumId w:val="1"/>
  </w:num>
  <w:num w:numId="35">
    <w:abstractNumId w:val="23"/>
  </w:num>
  <w:num w:numId="36">
    <w:abstractNumId w:val="5"/>
  </w:num>
  <w:num w:numId="37">
    <w:abstractNumId w:val="31"/>
    <w:lvlOverride w:ilvl="0">
      <w:lvl w:ilvl="0">
        <w:numFmt w:val="bullet"/>
        <w:lvlText w:val=""/>
        <w:lvlJc w:val="left"/>
        <w:pPr>
          <w:tabs>
            <w:tab w:val="num" w:pos="720"/>
          </w:tabs>
          <w:ind w:left="720" w:hanging="360"/>
        </w:pPr>
        <w:rPr>
          <w:rFonts w:ascii="Symbol" w:hAnsi="Symbol" w:hint="default"/>
          <w:sz w:val="20"/>
        </w:rPr>
      </w:lvl>
    </w:lvlOverride>
  </w:num>
  <w:num w:numId="38">
    <w:abstractNumId w:val="18"/>
  </w:num>
  <w:num w:numId="39">
    <w:abstractNumId w:val="34"/>
  </w:num>
  <w:num w:numId="4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77AC7"/>
    <w:rsid w:val="000242D4"/>
    <w:rsid w:val="00077AC7"/>
    <w:rsid w:val="00083A24"/>
    <w:rsid w:val="000870FF"/>
    <w:rsid w:val="000A6D5A"/>
    <w:rsid w:val="000B5E22"/>
    <w:rsid w:val="000E1EBD"/>
    <w:rsid w:val="000F0F98"/>
    <w:rsid w:val="00142923"/>
    <w:rsid w:val="001A298C"/>
    <w:rsid w:val="00276C3C"/>
    <w:rsid w:val="00287435"/>
    <w:rsid w:val="002A0058"/>
    <w:rsid w:val="00314F3E"/>
    <w:rsid w:val="00342FB9"/>
    <w:rsid w:val="00353F99"/>
    <w:rsid w:val="00354313"/>
    <w:rsid w:val="00363FF5"/>
    <w:rsid w:val="00380AAF"/>
    <w:rsid w:val="00384743"/>
    <w:rsid w:val="00395595"/>
    <w:rsid w:val="003A1C77"/>
    <w:rsid w:val="003B4422"/>
    <w:rsid w:val="003F1475"/>
    <w:rsid w:val="0040448F"/>
    <w:rsid w:val="0043508E"/>
    <w:rsid w:val="00487CE0"/>
    <w:rsid w:val="004F3938"/>
    <w:rsid w:val="004F5092"/>
    <w:rsid w:val="00542EE4"/>
    <w:rsid w:val="00577DEC"/>
    <w:rsid w:val="005A19B9"/>
    <w:rsid w:val="005C5E78"/>
    <w:rsid w:val="005E43FB"/>
    <w:rsid w:val="00604901"/>
    <w:rsid w:val="00606DEE"/>
    <w:rsid w:val="00623891"/>
    <w:rsid w:val="00650216"/>
    <w:rsid w:val="006A4AD2"/>
    <w:rsid w:val="006E46C7"/>
    <w:rsid w:val="007077DE"/>
    <w:rsid w:val="00717ED7"/>
    <w:rsid w:val="007901C5"/>
    <w:rsid w:val="007B7617"/>
    <w:rsid w:val="007E428E"/>
    <w:rsid w:val="0081101F"/>
    <w:rsid w:val="0084333F"/>
    <w:rsid w:val="00862B34"/>
    <w:rsid w:val="00875B62"/>
    <w:rsid w:val="008B303D"/>
    <w:rsid w:val="008D34F9"/>
    <w:rsid w:val="008E217A"/>
    <w:rsid w:val="008E56E4"/>
    <w:rsid w:val="008F0F18"/>
    <w:rsid w:val="00910063"/>
    <w:rsid w:val="009105B4"/>
    <w:rsid w:val="009138F9"/>
    <w:rsid w:val="009140A8"/>
    <w:rsid w:val="009179ED"/>
    <w:rsid w:val="00935A2A"/>
    <w:rsid w:val="0094171E"/>
    <w:rsid w:val="0095274E"/>
    <w:rsid w:val="009B1E70"/>
    <w:rsid w:val="009B3D81"/>
    <w:rsid w:val="009D2BA4"/>
    <w:rsid w:val="00A00CBF"/>
    <w:rsid w:val="00A05020"/>
    <w:rsid w:val="00A522B2"/>
    <w:rsid w:val="00A86D8A"/>
    <w:rsid w:val="00AA2EB1"/>
    <w:rsid w:val="00B4052E"/>
    <w:rsid w:val="00B901B8"/>
    <w:rsid w:val="00BC4950"/>
    <w:rsid w:val="00BF183F"/>
    <w:rsid w:val="00BF3D1A"/>
    <w:rsid w:val="00C363C9"/>
    <w:rsid w:val="00C661DB"/>
    <w:rsid w:val="00C70F9A"/>
    <w:rsid w:val="00C83EDF"/>
    <w:rsid w:val="00C908D4"/>
    <w:rsid w:val="00C93074"/>
    <w:rsid w:val="00CA5728"/>
    <w:rsid w:val="00CA58D2"/>
    <w:rsid w:val="00D06F15"/>
    <w:rsid w:val="00D34DEF"/>
    <w:rsid w:val="00D43F78"/>
    <w:rsid w:val="00D547EC"/>
    <w:rsid w:val="00D57428"/>
    <w:rsid w:val="00D80A20"/>
    <w:rsid w:val="00DA2C86"/>
    <w:rsid w:val="00DE683D"/>
    <w:rsid w:val="00E07008"/>
    <w:rsid w:val="00E36B15"/>
    <w:rsid w:val="00E436A9"/>
    <w:rsid w:val="00EA1B49"/>
    <w:rsid w:val="00EA4C29"/>
    <w:rsid w:val="00EE31BA"/>
    <w:rsid w:val="00F072D6"/>
    <w:rsid w:val="00F26CD2"/>
    <w:rsid w:val="00F60CBB"/>
    <w:rsid w:val="00FC56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ity"/>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1" w:qFormat="1"/>
    <w:lsdException w:name="heading 3" w:uiPriority="9" w:qFormat="1"/>
    <w:lsdException w:name="heading 4" w:uiPriority="1" w:qFormat="1"/>
    <w:lsdException w:name="heading 5" w:uiPriority="9" w:qFormat="1"/>
    <w:lsdException w:name="heading 6" w:uiPriority="1" w:qFormat="1"/>
    <w:lsdException w:name="heading 7" w:uiPriority="1" w:qFormat="1"/>
    <w:lsdException w:name="heading 8" w:uiPriority="1" w:qFormat="1"/>
    <w:lsdException w:name="heading 9" w:uiPriority="1" w:qFormat="1"/>
    <w:lsdException w:name="toc 1" w:uiPriority="1"/>
    <w:lsdException w:name="toc 2" w:uiPriority="1"/>
    <w:lsdException w:name="toc 3" w:uiPriority="1"/>
    <w:lsdException w:name="toc 4" w:uiPriority="1"/>
    <w:lsdException w:name="toc 5" w:uiPriority="1"/>
    <w:lsdException w:name="toc 6" w:uiPriority="1"/>
    <w:lsdException w:name="toc 7" w:uiPriority="1"/>
    <w:lsdException w:name="toc 8" w:uiPriority="1"/>
    <w:lsdException w:name="toc 9" w:uiPriority="1"/>
    <w:lsdException w:name="header" w:uiPriority="1"/>
    <w:lsdException w:name="footer" w:uiPriority="1"/>
    <w:lsdException w:name="caption" w:uiPriority="35" w:qFormat="1"/>
    <w:lsdException w:name="page number" w:uiPriority="1"/>
    <w:lsdException w:name="List" w:uiPriority="1" w:qFormat="1"/>
    <w:lsdException w:name="List Bullet" w:uiPriority="1" w:qFormat="1"/>
    <w:lsdException w:name="List Number" w:uiPriority="1" w:qFormat="1"/>
    <w:lsdException w:name="List 2" w:uiPriority="1" w:qFormat="1"/>
    <w:lsdException w:name="List 3" w:uiPriority="1" w:qFormat="1"/>
    <w:lsdException w:name="List 4" w:uiPriority="1"/>
    <w:lsdException w:name="List 5" w:uiPriority="1"/>
    <w:lsdException w:name="List Bullet 2" w:uiPriority="1" w:qFormat="1"/>
    <w:lsdException w:name="List Bullet 3" w:uiPriority="1" w:qFormat="1"/>
    <w:lsdException w:name="List Bullet 4" w:uiPriority="1"/>
    <w:lsdException w:name="List Bullet 5" w:uiPriority="1"/>
    <w:lsdException w:name="List Number 2" w:uiPriority="1" w:qFormat="1"/>
    <w:lsdException w:name="List Number 3" w:uiPriority="1" w:qFormat="1"/>
    <w:lsdException w:name="List Number 4" w:uiPriority="1"/>
    <w:lsdException w:name="List Number 5" w:uiPriority="1"/>
    <w:lsdException w:name="Title" w:semiHidden="0" w:uiPriority="10" w:unhideWhenUsed="0" w:qFormat="1"/>
    <w:lsdException w:name="Default Paragraph Font" w:uiPriority="1"/>
    <w:lsdException w:name="Body Text" w:qFormat="1"/>
    <w:lsdException w:name="List Continue" w:uiPriority="1" w:qFormat="1"/>
    <w:lsdException w:name="List Continue 2" w:uiPriority="1" w:qFormat="1"/>
    <w:lsdException w:name="List Continue 3" w:uiPriority="1" w:qFormat="1"/>
    <w:lsdException w:name="List Continue 4" w:uiPriority="1"/>
    <w:lsdException w:name="List Continue 5"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1"/>
    <w:qFormat/>
    <w:rsid w:val="00862B3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1"/>
    <w:semiHidden/>
    <w:unhideWhenUsed/>
    <w:qFormat/>
    <w:rsid w:val="00B901B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5E43FB"/>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1"/>
    <w:semiHidden/>
    <w:unhideWhenUsed/>
    <w:qFormat/>
    <w:rsid w:val="00862B34"/>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Heading4"/>
    <w:next w:val="Normal"/>
    <w:link w:val="Heading5Char"/>
    <w:uiPriority w:val="9"/>
    <w:semiHidden/>
    <w:unhideWhenUsed/>
    <w:qFormat/>
    <w:rsid w:val="004F5092"/>
    <w:pPr>
      <w:keepNext w:val="0"/>
      <w:keepLines w:val="0"/>
      <w:overflowPunct w:val="0"/>
      <w:autoSpaceDE w:val="0"/>
      <w:autoSpaceDN w:val="0"/>
      <w:adjustRightInd w:val="0"/>
      <w:spacing w:before="280" w:line="260" w:lineRule="exact"/>
      <w:outlineLvl w:val="4"/>
    </w:pPr>
    <w:rPr>
      <w:rFonts w:ascii="Times New Roman" w:eastAsiaTheme="minorEastAsia" w:hAnsi="Times New Roman" w:cs="Times New Roman"/>
      <w:b w:val="0"/>
      <w:bCs w:val="0"/>
      <w:i w:val="0"/>
      <w:iCs w:val="0"/>
      <w:color w:val="auto"/>
      <w:sz w:val="24"/>
      <w:szCs w:val="20"/>
      <w:lang w:val="en-GB" w:eastAsia="ja-JP"/>
    </w:rPr>
  </w:style>
  <w:style w:type="paragraph" w:styleId="Heading6">
    <w:name w:val="heading 6"/>
    <w:basedOn w:val="Heading5"/>
    <w:next w:val="Normal"/>
    <w:link w:val="Heading6Char"/>
    <w:uiPriority w:val="1"/>
    <w:semiHidden/>
    <w:unhideWhenUsed/>
    <w:qFormat/>
    <w:rsid w:val="004F5092"/>
    <w:pPr>
      <w:outlineLvl w:val="5"/>
    </w:pPr>
  </w:style>
  <w:style w:type="paragraph" w:styleId="Heading7">
    <w:name w:val="heading 7"/>
    <w:basedOn w:val="Heading6"/>
    <w:next w:val="Normal"/>
    <w:link w:val="Heading7Char"/>
    <w:uiPriority w:val="1"/>
    <w:semiHidden/>
    <w:unhideWhenUsed/>
    <w:qFormat/>
    <w:rsid w:val="004F5092"/>
    <w:pPr>
      <w:outlineLvl w:val="6"/>
    </w:pPr>
  </w:style>
  <w:style w:type="paragraph" w:styleId="Heading8">
    <w:name w:val="heading 8"/>
    <w:basedOn w:val="Heading7"/>
    <w:next w:val="Normal"/>
    <w:link w:val="Heading8Char"/>
    <w:uiPriority w:val="1"/>
    <w:semiHidden/>
    <w:unhideWhenUsed/>
    <w:qFormat/>
    <w:rsid w:val="004F5092"/>
    <w:pPr>
      <w:outlineLvl w:val="7"/>
    </w:pPr>
  </w:style>
  <w:style w:type="paragraph" w:styleId="Heading9">
    <w:name w:val="heading 9"/>
    <w:basedOn w:val="Heading8"/>
    <w:next w:val="Normal"/>
    <w:link w:val="Heading9Char"/>
    <w:uiPriority w:val="1"/>
    <w:semiHidden/>
    <w:unhideWhenUsed/>
    <w:qFormat/>
    <w:rsid w:val="004F5092"/>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5E43FB"/>
    <w:rPr>
      <w:rFonts w:ascii="Times New Roman" w:eastAsia="Times New Roman" w:hAnsi="Times New Roman" w:cs="Times New Roman"/>
      <w:b/>
      <w:bCs/>
      <w:sz w:val="27"/>
      <w:szCs w:val="27"/>
    </w:rPr>
  </w:style>
  <w:style w:type="paragraph" w:styleId="NormalWeb">
    <w:name w:val="Normal (Web)"/>
    <w:basedOn w:val="Normal"/>
    <w:uiPriority w:val="99"/>
    <w:unhideWhenUsed/>
    <w:rsid w:val="005E43F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5E43FB"/>
    <w:rPr>
      <w:color w:val="0000FF"/>
      <w:u w:val="single"/>
    </w:rPr>
  </w:style>
  <w:style w:type="character" w:customStyle="1" w:styleId="apple-converted-space">
    <w:name w:val="apple-converted-space"/>
    <w:basedOn w:val="DefaultParagraphFont"/>
    <w:rsid w:val="005E43FB"/>
  </w:style>
  <w:style w:type="character" w:customStyle="1" w:styleId="keyword">
    <w:name w:val="keyword"/>
    <w:basedOn w:val="DefaultParagraphFont"/>
    <w:rsid w:val="005E43FB"/>
  </w:style>
  <w:style w:type="character" w:customStyle="1" w:styleId="number">
    <w:name w:val="number"/>
    <w:basedOn w:val="DefaultParagraphFont"/>
    <w:rsid w:val="005E43FB"/>
  </w:style>
  <w:style w:type="character" w:customStyle="1" w:styleId="comment">
    <w:name w:val="comment"/>
    <w:basedOn w:val="DefaultParagraphFont"/>
    <w:rsid w:val="005E43FB"/>
  </w:style>
  <w:style w:type="paragraph" w:styleId="BalloonText">
    <w:name w:val="Balloon Text"/>
    <w:basedOn w:val="Normal"/>
    <w:link w:val="BalloonTextChar"/>
    <w:uiPriority w:val="99"/>
    <w:semiHidden/>
    <w:unhideWhenUsed/>
    <w:rsid w:val="00875B6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75B62"/>
    <w:rPr>
      <w:rFonts w:ascii="Tahoma" w:hAnsi="Tahoma" w:cs="Tahoma"/>
      <w:sz w:val="16"/>
      <w:szCs w:val="16"/>
    </w:rPr>
  </w:style>
  <w:style w:type="character" w:customStyle="1" w:styleId="Heading1Char">
    <w:name w:val="Heading 1 Char"/>
    <w:basedOn w:val="DefaultParagraphFont"/>
    <w:link w:val="Heading1"/>
    <w:uiPriority w:val="1"/>
    <w:rsid w:val="00862B34"/>
    <w:rPr>
      <w:rFonts w:asciiTheme="majorHAnsi" w:eastAsiaTheme="majorEastAsia" w:hAnsiTheme="majorHAnsi" w:cstheme="majorBidi"/>
      <w:b/>
      <w:bCs/>
      <w:color w:val="365F91" w:themeColor="accent1" w:themeShade="BF"/>
      <w:sz w:val="28"/>
      <w:szCs w:val="28"/>
    </w:rPr>
  </w:style>
  <w:style w:type="character" w:customStyle="1" w:styleId="Heading4Char">
    <w:name w:val="Heading 4 Char"/>
    <w:basedOn w:val="DefaultParagraphFont"/>
    <w:link w:val="Heading4"/>
    <w:uiPriority w:val="1"/>
    <w:semiHidden/>
    <w:rsid w:val="00862B34"/>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D43F78"/>
    <w:pPr>
      <w:ind w:left="720"/>
      <w:contextualSpacing/>
    </w:pPr>
  </w:style>
  <w:style w:type="character" w:styleId="Emphasis">
    <w:name w:val="Emphasis"/>
    <w:basedOn w:val="DefaultParagraphFont"/>
    <w:uiPriority w:val="20"/>
    <w:qFormat/>
    <w:rsid w:val="00717ED7"/>
    <w:rPr>
      <w:i/>
      <w:iCs/>
    </w:rPr>
  </w:style>
  <w:style w:type="table" w:styleId="TableGrid">
    <w:name w:val="Table Grid"/>
    <w:basedOn w:val="TableNormal"/>
    <w:rsid w:val="006E46C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E07008"/>
    <w:rPr>
      <w:b/>
      <w:bCs/>
    </w:rPr>
  </w:style>
  <w:style w:type="character" w:styleId="HTMLCode">
    <w:name w:val="HTML Code"/>
    <w:basedOn w:val="DefaultParagraphFont"/>
    <w:uiPriority w:val="99"/>
    <w:semiHidden/>
    <w:unhideWhenUsed/>
    <w:rsid w:val="00542EE4"/>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380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80AAF"/>
    <w:rPr>
      <w:rFonts w:ascii="Courier New" w:eastAsia="Times New Roman" w:hAnsi="Courier New" w:cs="Courier New"/>
      <w:sz w:val="20"/>
      <w:szCs w:val="20"/>
    </w:rPr>
  </w:style>
  <w:style w:type="character" w:customStyle="1" w:styleId="javaplain">
    <w:name w:val="java_plain"/>
    <w:basedOn w:val="DefaultParagraphFont"/>
    <w:rsid w:val="00380AAF"/>
  </w:style>
  <w:style w:type="character" w:customStyle="1" w:styleId="javatype">
    <w:name w:val="java_type"/>
    <w:basedOn w:val="DefaultParagraphFont"/>
    <w:rsid w:val="00380AAF"/>
  </w:style>
  <w:style w:type="character" w:customStyle="1" w:styleId="Heading2Char">
    <w:name w:val="Heading 2 Char"/>
    <w:basedOn w:val="DefaultParagraphFont"/>
    <w:link w:val="Heading2"/>
    <w:uiPriority w:val="1"/>
    <w:semiHidden/>
    <w:rsid w:val="00B901B8"/>
    <w:rPr>
      <w:rFonts w:asciiTheme="majorHAnsi" w:eastAsiaTheme="majorEastAsia" w:hAnsiTheme="majorHAnsi" w:cstheme="majorBidi"/>
      <w:b/>
      <w:bCs/>
      <w:color w:val="4F81BD" w:themeColor="accent1"/>
      <w:sz w:val="26"/>
      <w:szCs w:val="26"/>
    </w:rPr>
  </w:style>
  <w:style w:type="character" w:customStyle="1" w:styleId="token">
    <w:name w:val="token"/>
    <w:basedOn w:val="DefaultParagraphFont"/>
    <w:rsid w:val="00B901B8"/>
  </w:style>
  <w:style w:type="character" w:customStyle="1" w:styleId="javaseparator">
    <w:name w:val="java_separator"/>
    <w:basedOn w:val="DefaultParagraphFont"/>
    <w:rsid w:val="007901C5"/>
  </w:style>
  <w:style w:type="character" w:customStyle="1" w:styleId="string">
    <w:name w:val="string"/>
    <w:basedOn w:val="DefaultParagraphFont"/>
    <w:rsid w:val="00D06F15"/>
  </w:style>
  <w:style w:type="character" w:customStyle="1" w:styleId="Heading5Char">
    <w:name w:val="Heading 5 Char"/>
    <w:basedOn w:val="DefaultParagraphFont"/>
    <w:link w:val="Heading5"/>
    <w:uiPriority w:val="9"/>
    <w:semiHidden/>
    <w:rsid w:val="004F5092"/>
    <w:rPr>
      <w:rFonts w:ascii="Times New Roman" w:eastAsiaTheme="minorEastAsia" w:hAnsi="Times New Roman" w:cs="Times New Roman"/>
      <w:sz w:val="24"/>
      <w:szCs w:val="20"/>
      <w:lang w:val="en-GB" w:eastAsia="ja-JP"/>
    </w:rPr>
  </w:style>
  <w:style w:type="character" w:customStyle="1" w:styleId="Heading6Char">
    <w:name w:val="Heading 6 Char"/>
    <w:basedOn w:val="DefaultParagraphFont"/>
    <w:link w:val="Heading6"/>
    <w:uiPriority w:val="1"/>
    <w:semiHidden/>
    <w:rsid w:val="004F5092"/>
    <w:rPr>
      <w:rFonts w:ascii="Times New Roman" w:eastAsiaTheme="minorEastAsia" w:hAnsi="Times New Roman" w:cs="Times New Roman"/>
      <w:sz w:val="24"/>
      <w:szCs w:val="20"/>
      <w:lang w:val="en-GB" w:eastAsia="ja-JP"/>
    </w:rPr>
  </w:style>
  <w:style w:type="character" w:customStyle="1" w:styleId="Heading7Char">
    <w:name w:val="Heading 7 Char"/>
    <w:basedOn w:val="DefaultParagraphFont"/>
    <w:link w:val="Heading7"/>
    <w:uiPriority w:val="1"/>
    <w:semiHidden/>
    <w:rsid w:val="004F5092"/>
    <w:rPr>
      <w:rFonts w:ascii="Times New Roman" w:eastAsiaTheme="minorEastAsia" w:hAnsi="Times New Roman" w:cs="Times New Roman"/>
      <w:sz w:val="24"/>
      <w:szCs w:val="20"/>
      <w:lang w:val="en-GB" w:eastAsia="ja-JP"/>
    </w:rPr>
  </w:style>
  <w:style w:type="character" w:customStyle="1" w:styleId="Heading8Char">
    <w:name w:val="Heading 8 Char"/>
    <w:basedOn w:val="DefaultParagraphFont"/>
    <w:link w:val="Heading8"/>
    <w:uiPriority w:val="1"/>
    <w:semiHidden/>
    <w:rsid w:val="004F5092"/>
    <w:rPr>
      <w:rFonts w:ascii="Times New Roman" w:eastAsiaTheme="minorEastAsia" w:hAnsi="Times New Roman" w:cs="Times New Roman"/>
      <w:sz w:val="24"/>
      <w:szCs w:val="20"/>
      <w:lang w:val="en-GB" w:eastAsia="ja-JP"/>
    </w:rPr>
  </w:style>
  <w:style w:type="character" w:customStyle="1" w:styleId="Heading9Char">
    <w:name w:val="Heading 9 Char"/>
    <w:basedOn w:val="DefaultParagraphFont"/>
    <w:link w:val="Heading9"/>
    <w:uiPriority w:val="1"/>
    <w:semiHidden/>
    <w:rsid w:val="004F5092"/>
    <w:rPr>
      <w:rFonts w:ascii="Times New Roman" w:eastAsiaTheme="minorEastAsia" w:hAnsi="Times New Roman" w:cs="Times New Roman"/>
      <w:sz w:val="24"/>
      <w:szCs w:val="20"/>
      <w:lang w:val="en-GB" w:eastAsia="ja-JP"/>
    </w:rPr>
  </w:style>
  <w:style w:type="character" w:styleId="FollowedHyperlink">
    <w:name w:val="FollowedHyperlink"/>
    <w:basedOn w:val="DefaultParagraphFont"/>
    <w:uiPriority w:val="99"/>
    <w:semiHidden/>
    <w:unhideWhenUsed/>
    <w:rsid w:val="004F5092"/>
    <w:rPr>
      <w:color w:val="800080" w:themeColor="followedHyperlink"/>
      <w:u w:val="single"/>
    </w:rPr>
  </w:style>
  <w:style w:type="paragraph" w:styleId="BodyText">
    <w:name w:val="Body Text"/>
    <w:basedOn w:val="Normal"/>
    <w:link w:val="BodyTextChar"/>
    <w:uiPriority w:val="99"/>
    <w:semiHidden/>
    <w:unhideWhenUsed/>
    <w:qFormat/>
    <w:rsid w:val="004F5092"/>
    <w:pPr>
      <w:overflowPunct w:val="0"/>
      <w:autoSpaceDE w:val="0"/>
      <w:autoSpaceDN w:val="0"/>
      <w:adjustRightInd w:val="0"/>
      <w:spacing w:after="260" w:line="260" w:lineRule="exact"/>
    </w:pPr>
    <w:rPr>
      <w:rFonts w:ascii="Times New Roman" w:eastAsiaTheme="minorEastAsia" w:hAnsi="Times New Roman" w:cs="Times New Roman"/>
      <w:sz w:val="24"/>
      <w:szCs w:val="20"/>
      <w:lang w:val="en-GB" w:eastAsia="ja-JP"/>
    </w:rPr>
  </w:style>
  <w:style w:type="character" w:customStyle="1" w:styleId="BodyTextChar">
    <w:name w:val="Body Text Char"/>
    <w:basedOn w:val="DefaultParagraphFont"/>
    <w:link w:val="BodyText"/>
    <w:uiPriority w:val="99"/>
    <w:semiHidden/>
    <w:rsid w:val="004F5092"/>
    <w:rPr>
      <w:rFonts w:ascii="Times New Roman" w:eastAsiaTheme="minorEastAsia" w:hAnsi="Times New Roman" w:cs="Times New Roman"/>
      <w:sz w:val="24"/>
      <w:szCs w:val="20"/>
      <w:lang w:val="en-GB" w:eastAsia="ja-JP"/>
    </w:rPr>
  </w:style>
  <w:style w:type="paragraph" w:styleId="TOC1">
    <w:name w:val="toc 1"/>
    <w:basedOn w:val="Normal"/>
    <w:next w:val="Normal"/>
    <w:autoRedefine/>
    <w:uiPriority w:val="1"/>
    <w:semiHidden/>
    <w:unhideWhenUsed/>
    <w:rsid w:val="004F5092"/>
    <w:pPr>
      <w:tabs>
        <w:tab w:val="right" w:leader="dot" w:pos="8222"/>
        <w:tab w:val="right" w:leader="dot" w:pos="9866"/>
      </w:tabs>
      <w:overflowPunct w:val="0"/>
      <w:autoSpaceDE w:val="0"/>
      <w:autoSpaceDN w:val="0"/>
      <w:adjustRightInd w:val="0"/>
      <w:spacing w:before="240" w:after="0" w:line="240" w:lineRule="auto"/>
      <w:ind w:left="454" w:right="567" w:hanging="454"/>
    </w:pPr>
    <w:rPr>
      <w:rFonts w:ascii="Times New Roman" w:eastAsiaTheme="minorEastAsia" w:hAnsi="Times New Roman" w:cs="Times New Roman"/>
      <w:sz w:val="24"/>
      <w:szCs w:val="20"/>
      <w:lang w:val="en-GB" w:eastAsia="ja-JP"/>
    </w:rPr>
  </w:style>
  <w:style w:type="paragraph" w:styleId="TOC2">
    <w:name w:val="toc 2"/>
    <w:basedOn w:val="Normal"/>
    <w:next w:val="Normal"/>
    <w:autoRedefine/>
    <w:uiPriority w:val="1"/>
    <w:semiHidden/>
    <w:unhideWhenUsed/>
    <w:rsid w:val="004F5092"/>
    <w:pPr>
      <w:tabs>
        <w:tab w:val="right" w:leader="dot" w:pos="8222"/>
        <w:tab w:val="right" w:leader="dot" w:pos="9866"/>
      </w:tabs>
      <w:overflowPunct w:val="0"/>
      <w:autoSpaceDE w:val="0"/>
      <w:autoSpaceDN w:val="0"/>
      <w:adjustRightInd w:val="0"/>
      <w:spacing w:before="60" w:after="0" w:line="240" w:lineRule="auto"/>
      <w:ind w:left="1021" w:right="567" w:hanging="567"/>
    </w:pPr>
    <w:rPr>
      <w:rFonts w:ascii="Times New Roman" w:eastAsiaTheme="minorEastAsia" w:hAnsi="Times New Roman" w:cs="Times New Roman"/>
      <w:sz w:val="24"/>
      <w:szCs w:val="20"/>
      <w:lang w:val="en-GB" w:eastAsia="ja-JP"/>
    </w:rPr>
  </w:style>
  <w:style w:type="paragraph" w:styleId="TOC3">
    <w:name w:val="toc 3"/>
    <w:basedOn w:val="TOC2"/>
    <w:next w:val="Normal"/>
    <w:autoRedefine/>
    <w:uiPriority w:val="1"/>
    <w:semiHidden/>
    <w:unhideWhenUsed/>
    <w:rsid w:val="004F5092"/>
    <w:pPr>
      <w:spacing w:before="0"/>
      <w:ind w:left="1588"/>
    </w:pPr>
  </w:style>
  <w:style w:type="paragraph" w:styleId="TOC4">
    <w:name w:val="toc 4"/>
    <w:basedOn w:val="TOC3"/>
    <w:next w:val="Normal"/>
    <w:autoRedefine/>
    <w:uiPriority w:val="1"/>
    <w:semiHidden/>
    <w:unhideWhenUsed/>
    <w:rsid w:val="004F5092"/>
    <w:pPr>
      <w:ind w:left="2325" w:hanging="737"/>
    </w:pPr>
  </w:style>
  <w:style w:type="paragraph" w:styleId="TOC5">
    <w:name w:val="toc 5"/>
    <w:basedOn w:val="TOC4"/>
    <w:next w:val="Normal"/>
    <w:autoRedefine/>
    <w:uiPriority w:val="1"/>
    <w:semiHidden/>
    <w:unhideWhenUsed/>
    <w:rsid w:val="004F5092"/>
  </w:style>
  <w:style w:type="paragraph" w:styleId="TOC6">
    <w:name w:val="toc 6"/>
    <w:basedOn w:val="TOC5"/>
    <w:next w:val="Normal"/>
    <w:autoRedefine/>
    <w:uiPriority w:val="1"/>
    <w:semiHidden/>
    <w:unhideWhenUsed/>
    <w:rsid w:val="004F5092"/>
  </w:style>
  <w:style w:type="paragraph" w:styleId="TOC7">
    <w:name w:val="toc 7"/>
    <w:basedOn w:val="TOC6"/>
    <w:next w:val="Normal"/>
    <w:autoRedefine/>
    <w:uiPriority w:val="1"/>
    <w:semiHidden/>
    <w:unhideWhenUsed/>
    <w:rsid w:val="004F5092"/>
  </w:style>
  <w:style w:type="paragraph" w:styleId="TOC8">
    <w:name w:val="toc 8"/>
    <w:basedOn w:val="TOC7"/>
    <w:next w:val="Normal"/>
    <w:autoRedefine/>
    <w:uiPriority w:val="1"/>
    <w:semiHidden/>
    <w:unhideWhenUsed/>
    <w:rsid w:val="004F5092"/>
  </w:style>
  <w:style w:type="paragraph" w:styleId="TOC9">
    <w:name w:val="toc 9"/>
    <w:basedOn w:val="TOC8"/>
    <w:next w:val="Normal"/>
    <w:autoRedefine/>
    <w:uiPriority w:val="1"/>
    <w:semiHidden/>
    <w:unhideWhenUsed/>
    <w:rsid w:val="004F5092"/>
  </w:style>
  <w:style w:type="paragraph" w:styleId="Header">
    <w:name w:val="header"/>
    <w:basedOn w:val="Normal"/>
    <w:link w:val="HeaderChar"/>
    <w:uiPriority w:val="1"/>
    <w:semiHidden/>
    <w:unhideWhenUsed/>
    <w:rsid w:val="004F5092"/>
    <w:pPr>
      <w:tabs>
        <w:tab w:val="left" w:pos="5216"/>
        <w:tab w:val="left" w:pos="7825"/>
        <w:tab w:val="left" w:pos="9129"/>
      </w:tabs>
      <w:overflowPunct w:val="0"/>
      <w:autoSpaceDE w:val="0"/>
      <w:autoSpaceDN w:val="0"/>
      <w:adjustRightInd w:val="0"/>
      <w:spacing w:after="0" w:line="240" w:lineRule="auto"/>
    </w:pPr>
    <w:rPr>
      <w:rFonts w:ascii="Times New Roman" w:eastAsiaTheme="minorEastAsia" w:hAnsi="Times New Roman" w:cs="Times New Roman"/>
      <w:sz w:val="24"/>
      <w:szCs w:val="20"/>
      <w:lang w:val="en-GB" w:eastAsia="ja-JP"/>
    </w:rPr>
  </w:style>
  <w:style w:type="character" w:customStyle="1" w:styleId="HeaderChar">
    <w:name w:val="Header Char"/>
    <w:basedOn w:val="DefaultParagraphFont"/>
    <w:link w:val="Header"/>
    <w:uiPriority w:val="1"/>
    <w:semiHidden/>
    <w:rsid w:val="004F5092"/>
    <w:rPr>
      <w:rFonts w:ascii="Times New Roman" w:eastAsiaTheme="minorEastAsia" w:hAnsi="Times New Roman" w:cs="Times New Roman"/>
      <w:sz w:val="24"/>
      <w:szCs w:val="20"/>
      <w:lang w:val="en-GB" w:eastAsia="ja-JP"/>
    </w:rPr>
  </w:style>
  <w:style w:type="paragraph" w:styleId="Footer">
    <w:name w:val="footer"/>
    <w:basedOn w:val="Normal"/>
    <w:link w:val="FooterChar"/>
    <w:uiPriority w:val="1"/>
    <w:semiHidden/>
    <w:unhideWhenUsed/>
    <w:rsid w:val="004F5092"/>
    <w:pPr>
      <w:tabs>
        <w:tab w:val="center" w:pos="4819"/>
        <w:tab w:val="right" w:pos="9638"/>
      </w:tabs>
      <w:overflowPunct w:val="0"/>
      <w:autoSpaceDE w:val="0"/>
      <w:autoSpaceDN w:val="0"/>
      <w:adjustRightInd w:val="0"/>
      <w:spacing w:after="0" w:line="240" w:lineRule="auto"/>
    </w:pPr>
    <w:rPr>
      <w:rFonts w:ascii="Times New Roman" w:eastAsiaTheme="minorEastAsia" w:hAnsi="Times New Roman" w:cs="Times New Roman"/>
      <w:sz w:val="16"/>
      <w:szCs w:val="20"/>
      <w:lang w:val="en-GB" w:eastAsia="ja-JP"/>
    </w:rPr>
  </w:style>
  <w:style w:type="character" w:customStyle="1" w:styleId="FooterChar">
    <w:name w:val="Footer Char"/>
    <w:basedOn w:val="DefaultParagraphFont"/>
    <w:link w:val="Footer"/>
    <w:uiPriority w:val="1"/>
    <w:semiHidden/>
    <w:rsid w:val="004F5092"/>
    <w:rPr>
      <w:rFonts w:ascii="Times New Roman" w:eastAsiaTheme="minorEastAsia" w:hAnsi="Times New Roman" w:cs="Times New Roman"/>
      <w:sz w:val="16"/>
      <w:szCs w:val="20"/>
      <w:lang w:val="en-GB" w:eastAsia="ja-JP"/>
    </w:rPr>
  </w:style>
  <w:style w:type="paragraph" w:styleId="List">
    <w:name w:val="List"/>
    <w:basedOn w:val="Normal"/>
    <w:uiPriority w:val="1"/>
    <w:semiHidden/>
    <w:unhideWhenUsed/>
    <w:qFormat/>
    <w:rsid w:val="004F5092"/>
    <w:pPr>
      <w:numPr>
        <w:numId w:val="23"/>
      </w:numPr>
      <w:overflowPunct w:val="0"/>
      <w:autoSpaceDE w:val="0"/>
      <w:autoSpaceDN w:val="0"/>
      <w:adjustRightInd w:val="0"/>
      <w:spacing w:after="0" w:line="240" w:lineRule="auto"/>
    </w:pPr>
    <w:rPr>
      <w:rFonts w:ascii="Times New Roman" w:eastAsiaTheme="minorEastAsia" w:hAnsi="Times New Roman" w:cs="Times New Roman"/>
      <w:sz w:val="24"/>
      <w:szCs w:val="20"/>
      <w:lang w:val="en-GB" w:eastAsia="ja-JP"/>
    </w:rPr>
  </w:style>
  <w:style w:type="paragraph" w:styleId="ListBullet">
    <w:name w:val="List Bullet"/>
    <w:basedOn w:val="BodyText"/>
    <w:uiPriority w:val="1"/>
    <w:semiHidden/>
    <w:unhideWhenUsed/>
    <w:qFormat/>
    <w:rsid w:val="004F5092"/>
    <w:pPr>
      <w:numPr>
        <w:numId w:val="24"/>
      </w:numPr>
      <w:spacing w:after="0"/>
    </w:pPr>
  </w:style>
  <w:style w:type="paragraph" w:styleId="ListNumber">
    <w:name w:val="List Number"/>
    <w:basedOn w:val="Normal"/>
    <w:uiPriority w:val="1"/>
    <w:semiHidden/>
    <w:unhideWhenUsed/>
    <w:qFormat/>
    <w:rsid w:val="004F5092"/>
    <w:pPr>
      <w:numPr>
        <w:numId w:val="25"/>
      </w:numPr>
      <w:overflowPunct w:val="0"/>
      <w:autoSpaceDE w:val="0"/>
      <w:autoSpaceDN w:val="0"/>
      <w:adjustRightInd w:val="0"/>
      <w:spacing w:after="0" w:line="240" w:lineRule="auto"/>
    </w:pPr>
    <w:rPr>
      <w:rFonts w:ascii="Times New Roman" w:eastAsiaTheme="minorEastAsia" w:hAnsi="Times New Roman" w:cs="Times New Roman"/>
      <w:sz w:val="24"/>
      <w:szCs w:val="20"/>
      <w:lang w:val="en-GB" w:eastAsia="ja-JP"/>
    </w:rPr>
  </w:style>
  <w:style w:type="paragraph" w:styleId="List2">
    <w:name w:val="List 2"/>
    <w:basedOn w:val="Normal"/>
    <w:uiPriority w:val="1"/>
    <w:semiHidden/>
    <w:unhideWhenUsed/>
    <w:qFormat/>
    <w:rsid w:val="004F5092"/>
    <w:pPr>
      <w:numPr>
        <w:ilvl w:val="1"/>
        <w:numId w:val="23"/>
      </w:numPr>
      <w:overflowPunct w:val="0"/>
      <w:autoSpaceDE w:val="0"/>
      <w:autoSpaceDN w:val="0"/>
      <w:adjustRightInd w:val="0"/>
      <w:spacing w:after="0" w:line="240" w:lineRule="auto"/>
    </w:pPr>
    <w:rPr>
      <w:rFonts w:ascii="Times New Roman" w:eastAsiaTheme="minorEastAsia" w:hAnsi="Times New Roman" w:cs="Times New Roman"/>
      <w:sz w:val="24"/>
      <w:szCs w:val="20"/>
      <w:lang w:val="en-GB" w:eastAsia="ja-JP"/>
    </w:rPr>
  </w:style>
  <w:style w:type="paragraph" w:styleId="List3">
    <w:name w:val="List 3"/>
    <w:basedOn w:val="Normal"/>
    <w:uiPriority w:val="1"/>
    <w:semiHidden/>
    <w:unhideWhenUsed/>
    <w:qFormat/>
    <w:rsid w:val="004F5092"/>
    <w:pPr>
      <w:numPr>
        <w:ilvl w:val="2"/>
        <w:numId w:val="23"/>
      </w:numPr>
      <w:overflowPunct w:val="0"/>
      <w:autoSpaceDE w:val="0"/>
      <w:autoSpaceDN w:val="0"/>
      <w:adjustRightInd w:val="0"/>
      <w:spacing w:after="0" w:line="240" w:lineRule="auto"/>
    </w:pPr>
    <w:rPr>
      <w:rFonts w:ascii="Times New Roman" w:eastAsiaTheme="minorEastAsia" w:hAnsi="Times New Roman" w:cs="Times New Roman"/>
      <w:sz w:val="24"/>
      <w:szCs w:val="20"/>
      <w:lang w:val="en-GB" w:eastAsia="ja-JP"/>
    </w:rPr>
  </w:style>
  <w:style w:type="paragraph" w:styleId="List4">
    <w:name w:val="List 4"/>
    <w:basedOn w:val="Normal"/>
    <w:uiPriority w:val="1"/>
    <w:semiHidden/>
    <w:unhideWhenUsed/>
    <w:rsid w:val="004F5092"/>
    <w:pPr>
      <w:numPr>
        <w:ilvl w:val="3"/>
        <w:numId w:val="23"/>
      </w:numPr>
      <w:overflowPunct w:val="0"/>
      <w:autoSpaceDE w:val="0"/>
      <w:autoSpaceDN w:val="0"/>
      <w:adjustRightInd w:val="0"/>
      <w:spacing w:after="0" w:line="240" w:lineRule="auto"/>
    </w:pPr>
    <w:rPr>
      <w:rFonts w:ascii="Times New Roman" w:eastAsiaTheme="minorEastAsia" w:hAnsi="Times New Roman" w:cs="Times New Roman"/>
      <w:sz w:val="24"/>
      <w:szCs w:val="20"/>
      <w:lang w:val="en-GB" w:eastAsia="ja-JP"/>
    </w:rPr>
  </w:style>
  <w:style w:type="paragraph" w:styleId="List5">
    <w:name w:val="List 5"/>
    <w:basedOn w:val="Normal"/>
    <w:uiPriority w:val="1"/>
    <w:semiHidden/>
    <w:unhideWhenUsed/>
    <w:rsid w:val="004F5092"/>
    <w:pPr>
      <w:numPr>
        <w:ilvl w:val="4"/>
        <w:numId w:val="23"/>
      </w:numPr>
      <w:overflowPunct w:val="0"/>
      <w:autoSpaceDE w:val="0"/>
      <w:autoSpaceDN w:val="0"/>
      <w:adjustRightInd w:val="0"/>
      <w:spacing w:after="0" w:line="240" w:lineRule="auto"/>
    </w:pPr>
    <w:rPr>
      <w:rFonts w:ascii="Times New Roman" w:eastAsiaTheme="minorEastAsia" w:hAnsi="Times New Roman" w:cs="Times New Roman"/>
      <w:sz w:val="24"/>
      <w:szCs w:val="20"/>
      <w:lang w:val="en-GB" w:eastAsia="ja-JP"/>
    </w:rPr>
  </w:style>
  <w:style w:type="paragraph" w:styleId="ListBullet2">
    <w:name w:val="List Bullet 2"/>
    <w:basedOn w:val="BodyText"/>
    <w:uiPriority w:val="1"/>
    <w:semiHidden/>
    <w:unhideWhenUsed/>
    <w:qFormat/>
    <w:rsid w:val="004F5092"/>
    <w:pPr>
      <w:numPr>
        <w:ilvl w:val="1"/>
        <w:numId w:val="24"/>
      </w:numPr>
      <w:spacing w:after="0"/>
    </w:pPr>
  </w:style>
  <w:style w:type="paragraph" w:styleId="ListBullet3">
    <w:name w:val="List Bullet 3"/>
    <w:basedOn w:val="Normal"/>
    <w:uiPriority w:val="1"/>
    <w:semiHidden/>
    <w:unhideWhenUsed/>
    <w:qFormat/>
    <w:rsid w:val="004F5092"/>
    <w:pPr>
      <w:numPr>
        <w:ilvl w:val="2"/>
        <w:numId w:val="24"/>
      </w:numPr>
      <w:overflowPunct w:val="0"/>
      <w:autoSpaceDE w:val="0"/>
      <w:autoSpaceDN w:val="0"/>
      <w:adjustRightInd w:val="0"/>
      <w:spacing w:after="0" w:line="240" w:lineRule="auto"/>
    </w:pPr>
    <w:rPr>
      <w:rFonts w:ascii="Times New Roman" w:eastAsiaTheme="minorEastAsia" w:hAnsi="Times New Roman" w:cs="Times New Roman"/>
      <w:sz w:val="24"/>
      <w:szCs w:val="20"/>
      <w:lang w:val="en-GB" w:eastAsia="ja-JP"/>
    </w:rPr>
  </w:style>
  <w:style w:type="paragraph" w:styleId="ListBullet4">
    <w:name w:val="List Bullet 4"/>
    <w:basedOn w:val="Normal"/>
    <w:uiPriority w:val="1"/>
    <w:semiHidden/>
    <w:unhideWhenUsed/>
    <w:rsid w:val="004F5092"/>
    <w:pPr>
      <w:numPr>
        <w:ilvl w:val="3"/>
        <w:numId w:val="24"/>
      </w:numPr>
      <w:overflowPunct w:val="0"/>
      <w:autoSpaceDE w:val="0"/>
      <w:autoSpaceDN w:val="0"/>
      <w:adjustRightInd w:val="0"/>
      <w:spacing w:after="0" w:line="240" w:lineRule="auto"/>
    </w:pPr>
    <w:rPr>
      <w:rFonts w:ascii="Times New Roman" w:eastAsiaTheme="minorEastAsia" w:hAnsi="Times New Roman" w:cs="Times New Roman"/>
      <w:sz w:val="24"/>
      <w:szCs w:val="20"/>
      <w:lang w:val="en-GB" w:eastAsia="ja-JP"/>
    </w:rPr>
  </w:style>
  <w:style w:type="paragraph" w:styleId="ListBullet5">
    <w:name w:val="List Bullet 5"/>
    <w:basedOn w:val="Normal"/>
    <w:uiPriority w:val="1"/>
    <w:semiHidden/>
    <w:unhideWhenUsed/>
    <w:rsid w:val="004F5092"/>
    <w:pPr>
      <w:numPr>
        <w:ilvl w:val="4"/>
        <w:numId w:val="24"/>
      </w:numPr>
      <w:overflowPunct w:val="0"/>
      <w:autoSpaceDE w:val="0"/>
      <w:autoSpaceDN w:val="0"/>
      <w:adjustRightInd w:val="0"/>
      <w:spacing w:after="0" w:line="240" w:lineRule="auto"/>
    </w:pPr>
    <w:rPr>
      <w:rFonts w:ascii="Times New Roman" w:eastAsiaTheme="minorEastAsia" w:hAnsi="Times New Roman" w:cs="Times New Roman"/>
      <w:sz w:val="24"/>
      <w:szCs w:val="20"/>
      <w:lang w:val="en-GB" w:eastAsia="ja-JP"/>
    </w:rPr>
  </w:style>
  <w:style w:type="paragraph" w:styleId="ListNumber2">
    <w:name w:val="List Number 2"/>
    <w:basedOn w:val="Normal"/>
    <w:uiPriority w:val="1"/>
    <w:semiHidden/>
    <w:unhideWhenUsed/>
    <w:qFormat/>
    <w:rsid w:val="004F5092"/>
    <w:pPr>
      <w:numPr>
        <w:ilvl w:val="1"/>
        <w:numId w:val="25"/>
      </w:numPr>
      <w:overflowPunct w:val="0"/>
      <w:autoSpaceDE w:val="0"/>
      <w:autoSpaceDN w:val="0"/>
      <w:adjustRightInd w:val="0"/>
      <w:spacing w:after="0" w:line="240" w:lineRule="auto"/>
    </w:pPr>
    <w:rPr>
      <w:rFonts w:ascii="Times New Roman" w:eastAsiaTheme="minorEastAsia" w:hAnsi="Times New Roman" w:cs="Times New Roman"/>
      <w:sz w:val="24"/>
      <w:szCs w:val="20"/>
      <w:lang w:val="en-GB" w:eastAsia="ja-JP"/>
    </w:rPr>
  </w:style>
  <w:style w:type="paragraph" w:styleId="ListNumber3">
    <w:name w:val="List Number 3"/>
    <w:basedOn w:val="Normal"/>
    <w:uiPriority w:val="1"/>
    <w:semiHidden/>
    <w:unhideWhenUsed/>
    <w:qFormat/>
    <w:rsid w:val="004F5092"/>
    <w:pPr>
      <w:numPr>
        <w:ilvl w:val="2"/>
        <w:numId w:val="25"/>
      </w:numPr>
      <w:overflowPunct w:val="0"/>
      <w:autoSpaceDE w:val="0"/>
      <w:autoSpaceDN w:val="0"/>
      <w:adjustRightInd w:val="0"/>
      <w:spacing w:after="0" w:line="240" w:lineRule="auto"/>
    </w:pPr>
    <w:rPr>
      <w:rFonts w:ascii="Times New Roman" w:eastAsiaTheme="minorEastAsia" w:hAnsi="Times New Roman" w:cs="Times New Roman"/>
      <w:sz w:val="24"/>
      <w:szCs w:val="20"/>
      <w:lang w:val="en-GB" w:eastAsia="ja-JP"/>
    </w:rPr>
  </w:style>
  <w:style w:type="paragraph" w:styleId="ListNumber4">
    <w:name w:val="List Number 4"/>
    <w:basedOn w:val="Normal"/>
    <w:uiPriority w:val="1"/>
    <w:semiHidden/>
    <w:unhideWhenUsed/>
    <w:rsid w:val="004F5092"/>
    <w:pPr>
      <w:numPr>
        <w:ilvl w:val="3"/>
        <w:numId w:val="25"/>
      </w:numPr>
      <w:overflowPunct w:val="0"/>
      <w:autoSpaceDE w:val="0"/>
      <w:autoSpaceDN w:val="0"/>
      <w:adjustRightInd w:val="0"/>
      <w:spacing w:after="0" w:line="240" w:lineRule="auto"/>
    </w:pPr>
    <w:rPr>
      <w:rFonts w:ascii="Times New Roman" w:eastAsiaTheme="minorEastAsia" w:hAnsi="Times New Roman" w:cs="Times New Roman"/>
      <w:sz w:val="24"/>
      <w:szCs w:val="20"/>
      <w:lang w:val="en-GB" w:eastAsia="ja-JP"/>
    </w:rPr>
  </w:style>
  <w:style w:type="paragraph" w:styleId="ListNumber5">
    <w:name w:val="List Number 5"/>
    <w:basedOn w:val="Normal"/>
    <w:uiPriority w:val="1"/>
    <w:semiHidden/>
    <w:unhideWhenUsed/>
    <w:rsid w:val="004F5092"/>
    <w:pPr>
      <w:numPr>
        <w:ilvl w:val="4"/>
        <w:numId w:val="25"/>
      </w:numPr>
      <w:overflowPunct w:val="0"/>
      <w:autoSpaceDE w:val="0"/>
      <w:autoSpaceDN w:val="0"/>
      <w:adjustRightInd w:val="0"/>
      <w:spacing w:after="0" w:line="240" w:lineRule="auto"/>
    </w:pPr>
    <w:rPr>
      <w:rFonts w:ascii="Times New Roman" w:eastAsiaTheme="minorEastAsia" w:hAnsi="Times New Roman" w:cs="Times New Roman"/>
      <w:sz w:val="24"/>
      <w:szCs w:val="20"/>
      <w:lang w:val="en-GB" w:eastAsia="ja-JP"/>
    </w:rPr>
  </w:style>
  <w:style w:type="paragraph" w:styleId="ListContinue">
    <w:name w:val="List Continue"/>
    <w:basedOn w:val="Normal"/>
    <w:uiPriority w:val="1"/>
    <w:semiHidden/>
    <w:unhideWhenUsed/>
    <w:qFormat/>
    <w:rsid w:val="004F5092"/>
    <w:pPr>
      <w:numPr>
        <w:numId w:val="26"/>
      </w:numPr>
      <w:overflowPunct w:val="0"/>
      <w:autoSpaceDE w:val="0"/>
      <w:autoSpaceDN w:val="0"/>
      <w:adjustRightInd w:val="0"/>
      <w:spacing w:after="260" w:line="240" w:lineRule="auto"/>
    </w:pPr>
    <w:rPr>
      <w:rFonts w:ascii="Times New Roman" w:eastAsiaTheme="minorEastAsia" w:hAnsi="Times New Roman" w:cs="Times New Roman"/>
      <w:sz w:val="24"/>
      <w:szCs w:val="20"/>
      <w:lang w:val="en-GB" w:eastAsia="ja-JP"/>
    </w:rPr>
  </w:style>
  <w:style w:type="paragraph" w:styleId="ListContinue2">
    <w:name w:val="List Continue 2"/>
    <w:basedOn w:val="Normal"/>
    <w:uiPriority w:val="1"/>
    <w:semiHidden/>
    <w:unhideWhenUsed/>
    <w:qFormat/>
    <w:rsid w:val="004F5092"/>
    <w:pPr>
      <w:numPr>
        <w:ilvl w:val="1"/>
        <w:numId w:val="26"/>
      </w:numPr>
      <w:overflowPunct w:val="0"/>
      <w:autoSpaceDE w:val="0"/>
      <w:autoSpaceDN w:val="0"/>
      <w:adjustRightInd w:val="0"/>
      <w:spacing w:after="260" w:line="240" w:lineRule="auto"/>
    </w:pPr>
    <w:rPr>
      <w:rFonts w:ascii="Times New Roman" w:eastAsiaTheme="minorEastAsia" w:hAnsi="Times New Roman" w:cs="Times New Roman"/>
      <w:sz w:val="24"/>
      <w:szCs w:val="20"/>
      <w:lang w:val="en-GB" w:eastAsia="ja-JP"/>
    </w:rPr>
  </w:style>
  <w:style w:type="paragraph" w:styleId="ListContinue3">
    <w:name w:val="List Continue 3"/>
    <w:basedOn w:val="Normal"/>
    <w:uiPriority w:val="1"/>
    <w:semiHidden/>
    <w:unhideWhenUsed/>
    <w:qFormat/>
    <w:rsid w:val="004F5092"/>
    <w:pPr>
      <w:numPr>
        <w:ilvl w:val="2"/>
        <w:numId w:val="26"/>
      </w:numPr>
      <w:overflowPunct w:val="0"/>
      <w:autoSpaceDE w:val="0"/>
      <w:autoSpaceDN w:val="0"/>
      <w:adjustRightInd w:val="0"/>
      <w:spacing w:after="260" w:line="240" w:lineRule="auto"/>
    </w:pPr>
    <w:rPr>
      <w:rFonts w:ascii="Times New Roman" w:eastAsiaTheme="minorEastAsia" w:hAnsi="Times New Roman" w:cs="Times New Roman"/>
      <w:sz w:val="24"/>
      <w:szCs w:val="20"/>
      <w:lang w:val="en-GB" w:eastAsia="ja-JP"/>
    </w:rPr>
  </w:style>
  <w:style w:type="paragraph" w:styleId="ListContinue4">
    <w:name w:val="List Continue 4"/>
    <w:basedOn w:val="Normal"/>
    <w:uiPriority w:val="1"/>
    <w:semiHidden/>
    <w:unhideWhenUsed/>
    <w:rsid w:val="004F5092"/>
    <w:pPr>
      <w:numPr>
        <w:ilvl w:val="3"/>
        <w:numId w:val="26"/>
      </w:numPr>
      <w:overflowPunct w:val="0"/>
      <w:autoSpaceDE w:val="0"/>
      <w:autoSpaceDN w:val="0"/>
      <w:adjustRightInd w:val="0"/>
      <w:spacing w:after="260" w:line="240" w:lineRule="auto"/>
    </w:pPr>
    <w:rPr>
      <w:rFonts w:ascii="Times New Roman" w:eastAsiaTheme="minorEastAsia" w:hAnsi="Times New Roman" w:cs="Times New Roman"/>
      <w:sz w:val="24"/>
      <w:szCs w:val="20"/>
      <w:lang w:val="en-GB" w:eastAsia="ja-JP"/>
    </w:rPr>
  </w:style>
  <w:style w:type="paragraph" w:styleId="ListContinue5">
    <w:name w:val="List Continue 5"/>
    <w:basedOn w:val="Normal"/>
    <w:uiPriority w:val="1"/>
    <w:semiHidden/>
    <w:unhideWhenUsed/>
    <w:rsid w:val="004F5092"/>
    <w:pPr>
      <w:numPr>
        <w:ilvl w:val="4"/>
        <w:numId w:val="26"/>
      </w:numPr>
      <w:overflowPunct w:val="0"/>
      <w:autoSpaceDE w:val="0"/>
      <w:autoSpaceDN w:val="0"/>
      <w:adjustRightInd w:val="0"/>
      <w:spacing w:after="260" w:line="240" w:lineRule="auto"/>
    </w:pPr>
    <w:rPr>
      <w:rFonts w:ascii="Times New Roman" w:eastAsiaTheme="minorEastAsia" w:hAnsi="Times New Roman" w:cs="Times New Roman"/>
      <w:sz w:val="24"/>
      <w:szCs w:val="20"/>
      <w:lang w:val="en-GB" w:eastAsia="ja-JP"/>
    </w:rPr>
  </w:style>
  <w:style w:type="paragraph" w:customStyle="1" w:styleId="Tableheading">
    <w:name w:val="Table heading"/>
    <w:basedOn w:val="Normal"/>
    <w:uiPriority w:val="1"/>
    <w:semiHidden/>
    <w:rsid w:val="004F5092"/>
    <w:pPr>
      <w:overflowPunct w:val="0"/>
      <w:autoSpaceDE w:val="0"/>
      <w:autoSpaceDN w:val="0"/>
      <w:adjustRightInd w:val="0"/>
      <w:spacing w:before="40" w:after="60" w:line="240" w:lineRule="auto"/>
    </w:pPr>
    <w:rPr>
      <w:rFonts w:ascii="Times New Roman" w:eastAsiaTheme="minorEastAsia" w:hAnsi="Times New Roman" w:cs="Times New Roman"/>
      <w:b/>
      <w:sz w:val="20"/>
      <w:szCs w:val="20"/>
      <w:lang w:val="en-GB" w:eastAsia="nb-NO"/>
    </w:rPr>
  </w:style>
  <w:style w:type="paragraph" w:customStyle="1" w:styleId="zAddressee">
    <w:name w:val="zAddressee"/>
    <w:basedOn w:val="Normal"/>
    <w:uiPriority w:val="1"/>
    <w:semiHidden/>
    <w:rsid w:val="004F5092"/>
    <w:pPr>
      <w:overflowPunct w:val="0"/>
      <w:autoSpaceDE w:val="0"/>
      <w:autoSpaceDN w:val="0"/>
      <w:adjustRightInd w:val="0"/>
      <w:spacing w:after="0" w:line="260" w:lineRule="exact"/>
    </w:pPr>
    <w:rPr>
      <w:rFonts w:ascii="Times New Roman" w:eastAsiaTheme="minorEastAsia" w:hAnsi="Times New Roman" w:cs="Times New Roman"/>
      <w:sz w:val="24"/>
      <w:szCs w:val="20"/>
      <w:lang w:val="en-GB" w:eastAsia="ja-JP"/>
    </w:rPr>
  </w:style>
  <w:style w:type="paragraph" w:customStyle="1" w:styleId="zInforight">
    <w:name w:val="zInfo right"/>
    <w:basedOn w:val="Normal"/>
    <w:uiPriority w:val="1"/>
    <w:semiHidden/>
    <w:rsid w:val="004F5092"/>
    <w:pPr>
      <w:overflowPunct w:val="0"/>
      <w:autoSpaceDE w:val="0"/>
      <w:autoSpaceDN w:val="0"/>
      <w:adjustRightInd w:val="0"/>
      <w:spacing w:after="0" w:line="260" w:lineRule="exact"/>
      <w:jc w:val="right"/>
    </w:pPr>
    <w:rPr>
      <w:rFonts w:ascii="Arial" w:eastAsiaTheme="minorEastAsia" w:hAnsi="Arial" w:cs="Times New Roman"/>
      <w:b/>
      <w:sz w:val="16"/>
      <w:szCs w:val="20"/>
      <w:lang w:val="en-GB" w:eastAsia="ja-JP"/>
    </w:rPr>
  </w:style>
  <w:style w:type="paragraph" w:customStyle="1" w:styleId="zDate">
    <w:name w:val="zDate"/>
    <w:basedOn w:val="zInforight"/>
    <w:uiPriority w:val="1"/>
    <w:semiHidden/>
    <w:rsid w:val="004F5092"/>
  </w:style>
  <w:style w:type="paragraph" w:customStyle="1" w:styleId="zDocTitle">
    <w:name w:val="zDocTitle"/>
    <w:basedOn w:val="Normal"/>
    <w:uiPriority w:val="1"/>
    <w:semiHidden/>
    <w:rsid w:val="004F5092"/>
    <w:pPr>
      <w:overflowPunct w:val="0"/>
      <w:autoSpaceDE w:val="0"/>
      <w:autoSpaceDN w:val="0"/>
      <w:adjustRightInd w:val="0"/>
      <w:spacing w:after="0" w:line="260" w:lineRule="exact"/>
      <w:jc w:val="right"/>
    </w:pPr>
    <w:rPr>
      <w:rFonts w:ascii="Arial" w:eastAsiaTheme="minorEastAsia" w:hAnsi="Arial" w:cs="Times New Roman"/>
      <w:b/>
      <w:sz w:val="28"/>
      <w:szCs w:val="20"/>
      <w:lang w:val="en-GB" w:eastAsia="ja-JP"/>
    </w:rPr>
  </w:style>
  <w:style w:type="paragraph" w:customStyle="1" w:styleId="zFooter">
    <w:name w:val="zFooter"/>
    <w:basedOn w:val="Normal"/>
    <w:uiPriority w:val="1"/>
    <w:semiHidden/>
    <w:rsid w:val="004F5092"/>
    <w:pPr>
      <w:overflowPunct w:val="0"/>
      <w:autoSpaceDE w:val="0"/>
      <w:autoSpaceDN w:val="0"/>
      <w:adjustRightInd w:val="0"/>
      <w:spacing w:after="0" w:line="180" w:lineRule="exact"/>
    </w:pPr>
    <w:rPr>
      <w:rFonts w:ascii="Arial" w:eastAsiaTheme="minorEastAsia" w:hAnsi="Arial" w:cs="Times New Roman"/>
      <w:sz w:val="16"/>
      <w:szCs w:val="20"/>
      <w:lang w:val="en-GB" w:eastAsia="ja-JP"/>
    </w:rPr>
  </w:style>
  <w:style w:type="paragraph" w:customStyle="1" w:styleId="zInfoleft">
    <w:name w:val="zInfo left"/>
    <w:basedOn w:val="Normal"/>
    <w:uiPriority w:val="1"/>
    <w:semiHidden/>
    <w:rsid w:val="004F5092"/>
    <w:pPr>
      <w:overflowPunct w:val="0"/>
      <w:autoSpaceDE w:val="0"/>
      <w:autoSpaceDN w:val="0"/>
      <w:adjustRightInd w:val="0"/>
      <w:spacing w:after="0" w:line="260" w:lineRule="exact"/>
    </w:pPr>
    <w:rPr>
      <w:rFonts w:ascii="Times New Roman" w:eastAsiaTheme="minorEastAsia" w:hAnsi="Times New Roman" w:cs="Times New Roman"/>
      <w:sz w:val="24"/>
      <w:szCs w:val="20"/>
      <w:lang w:val="en-GB" w:eastAsia="ja-JP"/>
    </w:rPr>
  </w:style>
  <w:style w:type="paragraph" w:customStyle="1" w:styleId="zReg">
    <w:name w:val="zReg"/>
    <w:basedOn w:val="Normal"/>
    <w:uiPriority w:val="1"/>
    <w:semiHidden/>
    <w:rsid w:val="004F5092"/>
    <w:pPr>
      <w:overflowPunct w:val="0"/>
      <w:autoSpaceDE w:val="0"/>
      <w:autoSpaceDN w:val="0"/>
      <w:adjustRightInd w:val="0"/>
      <w:spacing w:after="0" w:line="240" w:lineRule="auto"/>
    </w:pPr>
    <w:rPr>
      <w:rFonts w:ascii="Arial" w:eastAsiaTheme="minorEastAsia" w:hAnsi="Arial" w:cs="Times New Roman"/>
      <w:sz w:val="12"/>
      <w:szCs w:val="20"/>
      <w:lang w:val="en-GB" w:eastAsia="ja-JP"/>
    </w:rPr>
  </w:style>
  <w:style w:type="paragraph" w:customStyle="1" w:styleId="zStatus">
    <w:name w:val="zStatus"/>
    <w:basedOn w:val="Normal"/>
    <w:uiPriority w:val="1"/>
    <w:semiHidden/>
    <w:rsid w:val="004F5092"/>
    <w:pPr>
      <w:overflowPunct w:val="0"/>
      <w:autoSpaceDE w:val="0"/>
      <w:autoSpaceDN w:val="0"/>
      <w:adjustRightInd w:val="0"/>
      <w:spacing w:after="0" w:line="240" w:lineRule="exact"/>
      <w:jc w:val="right"/>
    </w:pPr>
    <w:rPr>
      <w:rFonts w:ascii="Arial" w:eastAsiaTheme="minorEastAsia" w:hAnsi="Arial" w:cs="Times New Roman"/>
      <w:b/>
      <w:sz w:val="18"/>
      <w:szCs w:val="20"/>
      <w:lang w:val="en-GB" w:eastAsia="ja-JP"/>
    </w:rPr>
  </w:style>
  <w:style w:type="paragraph" w:customStyle="1" w:styleId="zTableBody">
    <w:name w:val="zTableBody"/>
    <w:basedOn w:val="Normal"/>
    <w:uiPriority w:val="1"/>
    <w:semiHidden/>
    <w:rsid w:val="004F5092"/>
    <w:pPr>
      <w:overflowPunct w:val="0"/>
      <w:autoSpaceDE w:val="0"/>
      <w:autoSpaceDN w:val="0"/>
      <w:adjustRightInd w:val="0"/>
      <w:spacing w:after="0" w:line="260" w:lineRule="exact"/>
    </w:pPr>
    <w:rPr>
      <w:rFonts w:ascii="Times New Roman" w:eastAsiaTheme="minorEastAsia" w:hAnsi="Times New Roman" w:cs="Times New Roman"/>
      <w:sz w:val="24"/>
      <w:szCs w:val="20"/>
      <w:lang w:val="en-GB" w:eastAsia="ja-JP"/>
    </w:rPr>
  </w:style>
  <w:style w:type="paragraph" w:customStyle="1" w:styleId="zTitle">
    <w:name w:val="zTitle"/>
    <w:basedOn w:val="Normal"/>
    <w:uiPriority w:val="1"/>
    <w:semiHidden/>
    <w:rsid w:val="004F5092"/>
    <w:pPr>
      <w:overflowPunct w:val="0"/>
      <w:autoSpaceDE w:val="0"/>
      <w:autoSpaceDN w:val="0"/>
      <w:adjustRightInd w:val="0"/>
      <w:spacing w:after="0" w:line="240" w:lineRule="exact"/>
    </w:pPr>
    <w:rPr>
      <w:rFonts w:ascii="Arial" w:eastAsiaTheme="minorEastAsia" w:hAnsi="Arial" w:cs="Times New Roman"/>
      <w:sz w:val="14"/>
      <w:szCs w:val="20"/>
      <w:lang w:val="en-GB" w:eastAsia="ja-JP"/>
    </w:rPr>
  </w:style>
  <w:style w:type="paragraph" w:customStyle="1" w:styleId="zTitleleft">
    <w:name w:val="zTitle left"/>
    <w:basedOn w:val="Normal"/>
    <w:uiPriority w:val="1"/>
    <w:semiHidden/>
    <w:rsid w:val="004F5092"/>
    <w:pPr>
      <w:overflowPunct w:val="0"/>
      <w:autoSpaceDE w:val="0"/>
      <w:autoSpaceDN w:val="0"/>
      <w:adjustRightInd w:val="0"/>
      <w:spacing w:after="0" w:line="260" w:lineRule="exact"/>
    </w:pPr>
    <w:rPr>
      <w:rFonts w:ascii="Arial" w:eastAsiaTheme="minorEastAsia" w:hAnsi="Arial" w:cs="Times New Roman"/>
      <w:sz w:val="14"/>
      <w:szCs w:val="20"/>
      <w:lang w:val="en-GB" w:eastAsia="ja-JP"/>
    </w:rPr>
  </w:style>
  <w:style w:type="paragraph" w:customStyle="1" w:styleId="zTitleright">
    <w:name w:val="zTitle right"/>
    <w:basedOn w:val="Normal"/>
    <w:uiPriority w:val="1"/>
    <w:semiHidden/>
    <w:rsid w:val="004F5092"/>
    <w:pPr>
      <w:overflowPunct w:val="0"/>
      <w:autoSpaceDE w:val="0"/>
      <w:autoSpaceDN w:val="0"/>
      <w:adjustRightInd w:val="0"/>
      <w:spacing w:after="0" w:line="260" w:lineRule="exact"/>
      <w:jc w:val="right"/>
    </w:pPr>
    <w:rPr>
      <w:rFonts w:ascii="Arial" w:eastAsiaTheme="minorEastAsia" w:hAnsi="Arial" w:cs="Times New Roman"/>
      <w:sz w:val="14"/>
      <w:szCs w:val="20"/>
      <w:lang w:val="en-GB" w:eastAsia="ja-JP"/>
    </w:rPr>
  </w:style>
  <w:style w:type="paragraph" w:customStyle="1" w:styleId="zUser">
    <w:name w:val="zUser"/>
    <w:basedOn w:val="Normal"/>
    <w:uiPriority w:val="1"/>
    <w:semiHidden/>
    <w:rsid w:val="004F5092"/>
    <w:pPr>
      <w:overflowPunct w:val="0"/>
      <w:autoSpaceDE w:val="0"/>
      <w:autoSpaceDN w:val="0"/>
      <w:adjustRightInd w:val="0"/>
      <w:spacing w:after="0" w:line="240" w:lineRule="exact"/>
      <w:jc w:val="right"/>
    </w:pPr>
    <w:rPr>
      <w:rFonts w:ascii="Arial" w:eastAsiaTheme="minorEastAsia" w:hAnsi="Arial" w:cs="Times New Roman"/>
      <w:sz w:val="16"/>
      <w:szCs w:val="20"/>
      <w:lang w:val="en-GB" w:eastAsia="ja-JP"/>
    </w:rPr>
  </w:style>
  <w:style w:type="character" w:styleId="PageNumber">
    <w:name w:val="page number"/>
    <w:uiPriority w:val="1"/>
    <w:semiHidden/>
    <w:unhideWhenUsed/>
    <w:rsid w:val="004F5092"/>
    <w:rPr>
      <w:sz w:val="24"/>
    </w:rPr>
  </w:style>
  <w:style w:type="character" w:customStyle="1" w:styleId="pun">
    <w:name w:val="pun"/>
    <w:basedOn w:val="DefaultParagraphFont"/>
    <w:rsid w:val="0040448F"/>
  </w:style>
  <w:style w:type="character" w:customStyle="1" w:styleId="pln">
    <w:name w:val="pln"/>
    <w:basedOn w:val="DefaultParagraphFont"/>
    <w:rsid w:val="0040448F"/>
  </w:style>
  <w:style w:type="character" w:customStyle="1" w:styleId="str">
    <w:name w:val="str"/>
    <w:basedOn w:val="DefaultParagraphFont"/>
    <w:rsid w:val="0040448F"/>
  </w:style>
  <w:style w:type="character" w:customStyle="1" w:styleId="dec">
    <w:name w:val="dec"/>
    <w:basedOn w:val="DefaultParagraphFont"/>
    <w:rsid w:val="0040448F"/>
  </w:style>
  <w:style w:type="character" w:customStyle="1" w:styleId="tag">
    <w:name w:val="tag"/>
    <w:basedOn w:val="DefaultParagraphFont"/>
    <w:rsid w:val="0040448F"/>
  </w:style>
  <w:style w:type="character" w:customStyle="1" w:styleId="atn">
    <w:name w:val="atn"/>
    <w:basedOn w:val="DefaultParagraphFont"/>
    <w:rsid w:val="0040448F"/>
  </w:style>
  <w:style w:type="character" w:customStyle="1" w:styleId="atv">
    <w:name w:val="atv"/>
    <w:basedOn w:val="DefaultParagraphFont"/>
    <w:rsid w:val="0040448F"/>
  </w:style>
  <w:style w:type="character" w:customStyle="1" w:styleId="com">
    <w:name w:val="com"/>
    <w:basedOn w:val="DefaultParagraphFont"/>
    <w:rsid w:val="0040448F"/>
  </w:style>
  <w:style w:type="character" w:customStyle="1" w:styleId="typ">
    <w:name w:val="typ"/>
    <w:basedOn w:val="DefaultParagraphFont"/>
    <w:rsid w:val="0040448F"/>
  </w:style>
  <w:style w:type="character" w:customStyle="1" w:styleId="kwd">
    <w:name w:val="kwd"/>
    <w:basedOn w:val="DefaultParagraphFont"/>
    <w:rsid w:val="0040448F"/>
  </w:style>
  <w:style w:type="character" w:customStyle="1" w:styleId="section">
    <w:name w:val="section"/>
    <w:basedOn w:val="DefaultParagraphFont"/>
    <w:rsid w:val="00C908D4"/>
  </w:style>
  <w:style w:type="paragraph" w:customStyle="1" w:styleId="title">
    <w:name w:val="title"/>
    <w:basedOn w:val="Normal"/>
    <w:rsid w:val="00C908D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erm">
    <w:name w:val="term"/>
    <w:basedOn w:val="DefaultParagraphFont"/>
    <w:rsid w:val="00C908D4"/>
  </w:style>
  <w:style w:type="character" w:customStyle="1" w:styleId="javakeyword">
    <w:name w:val="java_keyword"/>
    <w:basedOn w:val="DefaultParagraphFont"/>
    <w:rsid w:val="00C908D4"/>
  </w:style>
  <w:style w:type="character" w:customStyle="1" w:styleId="javaoperator">
    <w:name w:val="java_operator"/>
    <w:basedOn w:val="DefaultParagraphFont"/>
    <w:rsid w:val="00C908D4"/>
  </w:style>
  <w:style w:type="character" w:customStyle="1" w:styleId="javaliteral">
    <w:name w:val="java_literal"/>
    <w:basedOn w:val="DefaultParagraphFont"/>
    <w:rsid w:val="00C908D4"/>
  </w:style>
  <w:style w:type="character" w:customStyle="1" w:styleId="property">
    <w:name w:val="property"/>
    <w:basedOn w:val="DefaultParagraphFont"/>
    <w:rsid w:val="00C908D4"/>
  </w:style>
  <w:style w:type="character" w:customStyle="1" w:styleId="xmltagsymbols">
    <w:name w:val="xml_tag_symbols"/>
    <w:basedOn w:val="DefaultParagraphFont"/>
    <w:rsid w:val="00C908D4"/>
  </w:style>
  <w:style w:type="character" w:customStyle="1" w:styleId="xmltagname">
    <w:name w:val="xml_tag_name"/>
    <w:basedOn w:val="DefaultParagraphFont"/>
    <w:rsid w:val="00C908D4"/>
  </w:style>
  <w:style w:type="character" w:customStyle="1" w:styleId="xmlplain">
    <w:name w:val="xml_plain"/>
    <w:basedOn w:val="DefaultParagraphFont"/>
    <w:rsid w:val="00C908D4"/>
  </w:style>
  <w:style w:type="character" w:customStyle="1" w:styleId="xmlattributename">
    <w:name w:val="xml_attribute_name"/>
    <w:basedOn w:val="DefaultParagraphFont"/>
    <w:rsid w:val="00C908D4"/>
  </w:style>
  <w:style w:type="character" w:customStyle="1" w:styleId="xmlattributevalue">
    <w:name w:val="xml_attribute_value"/>
    <w:basedOn w:val="DefaultParagraphFont"/>
    <w:rsid w:val="00C908D4"/>
  </w:style>
  <w:style w:type="character" w:customStyle="1" w:styleId="type">
    <w:name w:val="type"/>
    <w:basedOn w:val="DefaultParagraphFont"/>
    <w:rsid w:val="00C908D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1" w:qFormat="1"/>
    <w:lsdException w:name="heading 3" w:uiPriority="9" w:qFormat="1"/>
    <w:lsdException w:name="heading 4" w:uiPriority="1" w:qFormat="1"/>
    <w:lsdException w:name="heading 5" w:uiPriority="9" w:qFormat="1"/>
    <w:lsdException w:name="heading 6" w:uiPriority="1" w:qFormat="1"/>
    <w:lsdException w:name="heading 7" w:uiPriority="1" w:qFormat="1"/>
    <w:lsdException w:name="heading 8" w:uiPriority="1" w:qFormat="1"/>
    <w:lsdException w:name="heading 9" w:uiPriority="1" w:qFormat="1"/>
    <w:lsdException w:name="toc 1" w:uiPriority="1"/>
    <w:lsdException w:name="toc 2" w:uiPriority="1"/>
    <w:lsdException w:name="toc 3" w:uiPriority="1"/>
    <w:lsdException w:name="toc 4" w:uiPriority="1"/>
    <w:lsdException w:name="toc 5" w:uiPriority="1"/>
    <w:lsdException w:name="toc 6" w:uiPriority="1"/>
    <w:lsdException w:name="toc 7" w:uiPriority="1"/>
    <w:lsdException w:name="toc 8" w:uiPriority="1"/>
    <w:lsdException w:name="toc 9" w:uiPriority="1"/>
    <w:lsdException w:name="header" w:uiPriority="1"/>
    <w:lsdException w:name="footer" w:uiPriority="1"/>
    <w:lsdException w:name="caption" w:uiPriority="35" w:qFormat="1"/>
    <w:lsdException w:name="page number" w:uiPriority="1"/>
    <w:lsdException w:name="List" w:uiPriority="1" w:qFormat="1"/>
    <w:lsdException w:name="List Bullet" w:uiPriority="1" w:qFormat="1"/>
    <w:lsdException w:name="List Number" w:uiPriority="1" w:qFormat="1"/>
    <w:lsdException w:name="List 2" w:uiPriority="1" w:qFormat="1"/>
    <w:lsdException w:name="List 3" w:uiPriority="1" w:qFormat="1"/>
    <w:lsdException w:name="List 4" w:uiPriority="1"/>
    <w:lsdException w:name="List 5" w:uiPriority="1"/>
    <w:lsdException w:name="List Bullet 2" w:uiPriority="1" w:qFormat="1"/>
    <w:lsdException w:name="List Bullet 3" w:uiPriority="1" w:qFormat="1"/>
    <w:lsdException w:name="List Bullet 4" w:uiPriority="1"/>
    <w:lsdException w:name="List Bullet 5" w:uiPriority="1"/>
    <w:lsdException w:name="List Number 2" w:uiPriority="1" w:qFormat="1"/>
    <w:lsdException w:name="List Number 3" w:uiPriority="1" w:qFormat="1"/>
    <w:lsdException w:name="List Number 4" w:uiPriority="1"/>
    <w:lsdException w:name="List Number 5" w:uiPriority="1"/>
    <w:lsdException w:name="Title" w:semiHidden="0" w:uiPriority="10" w:unhideWhenUsed="0" w:qFormat="1"/>
    <w:lsdException w:name="Default Paragraph Font" w:uiPriority="1"/>
    <w:lsdException w:name="Body Text" w:qFormat="1"/>
    <w:lsdException w:name="List Continue" w:uiPriority="1" w:qFormat="1"/>
    <w:lsdException w:name="List Continue 2" w:uiPriority="1" w:qFormat="1"/>
    <w:lsdException w:name="List Continue 3" w:uiPriority="1" w:qFormat="1"/>
    <w:lsdException w:name="List Continue 4" w:uiPriority="1"/>
    <w:lsdException w:name="List Continue 5"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1"/>
    <w:qFormat/>
    <w:rsid w:val="00862B3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1"/>
    <w:semiHidden/>
    <w:unhideWhenUsed/>
    <w:qFormat/>
    <w:rsid w:val="00B901B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5E43FB"/>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1"/>
    <w:semiHidden/>
    <w:unhideWhenUsed/>
    <w:qFormat/>
    <w:rsid w:val="00862B34"/>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Heading4"/>
    <w:next w:val="Normal"/>
    <w:link w:val="Heading5Char"/>
    <w:uiPriority w:val="9"/>
    <w:semiHidden/>
    <w:unhideWhenUsed/>
    <w:qFormat/>
    <w:rsid w:val="004F5092"/>
    <w:pPr>
      <w:keepNext w:val="0"/>
      <w:keepLines w:val="0"/>
      <w:overflowPunct w:val="0"/>
      <w:autoSpaceDE w:val="0"/>
      <w:autoSpaceDN w:val="0"/>
      <w:adjustRightInd w:val="0"/>
      <w:spacing w:before="280" w:line="260" w:lineRule="exact"/>
      <w:outlineLvl w:val="4"/>
    </w:pPr>
    <w:rPr>
      <w:rFonts w:ascii="Times New Roman" w:eastAsiaTheme="minorEastAsia" w:hAnsi="Times New Roman" w:cs="Times New Roman"/>
      <w:b w:val="0"/>
      <w:bCs w:val="0"/>
      <w:i w:val="0"/>
      <w:iCs w:val="0"/>
      <w:color w:val="auto"/>
      <w:sz w:val="24"/>
      <w:szCs w:val="20"/>
      <w:lang w:val="en-GB" w:eastAsia="ja-JP"/>
    </w:rPr>
  </w:style>
  <w:style w:type="paragraph" w:styleId="Heading6">
    <w:name w:val="heading 6"/>
    <w:basedOn w:val="Heading5"/>
    <w:next w:val="Normal"/>
    <w:link w:val="Heading6Char"/>
    <w:uiPriority w:val="1"/>
    <w:semiHidden/>
    <w:unhideWhenUsed/>
    <w:qFormat/>
    <w:rsid w:val="004F5092"/>
    <w:pPr>
      <w:outlineLvl w:val="5"/>
    </w:pPr>
  </w:style>
  <w:style w:type="paragraph" w:styleId="Heading7">
    <w:name w:val="heading 7"/>
    <w:basedOn w:val="Heading6"/>
    <w:next w:val="Normal"/>
    <w:link w:val="Heading7Char"/>
    <w:uiPriority w:val="1"/>
    <w:semiHidden/>
    <w:unhideWhenUsed/>
    <w:qFormat/>
    <w:rsid w:val="004F5092"/>
    <w:pPr>
      <w:outlineLvl w:val="6"/>
    </w:pPr>
  </w:style>
  <w:style w:type="paragraph" w:styleId="Heading8">
    <w:name w:val="heading 8"/>
    <w:basedOn w:val="Heading7"/>
    <w:next w:val="Normal"/>
    <w:link w:val="Heading8Char"/>
    <w:uiPriority w:val="1"/>
    <w:semiHidden/>
    <w:unhideWhenUsed/>
    <w:qFormat/>
    <w:rsid w:val="004F5092"/>
    <w:pPr>
      <w:outlineLvl w:val="7"/>
    </w:pPr>
  </w:style>
  <w:style w:type="paragraph" w:styleId="Heading9">
    <w:name w:val="heading 9"/>
    <w:basedOn w:val="Heading8"/>
    <w:next w:val="Normal"/>
    <w:link w:val="Heading9Char"/>
    <w:uiPriority w:val="1"/>
    <w:semiHidden/>
    <w:unhideWhenUsed/>
    <w:qFormat/>
    <w:rsid w:val="004F5092"/>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5E43FB"/>
    <w:rPr>
      <w:rFonts w:ascii="Times New Roman" w:eastAsia="Times New Roman" w:hAnsi="Times New Roman" w:cs="Times New Roman"/>
      <w:b/>
      <w:bCs/>
      <w:sz w:val="27"/>
      <w:szCs w:val="27"/>
    </w:rPr>
  </w:style>
  <w:style w:type="paragraph" w:styleId="NormalWeb">
    <w:name w:val="Normal (Web)"/>
    <w:basedOn w:val="Normal"/>
    <w:uiPriority w:val="99"/>
    <w:unhideWhenUsed/>
    <w:rsid w:val="005E43F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5E43FB"/>
    <w:rPr>
      <w:color w:val="0000FF"/>
      <w:u w:val="single"/>
    </w:rPr>
  </w:style>
  <w:style w:type="character" w:customStyle="1" w:styleId="apple-converted-space">
    <w:name w:val="apple-converted-space"/>
    <w:basedOn w:val="DefaultParagraphFont"/>
    <w:rsid w:val="005E43FB"/>
  </w:style>
  <w:style w:type="character" w:customStyle="1" w:styleId="keyword">
    <w:name w:val="keyword"/>
    <w:basedOn w:val="DefaultParagraphFont"/>
    <w:rsid w:val="005E43FB"/>
  </w:style>
  <w:style w:type="character" w:customStyle="1" w:styleId="number">
    <w:name w:val="number"/>
    <w:basedOn w:val="DefaultParagraphFont"/>
    <w:rsid w:val="005E43FB"/>
  </w:style>
  <w:style w:type="character" w:customStyle="1" w:styleId="comment">
    <w:name w:val="comment"/>
    <w:basedOn w:val="DefaultParagraphFont"/>
    <w:rsid w:val="005E43FB"/>
  </w:style>
  <w:style w:type="paragraph" w:styleId="BalloonText">
    <w:name w:val="Balloon Text"/>
    <w:basedOn w:val="Normal"/>
    <w:link w:val="BalloonTextChar"/>
    <w:uiPriority w:val="99"/>
    <w:semiHidden/>
    <w:unhideWhenUsed/>
    <w:rsid w:val="00875B6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75B62"/>
    <w:rPr>
      <w:rFonts w:ascii="Tahoma" w:hAnsi="Tahoma" w:cs="Tahoma"/>
      <w:sz w:val="16"/>
      <w:szCs w:val="16"/>
    </w:rPr>
  </w:style>
  <w:style w:type="character" w:customStyle="1" w:styleId="Heading1Char">
    <w:name w:val="Heading 1 Char"/>
    <w:basedOn w:val="DefaultParagraphFont"/>
    <w:link w:val="Heading1"/>
    <w:uiPriority w:val="1"/>
    <w:rsid w:val="00862B34"/>
    <w:rPr>
      <w:rFonts w:asciiTheme="majorHAnsi" w:eastAsiaTheme="majorEastAsia" w:hAnsiTheme="majorHAnsi" w:cstheme="majorBidi"/>
      <w:b/>
      <w:bCs/>
      <w:color w:val="365F91" w:themeColor="accent1" w:themeShade="BF"/>
      <w:sz w:val="28"/>
      <w:szCs w:val="28"/>
    </w:rPr>
  </w:style>
  <w:style w:type="character" w:customStyle="1" w:styleId="Heading4Char">
    <w:name w:val="Heading 4 Char"/>
    <w:basedOn w:val="DefaultParagraphFont"/>
    <w:link w:val="Heading4"/>
    <w:uiPriority w:val="1"/>
    <w:semiHidden/>
    <w:rsid w:val="00862B34"/>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D43F78"/>
    <w:pPr>
      <w:ind w:left="720"/>
      <w:contextualSpacing/>
    </w:pPr>
  </w:style>
  <w:style w:type="character" w:styleId="Emphasis">
    <w:name w:val="Emphasis"/>
    <w:basedOn w:val="DefaultParagraphFont"/>
    <w:uiPriority w:val="20"/>
    <w:qFormat/>
    <w:rsid w:val="00717ED7"/>
    <w:rPr>
      <w:i/>
      <w:iCs/>
    </w:rPr>
  </w:style>
  <w:style w:type="table" w:styleId="TableGrid">
    <w:name w:val="Table Grid"/>
    <w:basedOn w:val="TableNormal"/>
    <w:rsid w:val="006E46C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E07008"/>
    <w:rPr>
      <w:b/>
      <w:bCs/>
    </w:rPr>
  </w:style>
  <w:style w:type="character" w:styleId="HTMLCode">
    <w:name w:val="HTML Code"/>
    <w:basedOn w:val="DefaultParagraphFont"/>
    <w:uiPriority w:val="99"/>
    <w:semiHidden/>
    <w:unhideWhenUsed/>
    <w:rsid w:val="00542EE4"/>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380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80AAF"/>
    <w:rPr>
      <w:rFonts w:ascii="Courier New" w:eastAsia="Times New Roman" w:hAnsi="Courier New" w:cs="Courier New"/>
      <w:sz w:val="20"/>
      <w:szCs w:val="20"/>
    </w:rPr>
  </w:style>
  <w:style w:type="character" w:customStyle="1" w:styleId="javaplain">
    <w:name w:val="java_plain"/>
    <w:basedOn w:val="DefaultParagraphFont"/>
    <w:rsid w:val="00380AAF"/>
  </w:style>
  <w:style w:type="character" w:customStyle="1" w:styleId="javatype">
    <w:name w:val="java_type"/>
    <w:basedOn w:val="DefaultParagraphFont"/>
    <w:rsid w:val="00380AAF"/>
  </w:style>
  <w:style w:type="character" w:customStyle="1" w:styleId="Heading2Char">
    <w:name w:val="Heading 2 Char"/>
    <w:basedOn w:val="DefaultParagraphFont"/>
    <w:link w:val="Heading2"/>
    <w:uiPriority w:val="1"/>
    <w:semiHidden/>
    <w:rsid w:val="00B901B8"/>
    <w:rPr>
      <w:rFonts w:asciiTheme="majorHAnsi" w:eastAsiaTheme="majorEastAsia" w:hAnsiTheme="majorHAnsi" w:cstheme="majorBidi"/>
      <w:b/>
      <w:bCs/>
      <w:color w:val="4F81BD" w:themeColor="accent1"/>
      <w:sz w:val="26"/>
      <w:szCs w:val="26"/>
    </w:rPr>
  </w:style>
  <w:style w:type="character" w:customStyle="1" w:styleId="token">
    <w:name w:val="token"/>
    <w:basedOn w:val="DefaultParagraphFont"/>
    <w:rsid w:val="00B901B8"/>
  </w:style>
  <w:style w:type="character" w:customStyle="1" w:styleId="javaseparator">
    <w:name w:val="java_separator"/>
    <w:basedOn w:val="DefaultParagraphFont"/>
    <w:rsid w:val="007901C5"/>
  </w:style>
  <w:style w:type="character" w:customStyle="1" w:styleId="string">
    <w:name w:val="string"/>
    <w:basedOn w:val="DefaultParagraphFont"/>
    <w:rsid w:val="00D06F15"/>
  </w:style>
  <w:style w:type="character" w:customStyle="1" w:styleId="Heading5Char">
    <w:name w:val="Heading 5 Char"/>
    <w:basedOn w:val="DefaultParagraphFont"/>
    <w:link w:val="Heading5"/>
    <w:uiPriority w:val="9"/>
    <w:semiHidden/>
    <w:rsid w:val="004F5092"/>
    <w:rPr>
      <w:rFonts w:ascii="Times New Roman" w:eastAsiaTheme="minorEastAsia" w:hAnsi="Times New Roman" w:cs="Times New Roman"/>
      <w:sz w:val="24"/>
      <w:szCs w:val="20"/>
      <w:lang w:val="en-GB" w:eastAsia="ja-JP"/>
    </w:rPr>
  </w:style>
  <w:style w:type="character" w:customStyle="1" w:styleId="Heading6Char">
    <w:name w:val="Heading 6 Char"/>
    <w:basedOn w:val="DefaultParagraphFont"/>
    <w:link w:val="Heading6"/>
    <w:uiPriority w:val="1"/>
    <w:semiHidden/>
    <w:rsid w:val="004F5092"/>
    <w:rPr>
      <w:rFonts w:ascii="Times New Roman" w:eastAsiaTheme="minorEastAsia" w:hAnsi="Times New Roman" w:cs="Times New Roman"/>
      <w:sz w:val="24"/>
      <w:szCs w:val="20"/>
      <w:lang w:val="en-GB" w:eastAsia="ja-JP"/>
    </w:rPr>
  </w:style>
  <w:style w:type="character" w:customStyle="1" w:styleId="Heading7Char">
    <w:name w:val="Heading 7 Char"/>
    <w:basedOn w:val="DefaultParagraphFont"/>
    <w:link w:val="Heading7"/>
    <w:uiPriority w:val="1"/>
    <w:semiHidden/>
    <w:rsid w:val="004F5092"/>
    <w:rPr>
      <w:rFonts w:ascii="Times New Roman" w:eastAsiaTheme="minorEastAsia" w:hAnsi="Times New Roman" w:cs="Times New Roman"/>
      <w:sz w:val="24"/>
      <w:szCs w:val="20"/>
      <w:lang w:val="en-GB" w:eastAsia="ja-JP"/>
    </w:rPr>
  </w:style>
  <w:style w:type="character" w:customStyle="1" w:styleId="Heading8Char">
    <w:name w:val="Heading 8 Char"/>
    <w:basedOn w:val="DefaultParagraphFont"/>
    <w:link w:val="Heading8"/>
    <w:uiPriority w:val="1"/>
    <w:semiHidden/>
    <w:rsid w:val="004F5092"/>
    <w:rPr>
      <w:rFonts w:ascii="Times New Roman" w:eastAsiaTheme="minorEastAsia" w:hAnsi="Times New Roman" w:cs="Times New Roman"/>
      <w:sz w:val="24"/>
      <w:szCs w:val="20"/>
      <w:lang w:val="en-GB" w:eastAsia="ja-JP"/>
    </w:rPr>
  </w:style>
  <w:style w:type="character" w:customStyle="1" w:styleId="Heading9Char">
    <w:name w:val="Heading 9 Char"/>
    <w:basedOn w:val="DefaultParagraphFont"/>
    <w:link w:val="Heading9"/>
    <w:uiPriority w:val="1"/>
    <w:semiHidden/>
    <w:rsid w:val="004F5092"/>
    <w:rPr>
      <w:rFonts w:ascii="Times New Roman" w:eastAsiaTheme="minorEastAsia" w:hAnsi="Times New Roman" w:cs="Times New Roman"/>
      <w:sz w:val="24"/>
      <w:szCs w:val="20"/>
      <w:lang w:val="en-GB" w:eastAsia="ja-JP"/>
    </w:rPr>
  </w:style>
  <w:style w:type="character" w:styleId="FollowedHyperlink">
    <w:name w:val="FollowedHyperlink"/>
    <w:basedOn w:val="DefaultParagraphFont"/>
    <w:uiPriority w:val="99"/>
    <w:semiHidden/>
    <w:unhideWhenUsed/>
    <w:rsid w:val="004F5092"/>
    <w:rPr>
      <w:color w:val="800080" w:themeColor="followedHyperlink"/>
      <w:u w:val="single"/>
    </w:rPr>
  </w:style>
  <w:style w:type="paragraph" w:styleId="BodyText">
    <w:name w:val="Body Text"/>
    <w:basedOn w:val="Normal"/>
    <w:link w:val="BodyTextChar"/>
    <w:uiPriority w:val="99"/>
    <w:semiHidden/>
    <w:unhideWhenUsed/>
    <w:qFormat/>
    <w:rsid w:val="004F5092"/>
    <w:pPr>
      <w:overflowPunct w:val="0"/>
      <w:autoSpaceDE w:val="0"/>
      <w:autoSpaceDN w:val="0"/>
      <w:adjustRightInd w:val="0"/>
      <w:spacing w:after="260" w:line="260" w:lineRule="exact"/>
    </w:pPr>
    <w:rPr>
      <w:rFonts w:ascii="Times New Roman" w:eastAsiaTheme="minorEastAsia" w:hAnsi="Times New Roman" w:cs="Times New Roman"/>
      <w:sz w:val="24"/>
      <w:szCs w:val="20"/>
      <w:lang w:val="en-GB" w:eastAsia="ja-JP"/>
    </w:rPr>
  </w:style>
  <w:style w:type="character" w:customStyle="1" w:styleId="BodyTextChar">
    <w:name w:val="Body Text Char"/>
    <w:basedOn w:val="DefaultParagraphFont"/>
    <w:link w:val="BodyText"/>
    <w:uiPriority w:val="99"/>
    <w:semiHidden/>
    <w:rsid w:val="004F5092"/>
    <w:rPr>
      <w:rFonts w:ascii="Times New Roman" w:eastAsiaTheme="minorEastAsia" w:hAnsi="Times New Roman" w:cs="Times New Roman"/>
      <w:sz w:val="24"/>
      <w:szCs w:val="20"/>
      <w:lang w:val="en-GB" w:eastAsia="ja-JP"/>
    </w:rPr>
  </w:style>
  <w:style w:type="paragraph" w:styleId="TOC1">
    <w:name w:val="toc 1"/>
    <w:basedOn w:val="Normal"/>
    <w:next w:val="Normal"/>
    <w:autoRedefine/>
    <w:uiPriority w:val="1"/>
    <w:semiHidden/>
    <w:unhideWhenUsed/>
    <w:rsid w:val="004F5092"/>
    <w:pPr>
      <w:tabs>
        <w:tab w:val="right" w:leader="dot" w:pos="8222"/>
        <w:tab w:val="right" w:leader="dot" w:pos="9866"/>
      </w:tabs>
      <w:overflowPunct w:val="0"/>
      <w:autoSpaceDE w:val="0"/>
      <w:autoSpaceDN w:val="0"/>
      <w:adjustRightInd w:val="0"/>
      <w:spacing w:before="240" w:after="0" w:line="240" w:lineRule="auto"/>
      <w:ind w:left="454" w:right="567" w:hanging="454"/>
    </w:pPr>
    <w:rPr>
      <w:rFonts w:ascii="Times New Roman" w:eastAsiaTheme="minorEastAsia" w:hAnsi="Times New Roman" w:cs="Times New Roman"/>
      <w:sz w:val="24"/>
      <w:szCs w:val="20"/>
      <w:lang w:val="en-GB" w:eastAsia="ja-JP"/>
    </w:rPr>
  </w:style>
  <w:style w:type="paragraph" w:styleId="TOC2">
    <w:name w:val="toc 2"/>
    <w:basedOn w:val="Normal"/>
    <w:next w:val="Normal"/>
    <w:autoRedefine/>
    <w:uiPriority w:val="1"/>
    <w:semiHidden/>
    <w:unhideWhenUsed/>
    <w:rsid w:val="004F5092"/>
    <w:pPr>
      <w:tabs>
        <w:tab w:val="right" w:leader="dot" w:pos="8222"/>
        <w:tab w:val="right" w:leader="dot" w:pos="9866"/>
      </w:tabs>
      <w:overflowPunct w:val="0"/>
      <w:autoSpaceDE w:val="0"/>
      <w:autoSpaceDN w:val="0"/>
      <w:adjustRightInd w:val="0"/>
      <w:spacing w:before="60" w:after="0" w:line="240" w:lineRule="auto"/>
      <w:ind w:left="1021" w:right="567" w:hanging="567"/>
    </w:pPr>
    <w:rPr>
      <w:rFonts w:ascii="Times New Roman" w:eastAsiaTheme="minorEastAsia" w:hAnsi="Times New Roman" w:cs="Times New Roman"/>
      <w:sz w:val="24"/>
      <w:szCs w:val="20"/>
      <w:lang w:val="en-GB" w:eastAsia="ja-JP"/>
    </w:rPr>
  </w:style>
  <w:style w:type="paragraph" w:styleId="TOC3">
    <w:name w:val="toc 3"/>
    <w:basedOn w:val="TOC2"/>
    <w:next w:val="Normal"/>
    <w:autoRedefine/>
    <w:uiPriority w:val="1"/>
    <w:semiHidden/>
    <w:unhideWhenUsed/>
    <w:rsid w:val="004F5092"/>
    <w:pPr>
      <w:spacing w:before="0"/>
      <w:ind w:left="1588"/>
    </w:pPr>
  </w:style>
  <w:style w:type="paragraph" w:styleId="TOC4">
    <w:name w:val="toc 4"/>
    <w:basedOn w:val="TOC3"/>
    <w:next w:val="Normal"/>
    <w:autoRedefine/>
    <w:uiPriority w:val="1"/>
    <w:semiHidden/>
    <w:unhideWhenUsed/>
    <w:rsid w:val="004F5092"/>
    <w:pPr>
      <w:ind w:left="2325" w:hanging="737"/>
    </w:pPr>
  </w:style>
  <w:style w:type="paragraph" w:styleId="TOC5">
    <w:name w:val="toc 5"/>
    <w:basedOn w:val="TOC4"/>
    <w:next w:val="Normal"/>
    <w:autoRedefine/>
    <w:uiPriority w:val="1"/>
    <w:semiHidden/>
    <w:unhideWhenUsed/>
    <w:rsid w:val="004F5092"/>
  </w:style>
  <w:style w:type="paragraph" w:styleId="TOC6">
    <w:name w:val="toc 6"/>
    <w:basedOn w:val="TOC5"/>
    <w:next w:val="Normal"/>
    <w:autoRedefine/>
    <w:uiPriority w:val="1"/>
    <w:semiHidden/>
    <w:unhideWhenUsed/>
    <w:rsid w:val="004F5092"/>
  </w:style>
  <w:style w:type="paragraph" w:styleId="TOC7">
    <w:name w:val="toc 7"/>
    <w:basedOn w:val="TOC6"/>
    <w:next w:val="Normal"/>
    <w:autoRedefine/>
    <w:uiPriority w:val="1"/>
    <w:semiHidden/>
    <w:unhideWhenUsed/>
    <w:rsid w:val="004F5092"/>
  </w:style>
  <w:style w:type="paragraph" w:styleId="TOC8">
    <w:name w:val="toc 8"/>
    <w:basedOn w:val="TOC7"/>
    <w:next w:val="Normal"/>
    <w:autoRedefine/>
    <w:uiPriority w:val="1"/>
    <w:semiHidden/>
    <w:unhideWhenUsed/>
    <w:rsid w:val="004F5092"/>
  </w:style>
  <w:style w:type="paragraph" w:styleId="TOC9">
    <w:name w:val="toc 9"/>
    <w:basedOn w:val="TOC8"/>
    <w:next w:val="Normal"/>
    <w:autoRedefine/>
    <w:uiPriority w:val="1"/>
    <w:semiHidden/>
    <w:unhideWhenUsed/>
    <w:rsid w:val="004F5092"/>
  </w:style>
  <w:style w:type="paragraph" w:styleId="Header">
    <w:name w:val="header"/>
    <w:basedOn w:val="Normal"/>
    <w:link w:val="HeaderChar"/>
    <w:uiPriority w:val="1"/>
    <w:semiHidden/>
    <w:unhideWhenUsed/>
    <w:rsid w:val="004F5092"/>
    <w:pPr>
      <w:tabs>
        <w:tab w:val="left" w:pos="5216"/>
        <w:tab w:val="left" w:pos="7825"/>
        <w:tab w:val="left" w:pos="9129"/>
      </w:tabs>
      <w:overflowPunct w:val="0"/>
      <w:autoSpaceDE w:val="0"/>
      <w:autoSpaceDN w:val="0"/>
      <w:adjustRightInd w:val="0"/>
      <w:spacing w:after="0" w:line="240" w:lineRule="auto"/>
    </w:pPr>
    <w:rPr>
      <w:rFonts w:ascii="Times New Roman" w:eastAsiaTheme="minorEastAsia" w:hAnsi="Times New Roman" w:cs="Times New Roman"/>
      <w:sz w:val="24"/>
      <w:szCs w:val="20"/>
      <w:lang w:val="en-GB" w:eastAsia="ja-JP"/>
    </w:rPr>
  </w:style>
  <w:style w:type="character" w:customStyle="1" w:styleId="HeaderChar">
    <w:name w:val="Header Char"/>
    <w:basedOn w:val="DefaultParagraphFont"/>
    <w:link w:val="Header"/>
    <w:uiPriority w:val="1"/>
    <w:semiHidden/>
    <w:rsid w:val="004F5092"/>
    <w:rPr>
      <w:rFonts w:ascii="Times New Roman" w:eastAsiaTheme="minorEastAsia" w:hAnsi="Times New Roman" w:cs="Times New Roman"/>
      <w:sz w:val="24"/>
      <w:szCs w:val="20"/>
      <w:lang w:val="en-GB" w:eastAsia="ja-JP"/>
    </w:rPr>
  </w:style>
  <w:style w:type="paragraph" w:styleId="Footer">
    <w:name w:val="footer"/>
    <w:basedOn w:val="Normal"/>
    <w:link w:val="FooterChar"/>
    <w:uiPriority w:val="1"/>
    <w:semiHidden/>
    <w:unhideWhenUsed/>
    <w:rsid w:val="004F5092"/>
    <w:pPr>
      <w:tabs>
        <w:tab w:val="center" w:pos="4819"/>
        <w:tab w:val="right" w:pos="9638"/>
      </w:tabs>
      <w:overflowPunct w:val="0"/>
      <w:autoSpaceDE w:val="0"/>
      <w:autoSpaceDN w:val="0"/>
      <w:adjustRightInd w:val="0"/>
      <w:spacing w:after="0" w:line="240" w:lineRule="auto"/>
    </w:pPr>
    <w:rPr>
      <w:rFonts w:ascii="Times New Roman" w:eastAsiaTheme="minorEastAsia" w:hAnsi="Times New Roman" w:cs="Times New Roman"/>
      <w:sz w:val="16"/>
      <w:szCs w:val="20"/>
      <w:lang w:val="en-GB" w:eastAsia="ja-JP"/>
    </w:rPr>
  </w:style>
  <w:style w:type="character" w:customStyle="1" w:styleId="FooterChar">
    <w:name w:val="Footer Char"/>
    <w:basedOn w:val="DefaultParagraphFont"/>
    <w:link w:val="Footer"/>
    <w:uiPriority w:val="1"/>
    <w:semiHidden/>
    <w:rsid w:val="004F5092"/>
    <w:rPr>
      <w:rFonts w:ascii="Times New Roman" w:eastAsiaTheme="minorEastAsia" w:hAnsi="Times New Roman" w:cs="Times New Roman"/>
      <w:sz w:val="16"/>
      <w:szCs w:val="20"/>
      <w:lang w:val="en-GB" w:eastAsia="ja-JP"/>
    </w:rPr>
  </w:style>
  <w:style w:type="paragraph" w:styleId="List">
    <w:name w:val="List"/>
    <w:basedOn w:val="Normal"/>
    <w:uiPriority w:val="1"/>
    <w:semiHidden/>
    <w:unhideWhenUsed/>
    <w:qFormat/>
    <w:rsid w:val="004F5092"/>
    <w:pPr>
      <w:numPr>
        <w:numId w:val="23"/>
      </w:numPr>
      <w:overflowPunct w:val="0"/>
      <w:autoSpaceDE w:val="0"/>
      <w:autoSpaceDN w:val="0"/>
      <w:adjustRightInd w:val="0"/>
      <w:spacing w:after="0" w:line="240" w:lineRule="auto"/>
    </w:pPr>
    <w:rPr>
      <w:rFonts w:ascii="Times New Roman" w:eastAsiaTheme="minorEastAsia" w:hAnsi="Times New Roman" w:cs="Times New Roman"/>
      <w:sz w:val="24"/>
      <w:szCs w:val="20"/>
      <w:lang w:val="en-GB" w:eastAsia="ja-JP"/>
    </w:rPr>
  </w:style>
  <w:style w:type="paragraph" w:styleId="ListBullet">
    <w:name w:val="List Bullet"/>
    <w:basedOn w:val="BodyText"/>
    <w:uiPriority w:val="1"/>
    <w:semiHidden/>
    <w:unhideWhenUsed/>
    <w:qFormat/>
    <w:rsid w:val="004F5092"/>
    <w:pPr>
      <w:numPr>
        <w:numId w:val="24"/>
      </w:numPr>
      <w:spacing w:after="0"/>
    </w:pPr>
  </w:style>
  <w:style w:type="paragraph" w:styleId="ListNumber">
    <w:name w:val="List Number"/>
    <w:basedOn w:val="Normal"/>
    <w:uiPriority w:val="1"/>
    <w:semiHidden/>
    <w:unhideWhenUsed/>
    <w:qFormat/>
    <w:rsid w:val="004F5092"/>
    <w:pPr>
      <w:numPr>
        <w:numId w:val="25"/>
      </w:numPr>
      <w:overflowPunct w:val="0"/>
      <w:autoSpaceDE w:val="0"/>
      <w:autoSpaceDN w:val="0"/>
      <w:adjustRightInd w:val="0"/>
      <w:spacing w:after="0" w:line="240" w:lineRule="auto"/>
    </w:pPr>
    <w:rPr>
      <w:rFonts w:ascii="Times New Roman" w:eastAsiaTheme="minorEastAsia" w:hAnsi="Times New Roman" w:cs="Times New Roman"/>
      <w:sz w:val="24"/>
      <w:szCs w:val="20"/>
      <w:lang w:val="en-GB" w:eastAsia="ja-JP"/>
    </w:rPr>
  </w:style>
  <w:style w:type="paragraph" w:styleId="List2">
    <w:name w:val="List 2"/>
    <w:basedOn w:val="Normal"/>
    <w:uiPriority w:val="1"/>
    <w:semiHidden/>
    <w:unhideWhenUsed/>
    <w:qFormat/>
    <w:rsid w:val="004F5092"/>
    <w:pPr>
      <w:numPr>
        <w:ilvl w:val="1"/>
        <w:numId w:val="23"/>
      </w:numPr>
      <w:overflowPunct w:val="0"/>
      <w:autoSpaceDE w:val="0"/>
      <w:autoSpaceDN w:val="0"/>
      <w:adjustRightInd w:val="0"/>
      <w:spacing w:after="0" w:line="240" w:lineRule="auto"/>
    </w:pPr>
    <w:rPr>
      <w:rFonts w:ascii="Times New Roman" w:eastAsiaTheme="minorEastAsia" w:hAnsi="Times New Roman" w:cs="Times New Roman"/>
      <w:sz w:val="24"/>
      <w:szCs w:val="20"/>
      <w:lang w:val="en-GB" w:eastAsia="ja-JP"/>
    </w:rPr>
  </w:style>
  <w:style w:type="paragraph" w:styleId="List3">
    <w:name w:val="List 3"/>
    <w:basedOn w:val="Normal"/>
    <w:uiPriority w:val="1"/>
    <w:semiHidden/>
    <w:unhideWhenUsed/>
    <w:qFormat/>
    <w:rsid w:val="004F5092"/>
    <w:pPr>
      <w:numPr>
        <w:ilvl w:val="2"/>
        <w:numId w:val="23"/>
      </w:numPr>
      <w:overflowPunct w:val="0"/>
      <w:autoSpaceDE w:val="0"/>
      <w:autoSpaceDN w:val="0"/>
      <w:adjustRightInd w:val="0"/>
      <w:spacing w:after="0" w:line="240" w:lineRule="auto"/>
    </w:pPr>
    <w:rPr>
      <w:rFonts w:ascii="Times New Roman" w:eastAsiaTheme="minorEastAsia" w:hAnsi="Times New Roman" w:cs="Times New Roman"/>
      <w:sz w:val="24"/>
      <w:szCs w:val="20"/>
      <w:lang w:val="en-GB" w:eastAsia="ja-JP"/>
    </w:rPr>
  </w:style>
  <w:style w:type="paragraph" w:styleId="List4">
    <w:name w:val="List 4"/>
    <w:basedOn w:val="Normal"/>
    <w:uiPriority w:val="1"/>
    <w:semiHidden/>
    <w:unhideWhenUsed/>
    <w:rsid w:val="004F5092"/>
    <w:pPr>
      <w:numPr>
        <w:ilvl w:val="3"/>
        <w:numId w:val="23"/>
      </w:numPr>
      <w:overflowPunct w:val="0"/>
      <w:autoSpaceDE w:val="0"/>
      <w:autoSpaceDN w:val="0"/>
      <w:adjustRightInd w:val="0"/>
      <w:spacing w:after="0" w:line="240" w:lineRule="auto"/>
    </w:pPr>
    <w:rPr>
      <w:rFonts w:ascii="Times New Roman" w:eastAsiaTheme="minorEastAsia" w:hAnsi="Times New Roman" w:cs="Times New Roman"/>
      <w:sz w:val="24"/>
      <w:szCs w:val="20"/>
      <w:lang w:val="en-GB" w:eastAsia="ja-JP"/>
    </w:rPr>
  </w:style>
  <w:style w:type="paragraph" w:styleId="List5">
    <w:name w:val="List 5"/>
    <w:basedOn w:val="Normal"/>
    <w:uiPriority w:val="1"/>
    <w:semiHidden/>
    <w:unhideWhenUsed/>
    <w:rsid w:val="004F5092"/>
    <w:pPr>
      <w:numPr>
        <w:ilvl w:val="4"/>
        <w:numId w:val="23"/>
      </w:numPr>
      <w:overflowPunct w:val="0"/>
      <w:autoSpaceDE w:val="0"/>
      <w:autoSpaceDN w:val="0"/>
      <w:adjustRightInd w:val="0"/>
      <w:spacing w:after="0" w:line="240" w:lineRule="auto"/>
    </w:pPr>
    <w:rPr>
      <w:rFonts w:ascii="Times New Roman" w:eastAsiaTheme="minorEastAsia" w:hAnsi="Times New Roman" w:cs="Times New Roman"/>
      <w:sz w:val="24"/>
      <w:szCs w:val="20"/>
      <w:lang w:val="en-GB" w:eastAsia="ja-JP"/>
    </w:rPr>
  </w:style>
  <w:style w:type="paragraph" w:styleId="ListBullet2">
    <w:name w:val="List Bullet 2"/>
    <w:basedOn w:val="BodyText"/>
    <w:uiPriority w:val="1"/>
    <w:semiHidden/>
    <w:unhideWhenUsed/>
    <w:qFormat/>
    <w:rsid w:val="004F5092"/>
    <w:pPr>
      <w:numPr>
        <w:ilvl w:val="1"/>
        <w:numId w:val="24"/>
      </w:numPr>
      <w:spacing w:after="0"/>
    </w:pPr>
  </w:style>
  <w:style w:type="paragraph" w:styleId="ListBullet3">
    <w:name w:val="List Bullet 3"/>
    <w:basedOn w:val="Normal"/>
    <w:uiPriority w:val="1"/>
    <w:semiHidden/>
    <w:unhideWhenUsed/>
    <w:qFormat/>
    <w:rsid w:val="004F5092"/>
    <w:pPr>
      <w:numPr>
        <w:ilvl w:val="2"/>
        <w:numId w:val="24"/>
      </w:numPr>
      <w:overflowPunct w:val="0"/>
      <w:autoSpaceDE w:val="0"/>
      <w:autoSpaceDN w:val="0"/>
      <w:adjustRightInd w:val="0"/>
      <w:spacing w:after="0" w:line="240" w:lineRule="auto"/>
    </w:pPr>
    <w:rPr>
      <w:rFonts w:ascii="Times New Roman" w:eastAsiaTheme="minorEastAsia" w:hAnsi="Times New Roman" w:cs="Times New Roman"/>
      <w:sz w:val="24"/>
      <w:szCs w:val="20"/>
      <w:lang w:val="en-GB" w:eastAsia="ja-JP"/>
    </w:rPr>
  </w:style>
  <w:style w:type="paragraph" w:styleId="ListBullet4">
    <w:name w:val="List Bullet 4"/>
    <w:basedOn w:val="Normal"/>
    <w:uiPriority w:val="1"/>
    <w:semiHidden/>
    <w:unhideWhenUsed/>
    <w:rsid w:val="004F5092"/>
    <w:pPr>
      <w:numPr>
        <w:ilvl w:val="3"/>
        <w:numId w:val="24"/>
      </w:numPr>
      <w:overflowPunct w:val="0"/>
      <w:autoSpaceDE w:val="0"/>
      <w:autoSpaceDN w:val="0"/>
      <w:adjustRightInd w:val="0"/>
      <w:spacing w:after="0" w:line="240" w:lineRule="auto"/>
    </w:pPr>
    <w:rPr>
      <w:rFonts w:ascii="Times New Roman" w:eastAsiaTheme="minorEastAsia" w:hAnsi="Times New Roman" w:cs="Times New Roman"/>
      <w:sz w:val="24"/>
      <w:szCs w:val="20"/>
      <w:lang w:val="en-GB" w:eastAsia="ja-JP"/>
    </w:rPr>
  </w:style>
  <w:style w:type="paragraph" w:styleId="ListBullet5">
    <w:name w:val="List Bullet 5"/>
    <w:basedOn w:val="Normal"/>
    <w:uiPriority w:val="1"/>
    <w:semiHidden/>
    <w:unhideWhenUsed/>
    <w:rsid w:val="004F5092"/>
    <w:pPr>
      <w:numPr>
        <w:ilvl w:val="4"/>
        <w:numId w:val="24"/>
      </w:numPr>
      <w:overflowPunct w:val="0"/>
      <w:autoSpaceDE w:val="0"/>
      <w:autoSpaceDN w:val="0"/>
      <w:adjustRightInd w:val="0"/>
      <w:spacing w:after="0" w:line="240" w:lineRule="auto"/>
    </w:pPr>
    <w:rPr>
      <w:rFonts w:ascii="Times New Roman" w:eastAsiaTheme="minorEastAsia" w:hAnsi="Times New Roman" w:cs="Times New Roman"/>
      <w:sz w:val="24"/>
      <w:szCs w:val="20"/>
      <w:lang w:val="en-GB" w:eastAsia="ja-JP"/>
    </w:rPr>
  </w:style>
  <w:style w:type="paragraph" w:styleId="ListNumber2">
    <w:name w:val="List Number 2"/>
    <w:basedOn w:val="Normal"/>
    <w:uiPriority w:val="1"/>
    <w:semiHidden/>
    <w:unhideWhenUsed/>
    <w:qFormat/>
    <w:rsid w:val="004F5092"/>
    <w:pPr>
      <w:numPr>
        <w:ilvl w:val="1"/>
        <w:numId w:val="25"/>
      </w:numPr>
      <w:overflowPunct w:val="0"/>
      <w:autoSpaceDE w:val="0"/>
      <w:autoSpaceDN w:val="0"/>
      <w:adjustRightInd w:val="0"/>
      <w:spacing w:after="0" w:line="240" w:lineRule="auto"/>
    </w:pPr>
    <w:rPr>
      <w:rFonts w:ascii="Times New Roman" w:eastAsiaTheme="minorEastAsia" w:hAnsi="Times New Roman" w:cs="Times New Roman"/>
      <w:sz w:val="24"/>
      <w:szCs w:val="20"/>
      <w:lang w:val="en-GB" w:eastAsia="ja-JP"/>
    </w:rPr>
  </w:style>
  <w:style w:type="paragraph" w:styleId="ListNumber3">
    <w:name w:val="List Number 3"/>
    <w:basedOn w:val="Normal"/>
    <w:uiPriority w:val="1"/>
    <w:semiHidden/>
    <w:unhideWhenUsed/>
    <w:qFormat/>
    <w:rsid w:val="004F5092"/>
    <w:pPr>
      <w:numPr>
        <w:ilvl w:val="2"/>
        <w:numId w:val="25"/>
      </w:numPr>
      <w:overflowPunct w:val="0"/>
      <w:autoSpaceDE w:val="0"/>
      <w:autoSpaceDN w:val="0"/>
      <w:adjustRightInd w:val="0"/>
      <w:spacing w:after="0" w:line="240" w:lineRule="auto"/>
    </w:pPr>
    <w:rPr>
      <w:rFonts w:ascii="Times New Roman" w:eastAsiaTheme="minorEastAsia" w:hAnsi="Times New Roman" w:cs="Times New Roman"/>
      <w:sz w:val="24"/>
      <w:szCs w:val="20"/>
      <w:lang w:val="en-GB" w:eastAsia="ja-JP"/>
    </w:rPr>
  </w:style>
  <w:style w:type="paragraph" w:styleId="ListNumber4">
    <w:name w:val="List Number 4"/>
    <w:basedOn w:val="Normal"/>
    <w:uiPriority w:val="1"/>
    <w:semiHidden/>
    <w:unhideWhenUsed/>
    <w:rsid w:val="004F5092"/>
    <w:pPr>
      <w:numPr>
        <w:ilvl w:val="3"/>
        <w:numId w:val="25"/>
      </w:numPr>
      <w:overflowPunct w:val="0"/>
      <w:autoSpaceDE w:val="0"/>
      <w:autoSpaceDN w:val="0"/>
      <w:adjustRightInd w:val="0"/>
      <w:spacing w:after="0" w:line="240" w:lineRule="auto"/>
    </w:pPr>
    <w:rPr>
      <w:rFonts w:ascii="Times New Roman" w:eastAsiaTheme="minorEastAsia" w:hAnsi="Times New Roman" w:cs="Times New Roman"/>
      <w:sz w:val="24"/>
      <w:szCs w:val="20"/>
      <w:lang w:val="en-GB" w:eastAsia="ja-JP"/>
    </w:rPr>
  </w:style>
  <w:style w:type="paragraph" w:styleId="ListNumber5">
    <w:name w:val="List Number 5"/>
    <w:basedOn w:val="Normal"/>
    <w:uiPriority w:val="1"/>
    <w:semiHidden/>
    <w:unhideWhenUsed/>
    <w:rsid w:val="004F5092"/>
    <w:pPr>
      <w:numPr>
        <w:ilvl w:val="4"/>
        <w:numId w:val="25"/>
      </w:numPr>
      <w:overflowPunct w:val="0"/>
      <w:autoSpaceDE w:val="0"/>
      <w:autoSpaceDN w:val="0"/>
      <w:adjustRightInd w:val="0"/>
      <w:spacing w:after="0" w:line="240" w:lineRule="auto"/>
    </w:pPr>
    <w:rPr>
      <w:rFonts w:ascii="Times New Roman" w:eastAsiaTheme="minorEastAsia" w:hAnsi="Times New Roman" w:cs="Times New Roman"/>
      <w:sz w:val="24"/>
      <w:szCs w:val="20"/>
      <w:lang w:val="en-GB" w:eastAsia="ja-JP"/>
    </w:rPr>
  </w:style>
  <w:style w:type="paragraph" w:styleId="ListContinue">
    <w:name w:val="List Continue"/>
    <w:basedOn w:val="Normal"/>
    <w:uiPriority w:val="1"/>
    <w:semiHidden/>
    <w:unhideWhenUsed/>
    <w:qFormat/>
    <w:rsid w:val="004F5092"/>
    <w:pPr>
      <w:numPr>
        <w:numId w:val="26"/>
      </w:numPr>
      <w:overflowPunct w:val="0"/>
      <w:autoSpaceDE w:val="0"/>
      <w:autoSpaceDN w:val="0"/>
      <w:adjustRightInd w:val="0"/>
      <w:spacing w:after="260" w:line="240" w:lineRule="auto"/>
    </w:pPr>
    <w:rPr>
      <w:rFonts w:ascii="Times New Roman" w:eastAsiaTheme="minorEastAsia" w:hAnsi="Times New Roman" w:cs="Times New Roman"/>
      <w:sz w:val="24"/>
      <w:szCs w:val="20"/>
      <w:lang w:val="en-GB" w:eastAsia="ja-JP"/>
    </w:rPr>
  </w:style>
  <w:style w:type="paragraph" w:styleId="ListContinue2">
    <w:name w:val="List Continue 2"/>
    <w:basedOn w:val="Normal"/>
    <w:uiPriority w:val="1"/>
    <w:semiHidden/>
    <w:unhideWhenUsed/>
    <w:qFormat/>
    <w:rsid w:val="004F5092"/>
    <w:pPr>
      <w:numPr>
        <w:ilvl w:val="1"/>
        <w:numId w:val="26"/>
      </w:numPr>
      <w:overflowPunct w:val="0"/>
      <w:autoSpaceDE w:val="0"/>
      <w:autoSpaceDN w:val="0"/>
      <w:adjustRightInd w:val="0"/>
      <w:spacing w:after="260" w:line="240" w:lineRule="auto"/>
    </w:pPr>
    <w:rPr>
      <w:rFonts w:ascii="Times New Roman" w:eastAsiaTheme="minorEastAsia" w:hAnsi="Times New Roman" w:cs="Times New Roman"/>
      <w:sz w:val="24"/>
      <w:szCs w:val="20"/>
      <w:lang w:val="en-GB" w:eastAsia="ja-JP"/>
    </w:rPr>
  </w:style>
  <w:style w:type="paragraph" w:styleId="ListContinue3">
    <w:name w:val="List Continue 3"/>
    <w:basedOn w:val="Normal"/>
    <w:uiPriority w:val="1"/>
    <w:semiHidden/>
    <w:unhideWhenUsed/>
    <w:qFormat/>
    <w:rsid w:val="004F5092"/>
    <w:pPr>
      <w:numPr>
        <w:ilvl w:val="2"/>
        <w:numId w:val="26"/>
      </w:numPr>
      <w:overflowPunct w:val="0"/>
      <w:autoSpaceDE w:val="0"/>
      <w:autoSpaceDN w:val="0"/>
      <w:adjustRightInd w:val="0"/>
      <w:spacing w:after="260" w:line="240" w:lineRule="auto"/>
    </w:pPr>
    <w:rPr>
      <w:rFonts w:ascii="Times New Roman" w:eastAsiaTheme="minorEastAsia" w:hAnsi="Times New Roman" w:cs="Times New Roman"/>
      <w:sz w:val="24"/>
      <w:szCs w:val="20"/>
      <w:lang w:val="en-GB" w:eastAsia="ja-JP"/>
    </w:rPr>
  </w:style>
  <w:style w:type="paragraph" w:styleId="ListContinue4">
    <w:name w:val="List Continue 4"/>
    <w:basedOn w:val="Normal"/>
    <w:uiPriority w:val="1"/>
    <w:semiHidden/>
    <w:unhideWhenUsed/>
    <w:rsid w:val="004F5092"/>
    <w:pPr>
      <w:numPr>
        <w:ilvl w:val="3"/>
        <w:numId w:val="26"/>
      </w:numPr>
      <w:overflowPunct w:val="0"/>
      <w:autoSpaceDE w:val="0"/>
      <w:autoSpaceDN w:val="0"/>
      <w:adjustRightInd w:val="0"/>
      <w:spacing w:after="260" w:line="240" w:lineRule="auto"/>
    </w:pPr>
    <w:rPr>
      <w:rFonts w:ascii="Times New Roman" w:eastAsiaTheme="minorEastAsia" w:hAnsi="Times New Roman" w:cs="Times New Roman"/>
      <w:sz w:val="24"/>
      <w:szCs w:val="20"/>
      <w:lang w:val="en-GB" w:eastAsia="ja-JP"/>
    </w:rPr>
  </w:style>
  <w:style w:type="paragraph" w:styleId="ListContinue5">
    <w:name w:val="List Continue 5"/>
    <w:basedOn w:val="Normal"/>
    <w:uiPriority w:val="1"/>
    <w:semiHidden/>
    <w:unhideWhenUsed/>
    <w:rsid w:val="004F5092"/>
    <w:pPr>
      <w:numPr>
        <w:ilvl w:val="4"/>
        <w:numId w:val="26"/>
      </w:numPr>
      <w:overflowPunct w:val="0"/>
      <w:autoSpaceDE w:val="0"/>
      <w:autoSpaceDN w:val="0"/>
      <w:adjustRightInd w:val="0"/>
      <w:spacing w:after="260" w:line="240" w:lineRule="auto"/>
    </w:pPr>
    <w:rPr>
      <w:rFonts w:ascii="Times New Roman" w:eastAsiaTheme="minorEastAsia" w:hAnsi="Times New Roman" w:cs="Times New Roman"/>
      <w:sz w:val="24"/>
      <w:szCs w:val="20"/>
      <w:lang w:val="en-GB" w:eastAsia="ja-JP"/>
    </w:rPr>
  </w:style>
  <w:style w:type="paragraph" w:customStyle="1" w:styleId="Tableheading">
    <w:name w:val="Table heading"/>
    <w:basedOn w:val="Normal"/>
    <w:uiPriority w:val="1"/>
    <w:semiHidden/>
    <w:rsid w:val="004F5092"/>
    <w:pPr>
      <w:overflowPunct w:val="0"/>
      <w:autoSpaceDE w:val="0"/>
      <w:autoSpaceDN w:val="0"/>
      <w:adjustRightInd w:val="0"/>
      <w:spacing w:before="40" w:after="60" w:line="240" w:lineRule="auto"/>
    </w:pPr>
    <w:rPr>
      <w:rFonts w:ascii="Times New Roman" w:eastAsiaTheme="minorEastAsia" w:hAnsi="Times New Roman" w:cs="Times New Roman"/>
      <w:b/>
      <w:sz w:val="20"/>
      <w:szCs w:val="20"/>
      <w:lang w:val="en-GB" w:eastAsia="nb-NO"/>
    </w:rPr>
  </w:style>
  <w:style w:type="paragraph" w:customStyle="1" w:styleId="zAddressee">
    <w:name w:val="zAddressee"/>
    <w:basedOn w:val="Normal"/>
    <w:uiPriority w:val="1"/>
    <w:semiHidden/>
    <w:rsid w:val="004F5092"/>
    <w:pPr>
      <w:overflowPunct w:val="0"/>
      <w:autoSpaceDE w:val="0"/>
      <w:autoSpaceDN w:val="0"/>
      <w:adjustRightInd w:val="0"/>
      <w:spacing w:after="0" w:line="260" w:lineRule="exact"/>
    </w:pPr>
    <w:rPr>
      <w:rFonts w:ascii="Times New Roman" w:eastAsiaTheme="minorEastAsia" w:hAnsi="Times New Roman" w:cs="Times New Roman"/>
      <w:sz w:val="24"/>
      <w:szCs w:val="20"/>
      <w:lang w:val="en-GB" w:eastAsia="ja-JP"/>
    </w:rPr>
  </w:style>
  <w:style w:type="paragraph" w:customStyle="1" w:styleId="zInforight">
    <w:name w:val="zInfo right"/>
    <w:basedOn w:val="Normal"/>
    <w:uiPriority w:val="1"/>
    <w:semiHidden/>
    <w:rsid w:val="004F5092"/>
    <w:pPr>
      <w:overflowPunct w:val="0"/>
      <w:autoSpaceDE w:val="0"/>
      <w:autoSpaceDN w:val="0"/>
      <w:adjustRightInd w:val="0"/>
      <w:spacing w:after="0" w:line="260" w:lineRule="exact"/>
      <w:jc w:val="right"/>
    </w:pPr>
    <w:rPr>
      <w:rFonts w:ascii="Arial" w:eastAsiaTheme="minorEastAsia" w:hAnsi="Arial" w:cs="Times New Roman"/>
      <w:b/>
      <w:sz w:val="16"/>
      <w:szCs w:val="20"/>
      <w:lang w:val="en-GB" w:eastAsia="ja-JP"/>
    </w:rPr>
  </w:style>
  <w:style w:type="paragraph" w:customStyle="1" w:styleId="zDate">
    <w:name w:val="zDate"/>
    <w:basedOn w:val="zInforight"/>
    <w:uiPriority w:val="1"/>
    <w:semiHidden/>
    <w:rsid w:val="004F5092"/>
  </w:style>
  <w:style w:type="paragraph" w:customStyle="1" w:styleId="zDocTitle">
    <w:name w:val="zDocTitle"/>
    <w:basedOn w:val="Normal"/>
    <w:uiPriority w:val="1"/>
    <w:semiHidden/>
    <w:rsid w:val="004F5092"/>
    <w:pPr>
      <w:overflowPunct w:val="0"/>
      <w:autoSpaceDE w:val="0"/>
      <w:autoSpaceDN w:val="0"/>
      <w:adjustRightInd w:val="0"/>
      <w:spacing w:after="0" w:line="260" w:lineRule="exact"/>
      <w:jc w:val="right"/>
    </w:pPr>
    <w:rPr>
      <w:rFonts w:ascii="Arial" w:eastAsiaTheme="minorEastAsia" w:hAnsi="Arial" w:cs="Times New Roman"/>
      <w:b/>
      <w:sz w:val="28"/>
      <w:szCs w:val="20"/>
      <w:lang w:val="en-GB" w:eastAsia="ja-JP"/>
    </w:rPr>
  </w:style>
  <w:style w:type="paragraph" w:customStyle="1" w:styleId="zFooter">
    <w:name w:val="zFooter"/>
    <w:basedOn w:val="Normal"/>
    <w:uiPriority w:val="1"/>
    <w:semiHidden/>
    <w:rsid w:val="004F5092"/>
    <w:pPr>
      <w:overflowPunct w:val="0"/>
      <w:autoSpaceDE w:val="0"/>
      <w:autoSpaceDN w:val="0"/>
      <w:adjustRightInd w:val="0"/>
      <w:spacing w:after="0" w:line="180" w:lineRule="exact"/>
    </w:pPr>
    <w:rPr>
      <w:rFonts w:ascii="Arial" w:eastAsiaTheme="minorEastAsia" w:hAnsi="Arial" w:cs="Times New Roman"/>
      <w:sz w:val="16"/>
      <w:szCs w:val="20"/>
      <w:lang w:val="en-GB" w:eastAsia="ja-JP"/>
    </w:rPr>
  </w:style>
  <w:style w:type="paragraph" w:customStyle="1" w:styleId="zInfoleft">
    <w:name w:val="zInfo left"/>
    <w:basedOn w:val="Normal"/>
    <w:uiPriority w:val="1"/>
    <w:semiHidden/>
    <w:rsid w:val="004F5092"/>
    <w:pPr>
      <w:overflowPunct w:val="0"/>
      <w:autoSpaceDE w:val="0"/>
      <w:autoSpaceDN w:val="0"/>
      <w:adjustRightInd w:val="0"/>
      <w:spacing w:after="0" w:line="260" w:lineRule="exact"/>
    </w:pPr>
    <w:rPr>
      <w:rFonts w:ascii="Times New Roman" w:eastAsiaTheme="minorEastAsia" w:hAnsi="Times New Roman" w:cs="Times New Roman"/>
      <w:sz w:val="24"/>
      <w:szCs w:val="20"/>
      <w:lang w:val="en-GB" w:eastAsia="ja-JP"/>
    </w:rPr>
  </w:style>
  <w:style w:type="paragraph" w:customStyle="1" w:styleId="zReg">
    <w:name w:val="zReg"/>
    <w:basedOn w:val="Normal"/>
    <w:uiPriority w:val="1"/>
    <w:semiHidden/>
    <w:rsid w:val="004F5092"/>
    <w:pPr>
      <w:overflowPunct w:val="0"/>
      <w:autoSpaceDE w:val="0"/>
      <w:autoSpaceDN w:val="0"/>
      <w:adjustRightInd w:val="0"/>
      <w:spacing w:after="0" w:line="240" w:lineRule="auto"/>
    </w:pPr>
    <w:rPr>
      <w:rFonts w:ascii="Arial" w:eastAsiaTheme="minorEastAsia" w:hAnsi="Arial" w:cs="Times New Roman"/>
      <w:sz w:val="12"/>
      <w:szCs w:val="20"/>
      <w:lang w:val="en-GB" w:eastAsia="ja-JP"/>
    </w:rPr>
  </w:style>
  <w:style w:type="paragraph" w:customStyle="1" w:styleId="zStatus">
    <w:name w:val="zStatus"/>
    <w:basedOn w:val="Normal"/>
    <w:uiPriority w:val="1"/>
    <w:semiHidden/>
    <w:rsid w:val="004F5092"/>
    <w:pPr>
      <w:overflowPunct w:val="0"/>
      <w:autoSpaceDE w:val="0"/>
      <w:autoSpaceDN w:val="0"/>
      <w:adjustRightInd w:val="0"/>
      <w:spacing w:after="0" w:line="240" w:lineRule="exact"/>
      <w:jc w:val="right"/>
    </w:pPr>
    <w:rPr>
      <w:rFonts w:ascii="Arial" w:eastAsiaTheme="minorEastAsia" w:hAnsi="Arial" w:cs="Times New Roman"/>
      <w:b/>
      <w:sz w:val="18"/>
      <w:szCs w:val="20"/>
      <w:lang w:val="en-GB" w:eastAsia="ja-JP"/>
    </w:rPr>
  </w:style>
  <w:style w:type="paragraph" w:customStyle="1" w:styleId="zTableBody">
    <w:name w:val="zTableBody"/>
    <w:basedOn w:val="Normal"/>
    <w:uiPriority w:val="1"/>
    <w:semiHidden/>
    <w:rsid w:val="004F5092"/>
    <w:pPr>
      <w:overflowPunct w:val="0"/>
      <w:autoSpaceDE w:val="0"/>
      <w:autoSpaceDN w:val="0"/>
      <w:adjustRightInd w:val="0"/>
      <w:spacing w:after="0" w:line="260" w:lineRule="exact"/>
    </w:pPr>
    <w:rPr>
      <w:rFonts w:ascii="Times New Roman" w:eastAsiaTheme="minorEastAsia" w:hAnsi="Times New Roman" w:cs="Times New Roman"/>
      <w:sz w:val="24"/>
      <w:szCs w:val="20"/>
      <w:lang w:val="en-GB" w:eastAsia="ja-JP"/>
    </w:rPr>
  </w:style>
  <w:style w:type="paragraph" w:customStyle="1" w:styleId="zTitle">
    <w:name w:val="zTitle"/>
    <w:basedOn w:val="Normal"/>
    <w:uiPriority w:val="1"/>
    <w:semiHidden/>
    <w:rsid w:val="004F5092"/>
    <w:pPr>
      <w:overflowPunct w:val="0"/>
      <w:autoSpaceDE w:val="0"/>
      <w:autoSpaceDN w:val="0"/>
      <w:adjustRightInd w:val="0"/>
      <w:spacing w:after="0" w:line="240" w:lineRule="exact"/>
    </w:pPr>
    <w:rPr>
      <w:rFonts w:ascii="Arial" w:eastAsiaTheme="minorEastAsia" w:hAnsi="Arial" w:cs="Times New Roman"/>
      <w:sz w:val="14"/>
      <w:szCs w:val="20"/>
      <w:lang w:val="en-GB" w:eastAsia="ja-JP"/>
    </w:rPr>
  </w:style>
  <w:style w:type="paragraph" w:customStyle="1" w:styleId="zTitleleft">
    <w:name w:val="zTitle left"/>
    <w:basedOn w:val="Normal"/>
    <w:uiPriority w:val="1"/>
    <w:semiHidden/>
    <w:rsid w:val="004F5092"/>
    <w:pPr>
      <w:overflowPunct w:val="0"/>
      <w:autoSpaceDE w:val="0"/>
      <w:autoSpaceDN w:val="0"/>
      <w:adjustRightInd w:val="0"/>
      <w:spacing w:after="0" w:line="260" w:lineRule="exact"/>
    </w:pPr>
    <w:rPr>
      <w:rFonts w:ascii="Arial" w:eastAsiaTheme="minorEastAsia" w:hAnsi="Arial" w:cs="Times New Roman"/>
      <w:sz w:val="14"/>
      <w:szCs w:val="20"/>
      <w:lang w:val="en-GB" w:eastAsia="ja-JP"/>
    </w:rPr>
  </w:style>
  <w:style w:type="paragraph" w:customStyle="1" w:styleId="zTitleright">
    <w:name w:val="zTitle right"/>
    <w:basedOn w:val="Normal"/>
    <w:uiPriority w:val="1"/>
    <w:semiHidden/>
    <w:rsid w:val="004F5092"/>
    <w:pPr>
      <w:overflowPunct w:val="0"/>
      <w:autoSpaceDE w:val="0"/>
      <w:autoSpaceDN w:val="0"/>
      <w:adjustRightInd w:val="0"/>
      <w:spacing w:after="0" w:line="260" w:lineRule="exact"/>
      <w:jc w:val="right"/>
    </w:pPr>
    <w:rPr>
      <w:rFonts w:ascii="Arial" w:eastAsiaTheme="minorEastAsia" w:hAnsi="Arial" w:cs="Times New Roman"/>
      <w:sz w:val="14"/>
      <w:szCs w:val="20"/>
      <w:lang w:val="en-GB" w:eastAsia="ja-JP"/>
    </w:rPr>
  </w:style>
  <w:style w:type="paragraph" w:customStyle="1" w:styleId="zUser">
    <w:name w:val="zUser"/>
    <w:basedOn w:val="Normal"/>
    <w:uiPriority w:val="1"/>
    <w:semiHidden/>
    <w:rsid w:val="004F5092"/>
    <w:pPr>
      <w:overflowPunct w:val="0"/>
      <w:autoSpaceDE w:val="0"/>
      <w:autoSpaceDN w:val="0"/>
      <w:adjustRightInd w:val="0"/>
      <w:spacing w:after="0" w:line="240" w:lineRule="exact"/>
      <w:jc w:val="right"/>
    </w:pPr>
    <w:rPr>
      <w:rFonts w:ascii="Arial" w:eastAsiaTheme="minorEastAsia" w:hAnsi="Arial" w:cs="Times New Roman"/>
      <w:sz w:val="16"/>
      <w:szCs w:val="20"/>
      <w:lang w:val="en-GB" w:eastAsia="ja-JP"/>
    </w:rPr>
  </w:style>
  <w:style w:type="character" w:styleId="PageNumber">
    <w:name w:val="page number"/>
    <w:uiPriority w:val="1"/>
    <w:semiHidden/>
    <w:unhideWhenUsed/>
    <w:rsid w:val="004F5092"/>
    <w:rPr>
      <w:sz w:val="24"/>
    </w:rPr>
  </w:style>
  <w:style w:type="character" w:customStyle="1" w:styleId="pun">
    <w:name w:val="pun"/>
    <w:basedOn w:val="DefaultParagraphFont"/>
    <w:rsid w:val="0040448F"/>
  </w:style>
  <w:style w:type="character" w:customStyle="1" w:styleId="pln">
    <w:name w:val="pln"/>
    <w:basedOn w:val="DefaultParagraphFont"/>
    <w:rsid w:val="0040448F"/>
  </w:style>
  <w:style w:type="character" w:customStyle="1" w:styleId="str">
    <w:name w:val="str"/>
    <w:basedOn w:val="DefaultParagraphFont"/>
    <w:rsid w:val="0040448F"/>
  </w:style>
  <w:style w:type="character" w:customStyle="1" w:styleId="dec">
    <w:name w:val="dec"/>
    <w:basedOn w:val="DefaultParagraphFont"/>
    <w:rsid w:val="0040448F"/>
  </w:style>
  <w:style w:type="character" w:customStyle="1" w:styleId="tag">
    <w:name w:val="tag"/>
    <w:basedOn w:val="DefaultParagraphFont"/>
    <w:rsid w:val="0040448F"/>
  </w:style>
  <w:style w:type="character" w:customStyle="1" w:styleId="atn">
    <w:name w:val="atn"/>
    <w:basedOn w:val="DefaultParagraphFont"/>
    <w:rsid w:val="0040448F"/>
  </w:style>
  <w:style w:type="character" w:customStyle="1" w:styleId="atv">
    <w:name w:val="atv"/>
    <w:basedOn w:val="DefaultParagraphFont"/>
    <w:rsid w:val="0040448F"/>
  </w:style>
  <w:style w:type="character" w:customStyle="1" w:styleId="com">
    <w:name w:val="com"/>
    <w:basedOn w:val="DefaultParagraphFont"/>
    <w:rsid w:val="0040448F"/>
  </w:style>
  <w:style w:type="character" w:customStyle="1" w:styleId="typ">
    <w:name w:val="typ"/>
    <w:basedOn w:val="DefaultParagraphFont"/>
    <w:rsid w:val="0040448F"/>
  </w:style>
  <w:style w:type="character" w:customStyle="1" w:styleId="kwd">
    <w:name w:val="kwd"/>
    <w:basedOn w:val="DefaultParagraphFont"/>
    <w:rsid w:val="0040448F"/>
  </w:style>
  <w:style w:type="character" w:customStyle="1" w:styleId="section">
    <w:name w:val="section"/>
    <w:basedOn w:val="DefaultParagraphFont"/>
    <w:rsid w:val="00C908D4"/>
  </w:style>
  <w:style w:type="paragraph" w:customStyle="1" w:styleId="title">
    <w:name w:val="title"/>
    <w:basedOn w:val="Normal"/>
    <w:rsid w:val="00C908D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erm">
    <w:name w:val="term"/>
    <w:basedOn w:val="DefaultParagraphFont"/>
    <w:rsid w:val="00C908D4"/>
  </w:style>
  <w:style w:type="character" w:customStyle="1" w:styleId="javakeyword">
    <w:name w:val="java_keyword"/>
    <w:basedOn w:val="DefaultParagraphFont"/>
    <w:rsid w:val="00C908D4"/>
  </w:style>
  <w:style w:type="character" w:customStyle="1" w:styleId="javaoperator">
    <w:name w:val="java_operator"/>
    <w:basedOn w:val="DefaultParagraphFont"/>
    <w:rsid w:val="00C908D4"/>
  </w:style>
  <w:style w:type="character" w:customStyle="1" w:styleId="javaliteral">
    <w:name w:val="java_literal"/>
    <w:basedOn w:val="DefaultParagraphFont"/>
    <w:rsid w:val="00C908D4"/>
  </w:style>
  <w:style w:type="character" w:customStyle="1" w:styleId="property">
    <w:name w:val="property"/>
    <w:basedOn w:val="DefaultParagraphFont"/>
    <w:rsid w:val="00C908D4"/>
  </w:style>
  <w:style w:type="character" w:customStyle="1" w:styleId="xmltagsymbols">
    <w:name w:val="xml_tag_symbols"/>
    <w:basedOn w:val="DefaultParagraphFont"/>
    <w:rsid w:val="00C908D4"/>
  </w:style>
  <w:style w:type="character" w:customStyle="1" w:styleId="xmltagname">
    <w:name w:val="xml_tag_name"/>
    <w:basedOn w:val="DefaultParagraphFont"/>
    <w:rsid w:val="00C908D4"/>
  </w:style>
  <w:style w:type="character" w:customStyle="1" w:styleId="xmlplain">
    <w:name w:val="xml_plain"/>
    <w:basedOn w:val="DefaultParagraphFont"/>
    <w:rsid w:val="00C908D4"/>
  </w:style>
  <w:style w:type="character" w:customStyle="1" w:styleId="xmlattributename">
    <w:name w:val="xml_attribute_name"/>
    <w:basedOn w:val="DefaultParagraphFont"/>
    <w:rsid w:val="00C908D4"/>
  </w:style>
  <w:style w:type="character" w:customStyle="1" w:styleId="xmlattributevalue">
    <w:name w:val="xml_attribute_value"/>
    <w:basedOn w:val="DefaultParagraphFont"/>
    <w:rsid w:val="00C908D4"/>
  </w:style>
  <w:style w:type="character" w:customStyle="1" w:styleId="type">
    <w:name w:val="type"/>
    <w:basedOn w:val="DefaultParagraphFont"/>
    <w:rsid w:val="00C908D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4565195">
      <w:bodyDiv w:val="1"/>
      <w:marLeft w:val="0"/>
      <w:marRight w:val="0"/>
      <w:marTop w:val="0"/>
      <w:marBottom w:val="0"/>
      <w:divBdr>
        <w:top w:val="none" w:sz="0" w:space="0" w:color="auto"/>
        <w:left w:val="none" w:sz="0" w:space="0" w:color="auto"/>
        <w:bottom w:val="none" w:sz="0" w:space="0" w:color="auto"/>
        <w:right w:val="none" w:sz="0" w:space="0" w:color="auto"/>
      </w:divBdr>
    </w:div>
    <w:div w:id="208735535">
      <w:bodyDiv w:val="1"/>
      <w:marLeft w:val="0"/>
      <w:marRight w:val="0"/>
      <w:marTop w:val="0"/>
      <w:marBottom w:val="0"/>
      <w:divBdr>
        <w:top w:val="none" w:sz="0" w:space="0" w:color="auto"/>
        <w:left w:val="none" w:sz="0" w:space="0" w:color="auto"/>
        <w:bottom w:val="none" w:sz="0" w:space="0" w:color="auto"/>
        <w:right w:val="none" w:sz="0" w:space="0" w:color="auto"/>
      </w:divBdr>
      <w:divsChild>
        <w:div w:id="1569265625">
          <w:marLeft w:val="0"/>
          <w:marRight w:val="0"/>
          <w:marTop w:val="0"/>
          <w:marBottom w:val="0"/>
          <w:divBdr>
            <w:top w:val="none" w:sz="0" w:space="0" w:color="auto"/>
            <w:left w:val="none" w:sz="0" w:space="0" w:color="auto"/>
            <w:bottom w:val="none" w:sz="0" w:space="0" w:color="auto"/>
            <w:right w:val="none" w:sz="0" w:space="0" w:color="auto"/>
          </w:divBdr>
        </w:div>
      </w:divsChild>
    </w:div>
    <w:div w:id="257257047">
      <w:bodyDiv w:val="1"/>
      <w:marLeft w:val="0"/>
      <w:marRight w:val="0"/>
      <w:marTop w:val="0"/>
      <w:marBottom w:val="0"/>
      <w:divBdr>
        <w:top w:val="none" w:sz="0" w:space="0" w:color="auto"/>
        <w:left w:val="none" w:sz="0" w:space="0" w:color="auto"/>
        <w:bottom w:val="none" w:sz="0" w:space="0" w:color="auto"/>
        <w:right w:val="none" w:sz="0" w:space="0" w:color="auto"/>
      </w:divBdr>
    </w:div>
    <w:div w:id="290136158">
      <w:bodyDiv w:val="1"/>
      <w:marLeft w:val="0"/>
      <w:marRight w:val="0"/>
      <w:marTop w:val="0"/>
      <w:marBottom w:val="0"/>
      <w:divBdr>
        <w:top w:val="none" w:sz="0" w:space="0" w:color="auto"/>
        <w:left w:val="none" w:sz="0" w:space="0" w:color="auto"/>
        <w:bottom w:val="none" w:sz="0" w:space="0" w:color="auto"/>
        <w:right w:val="none" w:sz="0" w:space="0" w:color="auto"/>
      </w:divBdr>
    </w:div>
    <w:div w:id="326130446">
      <w:bodyDiv w:val="1"/>
      <w:marLeft w:val="0"/>
      <w:marRight w:val="0"/>
      <w:marTop w:val="0"/>
      <w:marBottom w:val="0"/>
      <w:divBdr>
        <w:top w:val="none" w:sz="0" w:space="0" w:color="auto"/>
        <w:left w:val="none" w:sz="0" w:space="0" w:color="auto"/>
        <w:bottom w:val="none" w:sz="0" w:space="0" w:color="auto"/>
        <w:right w:val="none" w:sz="0" w:space="0" w:color="auto"/>
      </w:divBdr>
      <w:divsChild>
        <w:div w:id="1033648723">
          <w:marLeft w:val="0"/>
          <w:marRight w:val="0"/>
          <w:marTop w:val="0"/>
          <w:marBottom w:val="0"/>
          <w:divBdr>
            <w:top w:val="none" w:sz="0" w:space="0" w:color="auto"/>
            <w:left w:val="none" w:sz="0" w:space="0" w:color="auto"/>
            <w:bottom w:val="none" w:sz="0" w:space="0" w:color="auto"/>
            <w:right w:val="none" w:sz="0" w:space="0" w:color="auto"/>
          </w:divBdr>
          <w:divsChild>
            <w:div w:id="589698975">
              <w:marLeft w:val="0"/>
              <w:marRight w:val="0"/>
              <w:marTop w:val="0"/>
              <w:marBottom w:val="0"/>
              <w:divBdr>
                <w:top w:val="none" w:sz="0" w:space="0" w:color="auto"/>
                <w:left w:val="none" w:sz="0" w:space="0" w:color="auto"/>
                <w:bottom w:val="none" w:sz="0" w:space="0" w:color="auto"/>
                <w:right w:val="none" w:sz="0" w:space="0" w:color="auto"/>
              </w:divBdr>
            </w:div>
          </w:divsChild>
        </w:div>
        <w:div w:id="144250361">
          <w:marLeft w:val="0"/>
          <w:marRight w:val="0"/>
          <w:marTop w:val="144"/>
          <w:marBottom w:val="0"/>
          <w:divBdr>
            <w:top w:val="none" w:sz="0" w:space="0" w:color="auto"/>
            <w:left w:val="none" w:sz="0" w:space="0" w:color="auto"/>
            <w:bottom w:val="none" w:sz="0" w:space="0" w:color="auto"/>
            <w:right w:val="none" w:sz="0" w:space="0" w:color="auto"/>
          </w:divBdr>
        </w:div>
        <w:div w:id="1114330281">
          <w:marLeft w:val="0"/>
          <w:marRight w:val="0"/>
          <w:marTop w:val="0"/>
          <w:marBottom w:val="0"/>
          <w:divBdr>
            <w:top w:val="none" w:sz="0" w:space="0" w:color="auto"/>
            <w:left w:val="none" w:sz="0" w:space="0" w:color="auto"/>
            <w:bottom w:val="none" w:sz="0" w:space="0" w:color="auto"/>
            <w:right w:val="none" w:sz="0" w:space="0" w:color="auto"/>
          </w:divBdr>
          <w:divsChild>
            <w:div w:id="1086462826">
              <w:marLeft w:val="0"/>
              <w:marRight w:val="0"/>
              <w:marTop w:val="0"/>
              <w:marBottom w:val="0"/>
              <w:divBdr>
                <w:top w:val="none" w:sz="0" w:space="0" w:color="auto"/>
                <w:left w:val="none" w:sz="0" w:space="0" w:color="auto"/>
                <w:bottom w:val="none" w:sz="0" w:space="0" w:color="auto"/>
                <w:right w:val="none" w:sz="0" w:space="0" w:color="auto"/>
              </w:divBdr>
              <w:divsChild>
                <w:div w:id="247276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04437">
          <w:marLeft w:val="0"/>
          <w:marRight w:val="0"/>
          <w:marTop w:val="144"/>
          <w:marBottom w:val="0"/>
          <w:divBdr>
            <w:top w:val="none" w:sz="0" w:space="0" w:color="auto"/>
            <w:left w:val="none" w:sz="0" w:space="0" w:color="auto"/>
            <w:bottom w:val="none" w:sz="0" w:space="0" w:color="auto"/>
            <w:right w:val="none" w:sz="0" w:space="0" w:color="auto"/>
          </w:divBdr>
        </w:div>
        <w:div w:id="643658091">
          <w:marLeft w:val="0"/>
          <w:marRight w:val="0"/>
          <w:marTop w:val="120"/>
          <w:marBottom w:val="360"/>
          <w:divBdr>
            <w:top w:val="single" w:sz="6" w:space="12" w:color="8A9195"/>
            <w:left w:val="single" w:sz="6" w:space="12" w:color="8A9195"/>
            <w:bottom w:val="single" w:sz="6" w:space="15" w:color="8A9195"/>
            <w:right w:val="single" w:sz="6" w:space="12" w:color="8A9195"/>
          </w:divBdr>
        </w:div>
        <w:div w:id="577058230">
          <w:marLeft w:val="0"/>
          <w:marRight w:val="0"/>
          <w:marTop w:val="0"/>
          <w:marBottom w:val="0"/>
          <w:divBdr>
            <w:top w:val="none" w:sz="0" w:space="0" w:color="auto"/>
            <w:left w:val="none" w:sz="0" w:space="0" w:color="auto"/>
            <w:bottom w:val="none" w:sz="0" w:space="0" w:color="auto"/>
            <w:right w:val="none" w:sz="0" w:space="0" w:color="auto"/>
          </w:divBdr>
          <w:divsChild>
            <w:div w:id="1536233042">
              <w:marLeft w:val="0"/>
              <w:marRight w:val="0"/>
              <w:marTop w:val="0"/>
              <w:marBottom w:val="0"/>
              <w:divBdr>
                <w:top w:val="none" w:sz="0" w:space="0" w:color="auto"/>
                <w:left w:val="none" w:sz="0" w:space="0" w:color="auto"/>
                <w:bottom w:val="none" w:sz="0" w:space="0" w:color="auto"/>
                <w:right w:val="none" w:sz="0" w:space="0" w:color="auto"/>
              </w:divBdr>
              <w:divsChild>
                <w:div w:id="650213577">
                  <w:marLeft w:val="0"/>
                  <w:marRight w:val="0"/>
                  <w:marTop w:val="0"/>
                  <w:marBottom w:val="0"/>
                  <w:divBdr>
                    <w:top w:val="none" w:sz="0" w:space="0" w:color="auto"/>
                    <w:left w:val="none" w:sz="0" w:space="0" w:color="auto"/>
                    <w:bottom w:val="none" w:sz="0" w:space="0" w:color="auto"/>
                    <w:right w:val="none" w:sz="0" w:space="0" w:color="auto"/>
                  </w:divBdr>
                  <w:divsChild>
                    <w:div w:id="988484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479429">
              <w:marLeft w:val="0"/>
              <w:marRight w:val="0"/>
              <w:marTop w:val="0"/>
              <w:marBottom w:val="150"/>
              <w:divBdr>
                <w:top w:val="none" w:sz="0" w:space="0" w:color="auto"/>
                <w:left w:val="none" w:sz="0" w:space="0" w:color="auto"/>
                <w:bottom w:val="none" w:sz="0" w:space="0" w:color="auto"/>
                <w:right w:val="none" w:sz="0" w:space="0" w:color="auto"/>
              </w:divBdr>
              <w:divsChild>
                <w:div w:id="1881898414">
                  <w:marLeft w:val="0"/>
                  <w:marRight w:val="0"/>
                  <w:marTop w:val="0"/>
                  <w:marBottom w:val="0"/>
                  <w:divBdr>
                    <w:top w:val="none" w:sz="0" w:space="0" w:color="auto"/>
                    <w:left w:val="none" w:sz="0" w:space="0" w:color="auto"/>
                    <w:bottom w:val="none" w:sz="0" w:space="0" w:color="auto"/>
                    <w:right w:val="none" w:sz="0" w:space="0" w:color="auto"/>
                  </w:divBdr>
                </w:div>
              </w:divsChild>
            </w:div>
            <w:div w:id="940721563">
              <w:marLeft w:val="0"/>
              <w:marRight w:val="0"/>
              <w:marTop w:val="120"/>
              <w:marBottom w:val="360"/>
              <w:divBdr>
                <w:top w:val="single" w:sz="6" w:space="12" w:color="8A9195"/>
                <w:left w:val="single" w:sz="6" w:space="12" w:color="8A9195"/>
                <w:bottom w:val="single" w:sz="6" w:space="15" w:color="8A9195"/>
                <w:right w:val="single" w:sz="6" w:space="12" w:color="8A9195"/>
              </w:divBdr>
            </w:div>
            <w:div w:id="16346904">
              <w:marLeft w:val="0"/>
              <w:marRight w:val="0"/>
              <w:marTop w:val="0"/>
              <w:marBottom w:val="150"/>
              <w:divBdr>
                <w:top w:val="none" w:sz="0" w:space="0" w:color="auto"/>
                <w:left w:val="none" w:sz="0" w:space="0" w:color="auto"/>
                <w:bottom w:val="none" w:sz="0" w:space="0" w:color="auto"/>
                <w:right w:val="none" w:sz="0" w:space="0" w:color="auto"/>
              </w:divBdr>
              <w:divsChild>
                <w:div w:id="1488743011">
                  <w:marLeft w:val="0"/>
                  <w:marRight w:val="0"/>
                  <w:marTop w:val="0"/>
                  <w:marBottom w:val="0"/>
                  <w:divBdr>
                    <w:top w:val="none" w:sz="0" w:space="0" w:color="auto"/>
                    <w:left w:val="none" w:sz="0" w:space="0" w:color="auto"/>
                    <w:bottom w:val="none" w:sz="0" w:space="0" w:color="auto"/>
                    <w:right w:val="none" w:sz="0" w:space="0" w:color="auto"/>
                  </w:divBdr>
                  <w:divsChild>
                    <w:div w:id="1960643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0154755">
          <w:marLeft w:val="0"/>
          <w:marRight w:val="0"/>
          <w:marTop w:val="0"/>
          <w:marBottom w:val="0"/>
          <w:divBdr>
            <w:top w:val="none" w:sz="0" w:space="0" w:color="auto"/>
            <w:left w:val="none" w:sz="0" w:space="0" w:color="auto"/>
            <w:bottom w:val="none" w:sz="0" w:space="0" w:color="auto"/>
            <w:right w:val="none" w:sz="0" w:space="0" w:color="auto"/>
          </w:divBdr>
          <w:divsChild>
            <w:div w:id="30418920">
              <w:marLeft w:val="0"/>
              <w:marRight w:val="0"/>
              <w:marTop w:val="0"/>
              <w:marBottom w:val="0"/>
              <w:divBdr>
                <w:top w:val="none" w:sz="0" w:space="0" w:color="auto"/>
                <w:left w:val="none" w:sz="0" w:space="0" w:color="auto"/>
                <w:bottom w:val="none" w:sz="0" w:space="0" w:color="auto"/>
                <w:right w:val="none" w:sz="0" w:space="0" w:color="auto"/>
              </w:divBdr>
              <w:divsChild>
                <w:div w:id="1469977995">
                  <w:marLeft w:val="0"/>
                  <w:marRight w:val="0"/>
                  <w:marTop w:val="0"/>
                  <w:marBottom w:val="0"/>
                  <w:divBdr>
                    <w:top w:val="none" w:sz="0" w:space="0" w:color="auto"/>
                    <w:left w:val="none" w:sz="0" w:space="0" w:color="auto"/>
                    <w:bottom w:val="none" w:sz="0" w:space="0" w:color="auto"/>
                    <w:right w:val="none" w:sz="0" w:space="0" w:color="auto"/>
                  </w:divBdr>
                  <w:divsChild>
                    <w:div w:id="618536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946836">
              <w:marLeft w:val="0"/>
              <w:marRight w:val="0"/>
              <w:marTop w:val="0"/>
              <w:marBottom w:val="150"/>
              <w:divBdr>
                <w:top w:val="none" w:sz="0" w:space="0" w:color="auto"/>
                <w:left w:val="none" w:sz="0" w:space="0" w:color="auto"/>
                <w:bottom w:val="none" w:sz="0" w:space="0" w:color="auto"/>
                <w:right w:val="none" w:sz="0" w:space="0" w:color="auto"/>
              </w:divBdr>
              <w:divsChild>
                <w:div w:id="1998414515">
                  <w:marLeft w:val="0"/>
                  <w:marRight w:val="0"/>
                  <w:marTop w:val="0"/>
                  <w:marBottom w:val="0"/>
                  <w:divBdr>
                    <w:top w:val="none" w:sz="0" w:space="0" w:color="auto"/>
                    <w:left w:val="none" w:sz="0" w:space="0" w:color="auto"/>
                    <w:bottom w:val="none" w:sz="0" w:space="0" w:color="auto"/>
                    <w:right w:val="none" w:sz="0" w:space="0" w:color="auto"/>
                  </w:divBdr>
                </w:div>
              </w:divsChild>
            </w:div>
            <w:div w:id="1120564850">
              <w:marLeft w:val="0"/>
              <w:marRight w:val="0"/>
              <w:marTop w:val="0"/>
              <w:marBottom w:val="150"/>
              <w:divBdr>
                <w:top w:val="none" w:sz="0" w:space="0" w:color="auto"/>
                <w:left w:val="none" w:sz="0" w:space="0" w:color="auto"/>
                <w:bottom w:val="none" w:sz="0" w:space="0" w:color="auto"/>
                <w:right w:val="none" w:sz="0" w:space="0" w:color="auto"/>
              </w:divBdr>
              <w:divsChild>
                <w:div w:id="1639144763">
                  <w:marLeft w:val="0"/>
                  <w:marRight w:val="0"/>
                  <w:marTop w:val="0"/>
                  <w:marBottom w:val="0"/>
                  <w:divBdr>
                    <w:top w:val="none" w:sz="0" w:space="0" w:color="auto"/>
                    <w:left w:val="none" w:sz="0" w:space="0" w:color="auto"/>
                    <w:bottom w:val="none" w:sz="0" w:space="0" w:color="auto"/>
                    <w:right w:val="none" w:sz="0" w:space="0" w:color="auto"/>
                  </w:divBdr>
                  <w:divsChild>
                    <w:div w:id="968558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5749087">
          <w:marLeft w:val="0"/>
          <w:marRight w:val="0"/>
          <w:marTop w:val="0"/>
          <w:marBottom w:val="0"/>
          <w:divBdr>
            <w:top w:val="none" w:sz="0" w:space="0" w:color="auto"/>
            <w:left w:val="none" w:sz="0" w:space="0" w:color="auto"/>
            <w:bottom w:val="none" w:sz="0" w:space="0" w:color="auto"/>
            <w:right w:val="none" w:sz="0" w:space="0" w:color="auto"/>
          </w:divBdr>
          <w:divsChild>
            <w:div w:id="1510750941">
              <w:marLeft w:val="0"/>
              <w:marRight w:val="0"/>
              <w:marTop w:val="0"/>
              <w:marBottom w:val="0"/>
              <w:divBdr>
                <w:top w:val="none" w:sz="0" w:space="0" w:color="auto"/>
                <w:left w:val="none" w:sz="0" w:space="0" w:color="auto"/>
                <w:bottom w:val="none" w:sz="0" w:space="0" w:color="auto"/>
                <w:right w:val="none" w:sz="0" w:space="0" w:color="auto"/>
              </w:divBdr>
              <w:divsChild>
                <w:div w:id="28234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635393">
          <w:marLeft w:val="0"/>
          <w:marRight w:val="0"/>
          <w:marTop w:val="120"/>
          <w:marBottom w:val="360"/>
          <w:divBdr>
            <w:top w:val="single" w:sz="6" w:space="12" w:color="8A9195"/>
            <w:left w:val="single" w:sz="6" w:space="12" w:color="8A9195"/>
            <w:bottom w:val="single" w:sz="6" w:space="15" w:color="8A9195"/>
            <w:right w:val="single" w:sz="6" w:space="12" w:color="8A9195"/>
          </w:divBdr>
        </w:div>
        <w:div w:id="16394193">
          <w:marLeft w:val="0"/>
          <w:marRight w:val="0"/>
          <w:marTop w:val="0"/>
          <w:marBottom w:val="0"/>
          <w:divBdr>
            <w:top w:val="none" w:sz="0" w:space="0" w:color="auto"/>
            <w:left w:val="none" w:sz="0" w:space="0" w:color="auto"/>
            <w:bottom w:val="none" w:sz="0" w:space="0" w:color="auto"/>
            <w:right w:val="none" w:sz="0" w:space="0" w:color="auto"/>
          </w:divBdr>
          <w:divsChild>
            <w:div w:id="46538697">
              <w:marLeft w:val="0"/>
              <w:marRight w:val="0"/>
              <w:marTop w:val="0"/>
              <w:marBottom w:val="0"/>
              <w:divBdr>
                <w:top w:val="none" w:sz="0" w:space="0" w:color="auto"/>
                <w:left w:val="none" w:sz="0" w:space="0" w:color="auto"/>
                <w:bottom w:val="none" w:sz="0" w:space="0" w:color="auto"/>
                <w:right w:val="none" w:sz="0" w:space="0" w:color="auto"/>
              </w:divBdr>
              <w:divsChild>
                <w:div w:id="1366297821">
                  <w:marLeft w:val="0"/>
                  <w:marRight w:val="0"/>
                  <w:marTop w:val="0"/>
                  <w:marBottom w:val="0"/>
                  <w:divBdr>
                    <w:top w:val="none" w:sz="0" w:space="0" w:color="auto"/>
                    <w:left w:val="none" w:sz="0" w:space="0" w:color="auto"/>
                    <w:bottom w:val="none" w:sz="0" w:space="0" w:color="auto"/>
                    <w:right w:val="none" w:sz="0" w:space="0" w:color="auto"/>
                  </w:divBdr>
                  <w:divsChild>
                    <w:div w:id="1270430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887741">
              <w:marLeft w:val="0"/>
              <w:marRight w:val="0"/>
              <w:marTop w:val="0"/>
              <w:marBottom w:val="0"/>
              <w:divBdr>
                <w:top w:val="none" w:sz="0" w:space="0" w:color="auto"/>
                <w:left w:val="none" w:sz="0" w:space="0" w:color="auto"/>
                <w:bottom w:val="none" w:sz="0" w:space="0" w:color="auto"/>
                <w:right w:val="none" w:sz="0" w:space="0" w:color="auto"/>
              </w:divBdr>
            </w:div>
            <w:div w:id="1119255130">
              <w:marLeft w:val="0"/>
              <w:marRight w:val="0"/>
              <w:marTop w:val="144"/>
              <w:marBottom w:val="0"/>
              <w:divBdr>
                <w:top w:val="none" w:sz="0" w:space="0" w:color="auto"/>
                <w:left w:val="none" w:sz="0" w:space="0" w:color="auto"/>
                <w:bottom w:val="none" w:sz="0" w:space="0" w:color="auto"/>
                <w:right w:val="none" w:sz="0" w:space="0" w:color="auto"/>
              </w:divBdr>
            </w:div>
          </w:divsChild>
        </w:div>
      </w:divsChild>
    </w:div>
    <w:div w:id="436415763">
      <w:bodyDiv w:val="1"/>
      <w:marLeft w:val="0"/>
      <w:marRight w:val="0"/>
      <w:marTop w:val="0"/>
      <w:marBottom w:val="0"/>
      <w:divBdr>
        <w:top w:val="none" w:sz="0" w:space="0" w:color="auto"/>
        <w:left w:val="none" w:sz="0" w:space="0" w:color="auto"/>
        <w:bottom w:val="none" w:sz="0" w:space="0" w:color="auto"/>
        <w:right w:val="none" w:sz="0" w:space="0" w:color="auto"/>
      </w:divBdr>
      <w:divsChild>
        <w:div w:id="533272905">
          <w:marLeft w:val="150"/>
          <w:marRight w:val="0"/>
          <w:marTop w:val="0"/>
          <w:marBottom w:val="0"/>
          <w:divBdr>
            <w:top w:val="single" w:sz="6" w:space="0" w:color="FFC0CB"/>
            <w:left w:val="single" w:sz="6" w:space="1" w:color="FFC0CB"/>
            <w:bottom w:val="single" w:sz="6" w:space="1" w:color="FFC0CB"/>
            <w:right w:val="single" w:sz="6" w:space="1" w:color="FFC0CB"/>
          </w:divBdr>
        </w:div>
        <w:div w:id="284049446">
          <w:marLeft w:val="0"/>
          <w:marRight w:val="0"/>
          <w:marTop w:val="75"/>
          <w:marBottom w:val="150"/>
          <w:divBdr>
            <w:top w:val="single" w:sz="6" w:space="0" w:color="D5DDC6"/>
            <w:left w:val="single" w:sz="6" w:space="0" w:color="D5DDC6"/>
            <w:bottom w:val="single" w:sz="6" w:space="0" w:color="D5DDC6"/>
            <w:right w:val="single" w:sz="6" w:space="0" w:color="D5DDC6"/>
          </w:divBdr>
        </w:div>
        <w:div w:id="412507972">
          <w:marLeft w:val="0"/>
          <w:marRight w:val="0"/>
          <w:marTop w:val="75"/>
          <w:marBottom w:val="150"/>
          <w:divBdr>
            <w:top w:val="single" w:sz="6" w:space="0" w:color="D5DDC6"/>
            <w:left w:val="single" w:sz="6" w:space="0" w:color="D5DDC6"/>
            <w:bottom w:val="single" w:sz="6" w:space="0" w:color="D5DDC6"/>
            <w:right w:val="single" w:sz="6" w:space="0" w:color="D5DDC6"/>
          </w:divBdr>
        </w:div>
        <w:div w:id="181017699">
          <w:marLeft w:val="0"/>
          <w:marRight w:val="0"/>
          <w:marTop w:val="75"/>
          <w:marBottom w:val="150"/>
          <w:divBdr>
            <w:top w:val="single" w:sz="6" w:space="0" w:color="D5DDC6"/>
            <w:left w:val="single" w:sz="6" w:space="0" w:color="D5DDC6"/>
            <w:bottom w:val="single" w:sz="6" w:space="0" w:color="D5DDC6"/>
            <w:right w:val="single" w:sz="6" w:space="0" w:color="D5DDC6"/>
          </w:divBdr>
        </w:div>
        <w:div w:id="1510174632">
          <w:marLeft w:val="0"/>
          <w:marRight w:val="0"/>
          <w:marTop w:val="75"/>
          <w:marBottom w:val="150"/>
          <w:divBdr>
            <w:top w:val="single" w:sz="6" w:space="0" w:color="D5DDC6"/>
            <w:left w:val="single" w:sz="6" w:space="0" w:color="D5DDC6"/>
            <w:bottom w:val="single" w:sz="6" w:space="0" w:color="D5DDC6"/>
            <w:right w:val="single" w:sz="6" w:space="0" w:color="D5DDC6"/>
          </w:divBdr>
        </w:div>
        <w:div w:id="1245413067">
          <w:marLeft w:val="0"/>
          <w:marRight w:val="0"/>
          <w:marTop w:val="75"/>
          <w:marBottom w:val="150"/>
          <w:divBdr>
            <w:top w:val="single" w:sz="6" w:space="0" w:color="D5DDC6"/>
            <w:left w:val="single" w:sz="6" w:space="0" w:color="D5DDC6"/>
            <w:bottom w:val="single" w:sz="6" w:space="0" w:color="D5DDC6"/>
            <w:right w:val="single" w:sz="6" w:space="0" w:color="D5DDC6"/>
          </w:divBdr>
        </w:div>
        <w:div w:id="27413499">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558132802">
      <w:bodyDiv w:val="1"/>
      <w:marLeft w:val="0"/>
      <w:marRight w:val="0"/>
      <w:marTop w:val="0"/>
      <w:marBottom w:val="0"/>
      <w:divBdr>
        <w:top w:val="none" w:sz="0" w:space="0" w:color="auto"/>
        <w:left w:val="none" w:sz="0" w:space="0" w:color="auto"/>
        <w:bottom w:val="none" w:sz="0" w:space="0" w:color="auto"/>
        <w:right w:val="none" w:sz="0" w:space="0" w:color="auto"/>
      </w:divBdr>
    </w:div>
    <w:div w:id="561211691">
      <w:bodyDiv w:val="1"/>
      <w:marLeft w:val="0"/>
      <w:marRight w:val="0"/>
      <w:marTop w:val="0"/>
      <w:marBottom w:val="0"/>
      <w:divBdr>
        <w:top w:val="none" w:sz="0" w:space="0" w:color="auto"/>
        <w:left w:val="none" w:sz="0" w:space="0" w:color="auto"/>
        <w:bottom w:val="none" w:sz="0" w:space="0" w:color="auto"/>
        <w:right w:val="none" w:sz="0" w:space="0" w:color="auto"/>
      </w:divBdr>
      <w:divsChild>
        <w:div w:id="1079907271">
          <w:marLeft w:val="0"/>
          <w:marRight w:val="0"/>
          <w:marTop w:val="75"/>
          <w:marBottom w:val="150"/>
          <w:divBdr>
            <w:top w:val="single" w:sz="6" w:space="0" w:color="D5DDC6"/>
            <w:left w:val="single" w:sz="6" w:space="0" w:color="D5DDC6"/>
            <w:bottom w:val="single" w:sz="6" w:space="0" w:color="D5DDC6"/>
            <w:right w:val="single" w:sz="6" w:space="0" w:color="D5DDC6"/>
          </w:divBdr>
        </w:div>
        <w:div w:id="209659162">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614212822">
      <w:bodyDiv w:val="1"/>
      <w:marLeft w:val="0"/>
      <w:marRight w:val="0"/>
      <w:marTop w:val="0"/>
      <w:marBottom w:val="0"/>
      <w:divBdr>
        <w:top w:val="none" w:sz="0" w:space="0" w:color="auto"/>
        <w:left w:val="none" w:sz="0" w:space="0" w:color="auto"/>
        <w:bottom w:val="none" w:sz="0" w:space="0" w:color="auto"/>
        <w:right w:val="none" w:sz="0" w:space="0" w:color="auto"/>
      </w:divBdr>
    </w:div>
    <w:div w:id="686371330">
      <w:bodyDiv w:val="1"/>
      <w:marLeft w:val="0"/>
      <w:marRight w:val="0"/>
      <w:marTop w:val="0"/>
      <w:marBottom w:val="0"/>
      <w:divBdr>
        <w:top w:val="none" w:sz="0" w:space="0" w:color="auto"/>
        <w:left w:val="none" w:sz="0" w:space="0" w:color="auto"/>
        <w:bottom w:val="none" w:sz="0" w:space="0" w:color="auto"/>
        <w:right w:val="none" w:sz="0" w:space="0" w:color="auto"/>
      </w:divBdr>
      <w:divsChild>
        <w:div w:id="1222985644">
          <w:marLeft w:val="0"/>
          <w:marRight w:val="0"/>
          <w:marTop w:val="0"/>
          <w:marBottom w:val="0"/>
          <w:divBdr>
            <w:top w:val="none" w:sz="0" w:space="0" w:color="auto"/>
            <w:left w:val="none" w:sz="0" w:space="0" w:color="auto"/>
            <w:bottom w:val="none" w:sz="0" w:space="0" w:color="auto"/>
            <w:right w:val="none" w:sz="0" w:space="0" w:color="auto"/>
          </w:divBdr>
          <w:divsChild>
            <w:div w:id="647320010">
              <w:marLeft w:val="0"/>
              <w:marRight w:val="0"/>
              <w:marTop w:val="0"/>
              <w:marBottom w:val="0"/>
              <w:divBdr>
                <w:top w:val="none" w:sz="0" w:space="0" w:color="auto"/>
                <w:left w:val="none" w:sz="0" w:space="0" w:color="auto"/>
                <w:bottom w:val="none" w:sz="0" w:space="0" w:color="auto"/>
                <w:right w:val="none" w:sz="0" w:space="0" w:color="auto"/>
              </w:divBdr>
              <w:divsChild>
                <w:div w:id="1316299512">
                  <w:marLeft w:val="0"/>
                  <w:marRight w:val="0"/>
                  <w:marTop w:val="0"/>
                  <w:marBottom w:val="0"/>
                  <w:divBdr>
                    <w:top w:val="none" w:sz="0" w:space="0" w:color="auto"/>
                    <w:left w:val="none" w:sz="0" w:space="0" w:color="auto"/>
                    <w:bottom w:val="none" w:sz="0" w:space="0" w:color="auto"/>
                    <w:right w:val="none" w:sz="0" w:space="0" w:color="auto"/>
                  </w:divBdr>
                </w:div>
                <w:div w:id="662588827">
                  <w:marLeft w:val="0"/>
                  <w:marRight w:val="0"/>
                  <w:marTop w:val="0"/>
                  <w:marBottom w:val="0"/>
                  <w:divBdr>
                    <w:top w:val="none" w:sz="0" w:space="0" w:color="auto"/>
                    <w:left w:val="none" w:sz="0" w:space="0" w:color="auto"/>
                    <w:bottom w:val="none" w:sz="0" w:space="0" w:color="auto"/>
                    <w:right w:val="none" w:sz="0" w:space="0" w:color="auto"/>
                  </w:divBdr>
                </w:div>
                <w:div w:id="1209142124">
                  <w:marLeft w:val="0"/>
                  <w:marRight w:val="0"/>
                  <w:marTop w:val="0"/>
                  <w:marBottom w:val="0"/>
                  <w:divBdr>
                    <w:top w:val="none" w:sz="0" w:space="0" w:color="auto"/>
                    <w:left w:val="none" w:sz="0" w:space="0" w:color="auto"/>
                    <w:bottom w:val="none" w:sz="0" w:space="0" w:color="auto"/>
                    <w:right w:val="none" w:sz="0" w:space="0" w:color="auto"/>
                  </w:divBdr>
                </w:div>
                <w:div w:id="977299660">
                  <w:marLeft w:val="0"/>
                  <w:marRight w:val="0"/>
                  <w:marTop w:val="0"/>
                  <w:marBottom w:val="0"/>
                  <w:divBdr>
                    <w:top w:val="none" w:sz="0" w:space="0" w:color="auto"/>
                    <w:left w:val="none" w:sz="0" w:space="0" w:color="auto"/>
                    <w:bottom w:val="none" w:sz="0" w:space="0" w:color="auto"/>
                    <w:right w:val="none" w:sz="0" w:space="0" w:color="auto"/>
                  </w:divBdr>
                </w:div>
                <w:div w:id="2095468571">
                  <w:marLeft w:val="0"/>
                  <w:marRight w:val="0"/>
                  <w:marTop w:val="0"/>
                  <w:marBottom w:val="0"/>
                  <w:divBdr>
                    <w:top w:val="none" w:sz="0" w:space="0" w:color="auto"/>
                    <w:left w:val="none" w:sz="0" w:space="0" w:color="auto"/>
                    <w:bottom w:val="none" w:sz="0" w:space="0" w:color="auto"/>
                    <w:right w:val="none" w:sz="0" w:space="0" w:color="auto"/>
                  </w:divBdr>
                </w:div>
                <w:div w:id="800730892">
                  <w:marLeft w:val="0"/>
                  <w:marRight w:val="0"/>
                  <w:marTop w:val="0"/>
                  <w:marBottom w:val="0"/>
                  <w:divBdr>
                    <w:top w:val="none" w:sz="0" w:space="0" w:color="auto"/>
                    <w:left w:val="none" w:sz="0" w:space="0" w:color="auto"/>
                    <w:bottom w:val="none" w:sz="0" w:space="0" w:color="auto"/>
                    <w:right w:val="none" w:sz="0" w:space="0" w:color="auto"/>
                  </w:divBdr>
                </w:div>
                <w:div w:id="2070684543">
                  <w:marLeft w:val="0"/>
                  <w:marRight w:val="0"/>
                  <w:marTop w:val="0"/>
                  <w:marBottom w:val="0"/>
                  <w:divBdr>
                    <w:top w:val="none" w:sz="0" w:space="0" w:color="auto"/>
                    <w:left w:val="none" w:sz="0" w:space="0" w:color="auto"/>
                    <w:bottom w:val="none" w:sz="0" w:space="0" w:color="auto"/>
                    <w:right w:val="none" w:sz="0" w:space="0" w:color="auto"/>
                  </w:divBdr>
                </w:div>
                <w:div w:id="1307777166">
                  <w:marLeft w:val="0"/>
                  <w:marRight w:val="0"/>
                  <w:marTop w:val="0"/>
                  <w:marBottom w:val="0"/>
                  <w:divBdr>
                    <w:top w:val="none" w:sz="0" w:space="0" w:color="auto"/>
                    <w:left w:val="none" w:sz="0" w:space="0" w:color="auto"/>
                    <w:bottom w:val="none" w:sz="0" w:space="0" w:color="auto"/>
                    <w:right w:val="none" w:sz="0" w:space="0" w:color="auto"/>
                  </w:divBdr>
                </w:div>
                <w:div w:id="109858757">
                  <w:marLeft w:val="0"/>
                  <w:marRight w:val="0"/>
                  <w:marTop w:val="0"/>
                  <w:marBottom w:val="0"/>
                  <w:divBdr>
                    <w:top w:val="none" w:sz="0" w:space="0" w:color="auto"/>
                    <w:left w:val="none" w:sz="0" w:space="0" w:color="auto"/>
                    <w:bottom w:val="none" w:sz="0" w:space="0" w:color="auto"/>
                    <w:right w:val="none" w:sz="0" w:space="0" w:color="auto"/>
                  </w:divBdr>
                </w:div>
                <w:div w:id="1482115304">
                  <w:marLeft w:val="0"/>
                  <w:marRight w:val="0"/>
                  <w:marTop w:val="0"/>
                  <w:marBottom w:val="0"/>
                  <w:divBdr>
                    <w:top w:val="none" w:sz="0" w:space="0" w:color="auto"/>
                    <w:left w:val="none" w:sz="0" w:space="0" w:color="auto"/>
                    <w:bottom w:val="none" w:sz="0" w:space="0" w:color="auto"/>
                    <w:right w:val="none" w:sz="0" w:space="0" w:color="auto"/>
                  </w:divBdr>
                </w:div>
                <w:div w:id="54623475">
                  <w:marLeft w:val="0"/>
                  <w:marRight w:val="0"/>
                  <w:marTop w:val="0"/>
                  <w:marBottom w:val="0"/>
                  <w:divBdr>
                    <w:top w:val="none" w:sz="0" w:space="0" w:color="auto"/>
                    <w:left w:val="none" w:sz="0" w:space="0" w:color="auto"/>
                    <w:bottom w:val="none" w:sz="0" w:space="0" w:color="auto"/>
                    <w:right w:val="none" w:sz="0" w:space="0" w:color="auto"/>
                  </w:divBdr>
                </w:div>
                <w:div w:id="743914002">
                  <w:marLeft w:val="0"/>
                  <w:marRight w:val="0"/>
                  <w:marTop w:val="0"/>
                  <w:marBottom w:val="0"/>
                  <w:divBdr>
                    <w:top w:val="none" w:sz="0" w:space="0" w:color="auto"/>
                    <w:left w:val="none" w:sz="0" w:space="0" w:color="auto"/>
                    <w:bottom w:val="none" w:sz="0" w:space="0" w:color="auto"/>
                    <w:right w:val="none" w:sz="0" w:space="0" w:color="auto"/>
                  </w:divBdr>
                </w:div>
                <w:div w:id="1476069416">
                  <w:marLeft w:val="0"/>
                  <w:marRight w:val="0"/>
                  <w:marTop w:val="0"/>
                  <w:marBottom w:val="0"/>
                  <w:divBdr>
                    <w:top w:val="none" w:sz="0" w:space="0" w:color="auto"/>
                    <w:left w:val="none" w:sz="0" w:space="0" w:color="auto"/>
                    <w:bottom w:val="none" w:sz="0" w:space="0" w:color="auto"/>
                    <w:right w:val="none" w:sz="0" w:space="0" w:color="auto"/>
                  </w:divBdr>
                </w:div>
                <w:div w:id="2074696349">
                  <w:marLeft w:val="0"/>
                  <w:marRight w:val="0"/>
                  <w:marTop w:val="0"/>
                  <w:marBottom w:val="0"/>
                  <w:divBdr>
                    <w:top w:val="none" w:sz="0" w:space="0" w:color="auto"/>
                    <w:left w:val="none" w:sz="0" w:space="0" w:color="auto"/>
                    <w:bottom w:val="none" w:sz="0" w:space="0" w:color="auto"/>
                    <w:right w:val="none" w:sz="0" w:space="0" w:color="auto"/>
                  </w:divBdr>
                </w:div>
                <w:div w:id="1793402591">
                  <w:marLeft w:val="0"/>
                  <w:marRight w:val="0"/>
                  <w:marTop w:val="0"/>
                  <w:marBottom w:val="0"/>
                  <w:divBdr>
                    <w:top w:val="none" w:sz="0" w:space="0" w:color="auto"/>
                    <w:left w:val="none" w:sz="0" w:space="0" w:color="auto"/>
                    <w:bottom w:val="none" w:sz="0" w:space="0" w:color="auto"/>
                    <w:right w:val="none" w:sz="0" w:space="0" w:color="auto"/>
                  </w:divBdr>
                </w:div>
                <w:div w:id="1235580144">
                  <w:marLeft w:val="0"/>
                  <w:marRight w:val="0"/>
                  <w:marTop w:val="0"/>
                  <w:marBottom w:val="0"/>
                  <w:divBdr>
                    <w:top w:val="none" w:sz="0" w:space="0" w:color="auto"/>
                    <w:left w:val="none" w:sz="0" w:space="0" w:color="auto"/>
                    <w:bottom w:val="none" w:sz="0" w:space="0" w:color="auto"/>
                    <w:right w:val="none" w:sz="0" w:space="0" w:color="auto"/>
                  </w:divBdr>
                </w:div>
                <w:div w:id="993677837">
                  <w:marLeft w:val="0"/>
                  <w:marRight w:val="0"/>
                  <w:marTop w:val="0"/>
                  <w:marBottom w:val="0"/>
                  <w:divBdr>
                    <w:top w:val="none" w:sz="0" w:space="0" w:color="auto"/>
                    <w:left w:val="none" w:sz="0" w:space="0" w:color="auto"/>
                    <w:bottom w:val="none" w:sz="0" w:space="0" w:color="auto"/>
                    <w:right w:val="none" w:sz="0" w:space="0" w:color="auto"/>
                  </w:divBdr>
                </w:div>
                <w:div w:id="1302347069">
                  <w:marLeft w:val="0"/>
                  <w:marRight w:val="0"/>
                  <w:marTop w:val="0"/>
                  <w:marBottom w:val="0"/>
                  <w:divBdr>
                    <w:top w:val="none" w:sz="0" w:space="0" w:color="auto"/>
                    <w:left w:val="none" w:sz="0" w:space="0" w:color="auto"/>
                    <w:bottom w:val="none" w:sz="0" w:space="0" w:color="auto"/>
                    <w:right w:val="none" w:sz="0" w:space="0" w:color="auto"/>
                  </w:divBdr>
                </w:div>
                <w:div w:id="1752387865">
                  <w:marLeft w:val="0"/>
                  <w:marRight w:val="0"/>
                  <w:marTop w:val="0"/>
                  <w:marBottom w:val="0"/>
                  <w:divBdr>
                    <w:top w:val="none" w:sz="0" w:space="0" w:color="auto"/>
                    <w:left w:val="none" w:sz="0" w:space="0" w:color="auto"/>
                    <w:bottom w:val="none" w:sz="0" w:space="0" w:color="auto"/>
                    <w:right w:val="none" w:sz="0" w:space="0" w:color="auto"/>
                  </w:divBdr>
                </w:div>
                <w:div w:id="1315984540">
                  <w:marLeft w:val="0"/>
                  <w:marRight w:val="0"/>
                  <w:marTop w:val="0"/>
                  <w:marBottom w:val="0"/>
                  <w:divBdr>
                    <w:top w:val="none" w:sz="0" w:space="0" w:color="auto"/>
                    <w:left w:val="none" w:sz="0" w:space="0" w:color="auto"/>
                    <w:bottom w:val="none" w:sz="0" w:space="0" w:color="auto"/>
                    <w:right w:val="none" w:sz="0" w:space="0" w:color="auto"/>
                  </w:divBdr>
                </w:div>
                <w:div w:id="1928953433">
                  <w:marLeft w:val="0"/>
                  <w:marRight w:val="0"/>
                  <w:marTop w:val="0"/>
                  <w:marBottom w:val="0"/>
                  <w:divBdr>
                    <w:top w:val="none" w:sz="0" w:space="0" w:color="auto"/>
                    <w:left w:val="none" w:sz="0" w:space="0" w:color="auto"/>
                    <w:bottom w:val="none" w:sz="0" w:space="0" w:color="auto"/>
                    <w:right w:val="none" w:sz="0" w:space="0" w:color="auto"/>
                  </w:divBdr>
                </w:div>
                <w:div w:id="960767747">
                  <w:marLeft w:val="0"/>
                  <w:marRight w:val="0"/>
                  <w:marTop w:val="0"/>
                  <w:marBottom w:val="0"/>
                  <w:divBdr>
                    <w:top w:val="none" w:sz="0" w:space="0" w:color="auto"/>
                    <w:left w:val="none" w:sz="0" w:space="0" w:color="auto"/>
                    <w:bottom w:val="none" w:sz="0" w:space="0" w:color="auto"/>
                    <w:right w:val="none" w:sz="0" w:space="0" w:color="auto"/>
                  </w:divBdr>
                </w:div>
                <w:div w:id="1095201486">
                  <w:marLeft w:val="0"/>
                  <w:marRight w:val="0"/>
                  <w:marTop w:val="0"/>
                  <w:marBottom w:val="0"/>
                  <w:divBdr>
                    <w:top w:val="none" w:sz="0" w:space="0" w:color="auto"/>
                    <w:left w:val="none" w:sz="0" w:space="0" w:color="auto"/>
                    <w:bottom w:val="none" w:sz="0" w:space="0" w:color="auto"/>
                    <w:right w:val="none" w:sz="0" w:space="0" w:color="auto"/>
                  </w:divBdr>
                </w:div>
                <w:div w:id="2130468320">
                  <w:marLeft w:val="0"/>
                  <w:marRight w:val="0"/>
                  <w:marTop w:val="0"/>
                  <w:marBottom w:val="0"/>
                  <w:divBdr>
                    <w:top w:val="none" w:sz="0" w:space="0" w:color="auto"/>
                    <w:left w:val="none" w:sz="0" w:space="0" w:color="auto"/>
                    <w:bottom w:val="none" w:sz="0" w:space="0" w:color="auto"/>
                    <w:right w:val="none" w:sz="0" w:space="0" w:color="auto"/>
                  </w:divBdr>
                </w:div>
                <w:div w:id="1926260907">
                  <w:marLeft w:val="0"/>
                  <w:marRight w:val="0"/>
                  <w:marTop w:val="0"/>
                  <w:marBottom w:val="0"/>
                  <w:divBdr>
                    <w:top w:val="none" w:sz="0" w:space="0" w:color="auto"/>
                    <w:left w:val="none" w:sz="0" w:space="0" w:color="auto"/>
                    <w:bottom w:val="none" w:sz="0" w:space="0" w:color="auto"/>
                    <w:right w:val="none" w:sz="0" w:space="0" w:color="auto"/>
                  </w:divBdr>
                </w:div>
                <w:div w:id="234584486">
                  <w:marLeft w:val="0"/>
                  <w:marRight w:val="0"/>
                  <w:marTop w:val="0"/>
                  <w:marBottom w:val="0"/>
                  <w:divBdr>
                    <w:top w:val="none" w:sz="0" w:space="0" w:color="auto"/>
                    <w:left w:val="none" w:sz="0" w:space="0" w:color="auto"/>
                    <w:bottom w:val="none" w:sz="0" w:space="0" w:color="auto"/>
                    <w:right w:val="none" w:sz="0" w:space="0" w:color="auto"/>
                  </w:divBdr>
                </w:div>
                <w:div w:id="2145735211">
                  <w:marLeft w:val="0"/>
                  <w:marRight w:val="0"/>
                  <w:marTop w:val="0"/>
                  <w:marBottom w:val="0"/>
                  <w:divBdr>
                    <w:top w:val="none" w:sz="0" w:space="0" w:color="auto"/>
                    <w:left w:val="none" w:sz="0" w:space="0" w:color="auto"/>
                    <w:bottom w:val="none" w:sz="0" w:space="0" w:color="auto"/>
                    <w:right w:val="none" w:sz="0" w:space="0" w:color="auto"/>
                  </w:divBdr>
                </w:div>
                <w:div w:id="1674642031">
                  <w:marLeft w:val="0"/>
                  <w:marRight w:val="0"/>
                  <w:marTop w:val="0"/>
                  <w:marBottom w:val="0"/>
                  <w:divBdr>
                    <w:top w:val="none" w:sz="0" w:space="0" w:color="auto"/>
                    <w:left w:val="none" w:sz="0" w:space="0" w:color="auto"/>
                    <w:bottom w:val="none" w:sz="0" w:space="0" w:color="auto"/>
                    <w:right w:val="none" w:sz="0" w:space="0" w:color="auto"/>
                  </w:divBdr>
                </w:div>
                <w:div w:id="2014527626">
                  <w:marLeft w:val="0"/>
                  <w:marRight w:val="0"/>
                  <w:marTop w:val="0"/>
                  <w:marBottom w:val="0"/>
                  <w:divBdr>
                    <w:top w:val="none" w:sz="0" w:space="0" w:color="auto"/>
                    <w:left w:val="none" w:sz="0" w:space="0" w:color="auto"/>
                    <w:bottom w:val="none" w:sz="0" w:space="0" w:color="auto"/>
                    <w:right w:val="none" w:sz="0" w:space="0" w:color="auto"/>
                  </w:divBdr>
                </w:div>
                <w:div w:id="21370242">
                  <w:marLeft w:val="0"/>
                  <w:marRight w:val="0"/>
                  <w:marTop w:val="0"/>
                  <w:marBottom w:val="0"/>
                  <w:divBdr>
                    <w:top w:val="none" w:sz="0" w:space="0" w:color="auto"/>
                    <w:left w:val="none" w:sz="0" w:space="0" w:color="auto"/>
                    <w:bottom w:val="none" w:sz="0" w:space="0" w:color="auto"/>
                    <w:right w:val="none" w:sz="0" w:space="0" w:color="auto"/>
                  </w:divBdr>
                </w:div>
                <w:div w:id="967518103">
                  <w:marLeft w:val="0"/>
                  <w:marRight w:val="0"/>
                  <w:marTop w:val="0"/>
                  <w:marBottom w:val="0"/>
                  <w:divBdr>
                    <w:top w:val="none" w:sz="0" w:space="0" w:color="auto"/>
                    <w:left w:val="none" w:sz="0" w:space="0" w:color="auto"/>
                    <w:bottom w:val="none" w:sz="0" w:space="0" w:color="auto"/>
                    <w:right w:val="none" w:sz="0" w:space="0" w:color="auto"/>
                  </w:divBdr>
                </w:div>
                <w:div w:id="1311598510">
                  <w:marLeft w:val="0"/>
                  <w:marRight w:val="0"/>
                  <w:marTop w:val="0"/>
                  <w:marBottom w:val="0"/>
                  <w:divBdr>
                    <w:top w:val="none" w:sz="0" w:space="0" w:color="auto"/>
                    <w:left w:val="none" w:sz="0" w:space="0" w:color="auto"/>
                    <w:bottom w:val="none" w:sz="0" w:space="0" w:color="auto"/>
                    <w:right w:val="none" w:sz="0" w:space="0" w:color="auto"/>
                  </w:divBdr>
                </w:div>
                <w:div w:id="573129489">
                  <w:marLeft w:val="0"/>
                  <w:marRight w:val="0"/>
                  <w:marTop w:val="0"/>
                  <w:marBottom w:val="0"/>
                  <w:divBdr>
                    <w:top w:val="none" w:sz="0" w:space="0" w:color="auto"/>
                    <w:left w:val="none" w:sz="0" w:space="0" w:color="auto"/>
                    <w:bottom w:val="none" w:sz="0" w:space="0" w:color="auto"/>
                    <w:right w:val="none" w:sz="0" w:space="0" w:color="auto"/>
                  </w:divBdr>
                </w:div>
                <w:div w:id="1841237749">
                  <w:marLeft w:val="0"/>
                  <w:marRight w:val="0"/>
                  <w:marTop w:val="0"/>
                  <w:marBottom w:val="0"/>
                  <w:divBdr>
                    <w:top w:val="none" w:sz="0" w:space="0" w:color="auto"/>
                    <w:left w:val="none" w:sz="0" w:space="0" w:color="auto"/>
                    <w:bottom w:val="none" w:sz="0" w:space="0" w:color="auto"/>
                    <w:right w:val="none" w:sz="0" w:space="0" w:color="auto"/>
                  </w:divBdr>
                </w:div>
                <w:div w:id="1285118135">
                  <w:marLeft w:val="0"/>
                  <w:marRight w:val="0"/>
                  <w:marTop w:val="0"/>
                  <w:marBottom w:val="0"/>
                  <w:divBdr>
                    <w:top w:val="none" w:sz="0" w:space="0" w:color="auto"/>
                    <w:left w:val="none" w:sz="0" w:space="0" w:color="auto"/>
                    <w:bottom w:val="none" w:sz="0" w:space="0" w:color="auto"/>
                    <w:right w:val="none" w:sz="0" w:space="0" w:color="auto"/>
                  </w:divBdr>
                </w:div>
                <w:div w:id="179206190">
                  <w:marLeft w:val="0"/>
                  <w:marRight w:val="0"/>
                  <w:marTop w:val="0"/>
                  <w:marBottom w:val="0"/>
                  <w:divBdr>
                    <w:top w:val="none" w:sz="0" w:space="0" w:color="auto"/>
                    <w:left w:val="none" w:sz="0" w:space="0" w:color="auto"/>
                    <w:bottom w:val="none" w:sz="0" w:space="0" w:color="auto"/>
                    <w:right w:val="none" w:sz="0" w:space="0" w:color="auto"/>
                  </w:divBdr>
                </w:div>
                <w:div w:id="769473155">
                  <w:marLeft w:val="0"/>
                  <w:marRight w:val="0"/>
                  <w:marTop w:val="0"/>
                  <w:marBottom w:val="0"/>
                  <w:divBdr>
                    <w:top w:val="none" w:sz="0" w:space="0" w:color="auto"/>
                    <w:left w:val="none" w:sz="0" w:space="0" w:color="auto"/>
                    <w:bottom w:val="none" w:sz="0" w:space="0" w:color="auto"/>
                    <w:right w:val="none" w:sz="0" w:space="0" w:color="auto"/>
                  </w:divBdr>
                </w:div>
                <w:div w:id="1143428584">
                  <w:marLeft w:val="0"/>
                  <w:marRight w:val="0"/>
                  <w:marTop w:val="0"/>
                  <w:marBottom w:val="0"/>
                  <w:divBdr>
                    <w:top w:val="none" w:sz="0" w:space="0" w:color="auto"/>
                    <w:left w:val="none" w:sz="0" w:space="0" w:color="auto"/>
                    <w:bottom w:val="none" w:sz="0" w:space="0" w:color="auto"/>
                    <w:right w:val="none" w:sz="0" w:space="0" w:color="auto"/>
                  </w:divBdr>
                  <w:divsChild>
                    <w:div w:id="1077441815">
                      <w:marLeft w:val="0"/>
                      <w:marRight w:val="0"/>
                      <w:marTop w:val="0"/>
                      <w:marBottom w:val="0"/>
                      <w:divBdr>
                        <w:top w:val="none" w:sz="0" w:space="0" w:color="auto"/>
                        <w:left w:val="none" w:sz="0" w:space="0" w:color="auto"/>
                        <w:bottom w:val="none" w:sz="0" w:space="0" w:color="auto"/>
                        <w:right w:val="none" w:sz="0" w:space="0" w:color="auto"/>
                      </w:divBdr>
                    </w:div>
                    <w:div w:id="368336781">
                      <w:marLeft w:val="0"/>
                      <w:marRight w:val="0"/>
                      <w:marTop w:val="0"/>
                      <w:marBottom w:val="0"/>
                      <w:divBdr>
                        <w:top w:val="none" w:sz="0" w:space="0" w:color="auto"/>
                        <w:left w:val="none" w:sz="0" w:space="0" w:color="auto"/>
                        <w:bottom w:val="none" w:sz="0" w:space="0" w:color="auto"/>
                        <w:right w:val="none" w:sz="0" w:space="0" w:color="auto"/>
                      </w:divBdr>
                    </w:div>
                    <w:div w:id="1393847332">
                      <w:marLeft w:val="0"/>
                      <w:marRight w:val="0"/>
                      <w:marTop w:val="0"/>
                      <w:marBottom w:val="0"/>
                      <w:divBdr>
                        <w:top w:val="none" w:sz="0" w:space="0" w:color="auto"/>
                        <w:left w:val="none" w:sz="0" w:space="0" w:color="auto"/>
                        <w:bottom w:val="none" w:sz="0" w:space="0" w:color="auto"/>
                        <w:right w:val="none" w:sz="0" w:space="0" w:color="auto"/>
                      </w:divBdr>
                    </w:div>
                    <w:div w:id="1018386142">
                      <w:marLeft w:val="0"/>
                      <w:marRight w:val="0"/>
                      <w:marTop w:val="0"/>
                      <w:marBottom w:val="0"/>
                      <w:divBdr>
                        <w:top w:val="none" w:sz="0" w:space="0" w:color="auto"/>
                        <w:left w:val="none" w:sz="0" w:space="0" w:color="auto"/>
                        <w:bottom w:val="none" w:sz="0" w:space="0" w:color="auto"/>
                        <w:right w:val="none" w:sz="0" w:space="0" w:color="auto"/>
                      </w:divBdr>
                    </w:div>
                    <w:div w:id="625235739">
                      <w:marLeft w:val="0"/>
                      <w:marRight w:val="0"/>
                      <w:marTop w:val="0"/>
                      <w:marBottom w:val="0"/>
                      <w:divBdr>
                        <w:top w:val="none" w:sz="0" w:space="0" w:color="auto"/>
                        <w:left w:val="none" w:sz="0" w:space="0" w:color="auto"/>
                        <w:bottom w:val="none" w:sz="0" w:space="0" w:color="auto"/>
                        <w:right w:val="none" w:sz="0" w:space="0" w:color="auto"/>
                      </w:divBdr>
                    </w:div>
                    <w:div w:id="975797723">
                      <w:marLeft w:val="0"/>
                      <w:marRight w:val="0"/>
                      <w:marTop w:val="0"/>
                      <w:marBottom w:val="0"/>
                      <w:divBdr>
                        <w:top w:val="none" w:sz="0" w:space="0" w:color="auto"/>
                        <w:left w:val="none" w:sz="0" w:space="0" w:color="auto"/>
                        <w:bottom w:val="none" w:sz="0" w:space="0" w:color="auto"/>
                        <w:right w:val="none" w:sz="0" w:space="0" w:color="auto"/>
                      </w:divBdr>
                    </w:div>
                    <w:div w:id="2046981552">
                      <w:marLeft w:val="0"/>
                      <w:marRight w:val="0"/>
                      <w:marTop w:val="0"/>
                      <w:marBottom w:val="0"/>
                      <w:divBdr>
                        <w:top w:val="none" w:sz="0" w:space="0" w:color="auto"/>
                        <w:left w:val="none" w:sz="0" w:space="0" w:color="auto"/>
                        <w:bottom w:val="none" w:sz="0" w:space="0" w:color="auto"/>
                        <w:right w:val="none" w:sz="0" w:space="0" w:color="auto"/>
                      </w:divBdr>
                    </w:div>
                    <w:div w:id="73403058">
                      <w:marLeft w:val="0"/>
                      <w:marRight w:val="0"/>
                      <w:marTop w:val="0"/>
                      <w:marBottom w:val="0"/>
                      <w:divBdr>
                        <w:top w:val="none" w:sz="0" w:space="0" w:color="auto"/>
                        <w:left w:val="none" w:sz="0" w:space="0" w:color="auto"/>
                        <w:bottom w:val="none" w:sz="0" w:space="0" w:color="auto"/>
                        <w:right w:val="none" w:sz="0" w:space="0" w:color="auto"/>
                      </w:divBdr>
                    </w:div>
                    <w:div w:id="1314604611">
                      <w:marLeft w:val="0"/>
                      <w:marRight w:val="0"/>
                      <w:marTop w:val="0"/>
                      <w:marBottom w:val="0"/>
                      <w:divBdr>
                        <w:top w:val="none" w:sz="0" w:space="0" w:color="auto"/>
                        <w:left w:val="none" w:sz="0" w:space="0" w:color="auto"/>
                        <w:bottom w:val="none" w:sz="0" w:space="0" w:color="auto"/>
                        <w:right w:val="none" w:sz="0" w:space="0" w:color="auto"/>
                      </w:divBdr>
                    </w:div>
                    <w:div w:id="230505554">
                      <w:marLeft w:val="0"/>
                      <w:marRight w:val="0"/>
                      <w:marTop w:val="0"/>
                      <w:marBottom w:val="0"/>
                      <w:divBdr>
                        <w:top w:val="none" w:sz="0" w:space="0" w:color="auto"/>
                        <w:left w:val="none" w:sz="0" w:space="0" w:color="auto"/>
                        <w:bottom w:val="none" w:sz="0" w:space="0" w:color="auto"/>
                        <w:right w:val="none" w:sz="0" w:space="0" w:color="auto"/>
                      </w:divBdr>
                    </w:div>
                    <w:div w:id="517503744">
                      <w:marLeft w:val="0"/>
                      <w:marRight w:val="0"/>
                      <w:marTop w:val="0"/>
                      <w:marBottom w:val="0"/>
                      <w:divBdr>
                        <w:top w:val="none" w:sz="0" w:space="0" w:color="auto"/>
                        <w:left w:val="none" w:sz="0" w:space="0" w:color="auto"/>
                        <w:bottom w:val="none" w:sz="0" w:space="0" w:color="auto"/>
                        <w:right w:val="none" w:sz="0" w:space="0" w:color="auto"/>
                      </w:divBdr>
                    </w:div>
                    <w:div w:id="1346518351">
                      <w:marLeft w:val="0"/>
                      <w:marRight w:val="0"/>
                      <w:marTop w:val="0"/>
                      <w:marBottom w:val="0"/>
                      <w:divBdr>
                        <w:top w:val="none" w:sz="0" w:space="0" w:color="auto"/>
                        <w:left w:val="none" w:sz="0" w:space="0" w:color="auto"/>
                        <w:bottom w:val="none" w:sz="0" w:space="0" w:color="auto"/>
                        <w:right w:val="none" w:sz="0" w:space="0" w:color="auto"/>
                      </w:divBdr>
                    </w:div>
                    <w:div w:id="319501857">
                      <w:marLeft w:val="0"/>
                      <w:marRight w:val="0"/>
                      <w:marTop w:val="0"/>
                      <w:marBottom w:val="0"/>
                      <w:divBdr>
                        <w:top w:val="none" w:sz="0" w:space="0" w:color="auto"/>
                        <w:left w:val="none" w:sz="0" w:space="0" w:color="auto"/>
                        <w:bottom w:val="none" w:sz="0" w:space="0" w:color="auto"/>
                        <w:right w:val="none" w:sz="0" w:space="0" w:color="auto"/>
                      </w:divBdr>
                    </w:div>
                    <w:div w:id="717557551">
                      <w:marLeft w:val="0"/>
                      <w:marRight w:val="0"/>
                      <w:marTop w:val="0"/>
                      <w:marBottom w:val="0"/>
                      <w:divBdr>
                        <w:top w:val="none" w:sz="0" w:space="0" w:color="auto"/>
                        <w:left w:val="none" w:sz="0" w:space="0" w:color="auto"/>
                        <w:bottom w:val="none" w:sz="0" w:space="0" w:color="auto"/>
                        <w:right w:val="none" w:sz="0" w:space="0" w:color="auto"/>
                      </w:divBdr>
                    </w:div>
                    <w:div w:id="470682202">
                      <w:marLeft w:val="0"/>
                      <w:marRight w:val="0"/>
                      <w:marTop w:val="0"/>
                      <w:marBottom w:val="0"/>
                      <w:divBdr>
                        <w:top w:val="none" w:sz="0" w:space="0" w:color="auto"/>
                        <w:left w:val="none" w:sz="0" w:space="0" w:color="auto"/>
                        <w:bottom w:val="none" w:sz="0" w:space="0" w:color="auto"/>
                        <w:right w:val="none" w:sz="0" w:space="0" w:color="auto"/>
                      </w:divBdr>
                    </w:div>
                    <w:div w:id="545415946">
                      <w:marLeft w:val="0"/>
                      <w:marRight w:val="0"/>
                      <w:marTop w:val="0"/>
                      <w:marBottom w:val="0"/>
                      <w:divBdr>
                        <w:top w:val="none" w:sz="0" w:space="0" w:color="auto"/>
                        <w:left w:val="none" w:sz="0" w:space="0" w:color="auto"/>
                        <w:bottom w:val="none" w:sz="0" w:space="0" w:color="auto"/>
                        <w:right w:val="none" w:sz="0" w:space="0" w:color="auto"/>
                      </w:divBdr>
                    </w:div>
                    <w:div w:id="380204147">
                      <w:marLeft w:val="0"/>
                      <w:marRight w:val="0"/>
                      <w:marTop w:val="0"/>
                      <w:marBottom w:val="0"/>
                      <w:divBdr>
                        <w:top w:val="none" w:sz="0" w:space="0" w:color="auto"/>
                        <w:left w:val="none" w:sz="0" w:space="0" w:color="auto"/>
                        <w:bottom w:val="none" w:sz="0" w:space="0" w:color="auto"/>
                        <w:right w:val="none" w:sz="0" w:space="0" w:color="auto"/>
                      </w:divBdr>
                    </w:div>
                    <w:div w:id="2034727809">
                      <w:marLeft w:val="0"/>
                      <w:marRight w:val="0"/>
                      <w:marTop w:val="0"/>
                      <w:marBottom w:val="0"/>
                      <w:divBdr>
                        <w:top w:val="none" w:sz="0" w:space="0" w:color="auto"/>
                        <w:left w:val="none" w:sz="0" w:space="0" w:color="auto"/>
                        <w:bottom w:val="none" w:sz="0" w:space="0" w:color="auto"/>
                        <w:right w:val="none" w:sz="0" w:space="0" w:color="auto"/>
                      </w:divBdr>
                    </w:div>
                    <w:div w:id="508297650">
                      <w:marLeft w:val="0"/>
                      <w:marRight w:val="0"/>
                      <w:marTop w:val="0"/>
                      <w:marBottom w:val="0"/>
                      <w:divBdr>
                        <w:top w:val="none" w:sz="0" w:space="0" w:color="auto"/>
                        <w:left w:val="none" w:sz="0" w:space="0" w:color="auto"/>
                        <w:bottom w:val="none" w:sz="0" w:space="0" w:color="auto"/>
                        <w:right w:val="none" w:sz="0" w:space="0" w:color="auto"/>
                      </w:divBdr>
                    </w:div>
                    <w:div w:id="2128964465">
                      <w:marLeft w:val="0"/>
                      <w:marRight w:val="0"/>
                      <w:marTop w:val="0"/>
                      <w:marBottom w:val="0"/>
                      <w:divBdr>
                        <w:top w:val="none" w:sz="0" w:space="0" w:color="auto"/>
                        <w:left w:val="none" w:sz="0" w:space="0" w:color="auto"/>
                        <w:bottom w:val="none" w:sz="0" w:space="0" w:color="auto"/>
                        <w:right w:val="none" w:sz="0" w:space="0" w:color="auto"/>
                      </w:divBdr>
                    </w:div>
                    <w:div w:id="1924802694">
                      <w:marLeft w:val="0"/>
                      <w:marRight w:val="0"/>
                      <w:marTop w:val="0"/>
                      <w:marBottom w:val="0"/>
                      <w:divBdr>
                        <w:top w:val="none" w:sz="0" w:space="0" w:color="auto"/>
                        <w:left w:val="none" w:sz="0" w:space="0" w:color="auto"/>
                        <w:bottom w:val="none" w:sz="0" w:space="0" w:color="auto"/>
                        <w:right w:val="none" w:sz="0" w:space="0" w:color="auto"/>
                      </w:divBdr>
                    </w:div>
                    <w:div w:id="1067343005">
                      <w:marLeft w:val="0"/>
                      <w:marRight w:val="0"/>
                      <w:marTop w:val="0"/>
                      <w:marBottom w:val="0"/>
                      <w:divBdr>
                        <w:top w:val="none" w:sz="0" w:space="0" w:color="auto"/>
                        <w:left w:val="none" w:sz="0" w:space="0" w:color="auto"/>
                        <w:bottom w:val="none" w:sz="0" w:space="0" w:color="auto"/>
                        <w:right w:val="none" w:sz="0" w:space="0" w:color="auto"/>
                      </w:divBdr>
                    </w:div>
                    <w:div w:id="311250025">
                      <w:marLeft w:val="0"/>
                      <w:marRight w:val="0"/>
                      <w:marTop w:val="0"/>
                      <w:marBottom w:val="0"/>
                      <w:divBdr>
                        <w:top w:val="none" w:sz="0" w:space="0" w:color="auto"/>
                        <w:left w:val="none" w:sz="0" w:space="0" w:color="auto"/>
                        <w:bottom w:val="none" w:sz="0" w:space="0" w:color="auto"/>
                        <w:right w:val="none" w:sz="0" w:space="0" w:color="auto"/>
                      </w:divBdr>
                    </w:div>
                    <w:div w:id="1787235191">
                      <w:marLeft w:val="0"/>
                      <w:marRight w:val="0"/>
                      <w:marTop w:val="0"/>
                      <w:marBottom w:val="0"/>
                      <w:divBdr>
                        <w:top w:val="none" w:sz="0" w:space="0" w:color="auto"/>
                        <w:left w:val="none" w:sz="0" w:space="0" w:color="auto"/>
                        <w:bottom w:val="none" w:sz="0" w:space="0" w:color="auto"/>
                        <w:right w:val="none" w:sz="0" w:space="0" w:color="auto"/>
                      </w:divBdr>
                    </w:div>
                    <w:div w:id="1406993185">
                      <w:marLeft w:val="0"/>
                      <w:marRight w:val="0"/>
                      <w:marTop w:val="0"/>
                      <w:marBottom w:val="0"/>
                      <w:divBdr>
                        <w:top w:val="none" w:sz="0" w:space="0" w:color="auto"/>
                        <w:left w:val="none" w:sz="0" w:space="0" w:color="auto"/>
                        <w:bottom w:val="none" w:sz="0" w:space="0" w:color="auto"/>
                        <w:right w:val="none" w:sz="0" w:space="0" w:color="auto"/>
                      </w:divBdr>
                    </w:div>
                    <w:div w:id="320618518">
                      <w:marLeft w:val="0"/>
                      <w:marRight w:val="0"/>
                      <w:marTop w:val="0"/>
                      <w:marBottom w:val="0"/>
                      <w:divBdr>
                        <w:top w:val="none" w:sz="0" w:space="0" w:color="auto"/>
                        <w:left w:val="none" w:sz="0" w:space="0" w:color="auto"/>
                        <w:bottom w:val="none" w:sz="0" w:space="0" w:color="auto"/>
                        <w:right w:val="none" w:sz="0" w:space="0" w:color="auto"/>
                      </w:divBdr>
                    </w:div>
                    <w:div w:id="682590050">
                      <w:marLeft w:val="0"/>
                      <w:marRight w:val="0"/>
                      <w:marTop w:val="0"/>
                      <w:marBottom w:val="0"/>
                      <w:divBdr>
                        <w:top w:val="none" w:sz="0" w:space="0" w:color="auto"/>
                        <w:left w:val="none" w:sz="0" w:space="0" w:color="auto"/>
                        <w:bottom w:val="none" w:sz="0" w:space="0" w:color="auto"/>
                        <w:right w:val="none" w:sz="0" w:space="0" w:color="auto"/>
                      </w:divBdr>
                    </w:div>
                    <w:div w:id="1843473627">
                      <w:marLeft w:val="0"/>
                      <w:marRight w:val="0"/>
                      <w:marTop w:val="0"/>
                      <w:marBottom w:val="0"/>
                      <w:divBdr>
                        <w:top w:val="none" w:sz="0" w:space="0" w:color="auto"/>
                        <w:left w:val="none" w:sz="0" w:space="0" w:color="auto"/>
                        <w:bottom w:val="none" w:sz="0" w:space="0" w:color="auto"/>
                        <w:right w:val="none" w:sz="0" w:space="0" w:color="auto"/>
                      </w:divBdr>
                    </w:div>
                    <w:div w:id="1885798851">
                      <w:marLeft w:val="0"/>
                      <w:marRight w:val="0"/>
                      <w:marTop w:val="0"/>
                      <w:marBottom w:val="0"/>
                      <w:divBdr>
                        <w:top w:val="none" w:sz="0" w:space="0" w:color="auto"/>
                        <w:left w:val="none" w:sz="0" w:space="0" w:color="auto"/>
                        <w:bottom w:val="none" w:sz="0" w:space="0" w:color="auto"/>
                        <w:right w:val="none" w:sz="0" w:space="0" w:color="auto"/>
                      </w:divBdr>
                    </w:div>
                    <w:div w:id="205456532">
                      <w:marLeft w:val="0"/>
                      <w:marRight w:val="0"/>
                      <w:marTop w:val="0"/>
                      <w:marBottom w:val="0"/>
                      <w:divBdr>
                        <w:top w:val="none" w:sz="0" w:space="0" w:color="auto"/>
                        <w:left w:val="none" w:sz="0" w:space="0" w:color="auto"/>
                        <w:bottom w:val="none" w:sz="0" w:space="0" w:color="auto"/>
                        <w:right w:val="none" w:sz="0" w:space="0" w:color="auto"/>
                      </w:divBdr>
                    </w:div>
                    <w:div w:id="625431026">
                      <w:marLeft w:val="0"/>
                      <w:marRight w:val="0"/>
                      <w:marTop w:val="0"/>
                      <w:marBottom w:val="0"/>
                      <w:divBdr>
                        <w:top w:val="none" w:sz="0" w:space="0" w:color="auto"/>
                        <w:left w:val="none" w:sz="0" w:space="0" w:color="auto"/>
                        <w:bottom w:val="none" w:sz="0" w:space="0" w:color="auto"/>
                        <w:right w:val="none" w:sz="0" w:space="0" w:color="auto"/>
                      </w:divBdr>
                    </w:div>
                    <w:div w:id="1558860080">
                      <w:marLeft w:val="0"/>
                      <w:marRight w:val="0"/>
                      <w:marTop w:val="0"/>
                      <w:marBottom w:val="0"/>
                      <w:divBdr>
                        <w:top w:val="none" w:sz="0" w:space="0" w:color="auto"/>
                        <w:left w:val="none" w:sz="0" w:space="0" w:color="auto"/>
                        <w:bottom w:val="none" w:sz="0" w:space="0" w:color="auto"/>
                        <w:right w:val="none" w:sz="0" w:space="0" w:color="auto"/>
                      </w:divBdr>
                    </w:div>
                    <w:div w:id="770706157">
                      <w:marLeft w:val="0"/>
                      <w:marRight w:val="0"/>
                      <w:marTop w:val="0"/>
                      <w:marBottom w:val="0"/>
                      <w:divBdr>
                        <w:top w:val="none" w:sz="0" w:space="0" w:color="auto"/>
                        <w:left w:val="none" w:sz="0" w:space="0" w:color="auto"/>
                        <w:bottom w:val="none" w:sz="0" w:space="0" w:color="auto"/>
                        <w:right w:val="none" w:sz="0" w:space="0" w:color="auto"/>
                      </w:divBdr>
                    </w:div>
                    <w:div w:id="742525572">
                      <w:marLeft w:val="0"/>
                      <w:marRight w:val="0"/>
                      <w:marTop w:val="0"/>
                      <w:marBottom w:val="0"/>
                      <w:divBdr>
                        <w:top w:val="none" w:sz="0" w:space="0" w:color="auto"/>
                        <w:left w:val="none" w:sz="0" w:space="0" w:color="auto"/>
                        <w:bottom w:val="none" w:sz="0" w:space="0" w:color="auto"/>
                        <w:right w:val="none" w:sz="0" w:space="0" w:color="auto"/>
                      </w:divBdr>
                    </w:div>
                    <w:div w:id="2095586422">
                      <w:marLeft w:val="0"/>
                      <w:marRight w:val="0"/>
                      <w:marTop w:val="0"/>
                      <w:marBottom w:val="0"/>
                      <w:divBdr>
                        <w:top w:val="none" w:sz="0" w:space="0" w:color="auto"/>
                        <w:left w:val="none" w:sz="0" w:space="0" w:color="auto"/>
                        <w:bottom w:val="none" w:sz="0" w:space="0" w:color="auto"/>
                        <w:right w:val="none" w:sz="0" w:space="0" w:color="auto"/>
                      </w:divBdr>
                    </w:div>
                    <w:div w:id="1586262888">
                      <w:marLeft w:val="0"/>
                      <w:marRight w:val="0"/>
                      <w:marTop w:val="0"/>
                      <w:marBottom w:val="0"/>
                      <w:divBdr>
                        <w:top w:val="none" w:sz="0" w:space="0" w:color="auto"/>
                        <w:left w:val="none" w:sz="0" w:space="0" w:color="auto"/>
                        <w:bottom w:val="none" w:sz="0" w:space="0" w:color="auto"/>
                        <w:right w:val="none" w:sz="0" w:space="0" w:color="auto"/>
                      </w:divBdr>
                    </w:div>
                    <w:div w:id="21320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5321600">
      <w:bodyDiv w:val="1"/>
      <w:marLeft w:val="0"/>
      <w:marRight w:val="0"/>
      <w:marTop w:val="0"/>
      <w:marBottom w:val="0"/>
      <w:divBdr>
        <w:top w:val="none" w:sz="0" w:space="0" w:color="auto"/>
        <w:left w:val="none" w:sz="0" w:space="0" w:color="auto"/>
        <w:bottom w:val="none" w:sz="0" w:space="0" w:color="auto"/>
        <w:right w:val="none" w:sz="0" w:space="0" w:color="auto"/>
      </w:divBdr>
    </w:div>
    <w:div w:id="849028966">
      <w:bodyDiv w:val="1"/>
      <w:marLeft w:val="0"/>
      <w:marRight w:val="0"/>
      <w:marTop w:val="0"/>
      <w:marBottom w:val="0"/>
      <w:divBdr>
        <w:top w:val="none" w:sz="0" w:space="0" w:color="auto"/>
        <w:left w:val="none" w:sz="0" w:space="0" w:color="auto"/>
        <w:bottom w:val="none" w:sz="0" w:space="0" w:color="auto"/>
        <w:right w:val="none" w:sz="0" w:space="0" w:color="auto"/>
      </w:divBdr>
    </w:div>
    <w:div w:id="942952382">
      <w:bodyDiv w:val="1"/>
      <w:marLeft w:val="0"/>
      <w:marRight w:val="0"/>
      <w:marTop w:val="0"/>
      <w:marBottom w:val="0"/>
      <w:divBdr>
        <w:top w:val="none" w:sz="0" w:space="0" w:color="auto"/>
        <w:left w:val="none" w:sz="0" w:space="0" w:color="auto"/>
        <w:bottom w:val="none" w:sz="0" w:space="0" w:color="auto"/>
        <w:right w:val="none" w:sz="0" w:space="0" w:color="auto"/>
      </w:divBdr>
      <w:divsChild>
        <w:div w:id="711658069">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972247344">
      <w:bodyDiv w:val="1"/>
      <w:marLeft w:val="0"/>
      <w:marRight w:val="0"/>
      <w:marTop w:val="0"/>
      <w:marBottom w:val="0"/>
      <w:divBdr>
        <w:top w:val="none" w:sz="0" w:space="0" w:color="auto"/>
        <w:left w:val="none" w:sz="0" w:space="0" w:color="auto"/>
        <w:bottom w:val="none" w:sz="0" w:space="0" w:color="auto"/>
        <w:right w:val="none" w:sz="0" w:space="0" w:color="auto"/>
      </w:divBdr>
    </w:div>
    <w:div w:id="1110323204">
      <w:bodyDiv w:val="1"/>
      <w:marLeft w:val="0"/>
      <w:marRight w:val="0"/>
      <w:marTop w:val="0"/>
      <w:marBottom w:val="0"/>
      <w:divBdr>
        <w:top w:val="none" w:sz="0" w:space="0" w:color="auto"/>
        <w:left w:val="none" w:sz="0" w:space="0" w:color="auto"/>
        <w:bottom w:val="none" w:sz="0" w:space="0" w:color="auto"/>
        <w:right w:val="none" w:sz="0" w:space="0" w:color="auto"/>
      </w:divBdr>
    </w:div>
    <w:div w:id="1248996660">
      <w:bodyDiv w:val="1"/>
      <w:marLeft w:val="0"/>
      <w:marRight w:val="0"/>
      <w:marTop w:val="0"/>
      <w:marBottom w:val="0"/>
      <w:divBdr>
        <w:top w:val="none" w:sz="0" w:space="0" w:color="auto"/>
        <w:left w:val="none" w:sz="0" w:space="0" w:color="auto"/>
        <w:bottom w:val="none" w:sz="0" w:space="0" w:color="auto"/>
        <w:right w:val="none" w:sz="0" w:space="0" w:color="auto"/>
      </w:divBdr>
      <w:divsChild>
        <w:div w:id="1899245508">
          <w:marLeft w:val="150"/>
          <w:marRight w:val="0"/>
          <w:marTop w:val="0"/>
          <w:marBottom w:val="0"/>
          <w:divBdr>
            <w:top w:val="single" w:sz="6" w:space="0" w:color="FFC0CB"/>
            <w:left w:val="single" w:sz="6" w:space="1" w:color="FFC0CB"/>
            <w:bottom w:val="single" w:sz="6" w:space="1" w:color="FFC0CB"/>
            <w:right w:val="single" w:sz="6" w:space="1" w:color="FFC0CB"/>
          </w:divBdr>
        </w:div>
        <w:div w:id="524366670">
          <w:marLeft w:val="0"/>
          <w:marRight w:val="0"/>
          <w:marTop w:val="75"/>
          <w:marBottom w:val="150"/>
          <w:divBdr>
            <w:top w:val="single" w:sz="6" w:space="0" w:color="D5DDC6"/>
            <w:left w:val="single" w:sz="6" w:space="0" w:color="D5DDC6"/>
            <w:bottom w:val="single" w:sz="6" w:space="0" w:color="D5DDC6"/>
            <w:right w:val="single" w:sz="6" w:space="0" w:color="D5DDC6"/>
          </w:divBdr>
        </w:div>
        <w:div w:id="1451583175">
          <w:marLeft w:val="0"/>
          <w:marRight w:val="0"/>
          <w:marTop w:val="75"/>
          <w:marBottom w:val="150"/>
          <w:divBdr>
            <w:top w:val="single" w:sz="6" w:space="0" w:color="D5DDC6"/>
            <w:left w:val="single" w:sz="6" w:space="0" w:color="D5DDC6"/>
            <w:bottom w:val="single" w:sz="6" w:space="0" w:color="D5DDC6"/>
            <w:right w:val="single" w:sz="6" w:space="0" w:color="D5DDC6"/>
          </w:divBdr>
        </w:div>
        <w:div w:id="187647583">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1263034528">
      <w:bodyDiv w:val="1"/>
      <w:marLeft w:val="0"/>
      <w:marRight w:val="0"/>
      <w:marTop w:val="0"/>
      <w:marBottom w:val="0"/>
      <w:divBdr>
        <w:top w:val="none" w:sz="0" w:space="0" w:color="auto"/>
        <w:left w:val="none" w:sz="0" w:space="0" w:color="auto"/>
        <w:bottom w:val="none" w:sz="0" w:space="0" w:color="auto"/>
        <w:right w:val="none" w:sz="0" w:space="0" w:color="auto"/>
      </w:divBdr>
      <w:divsChild>
        <w:div w:id="210921860">
          <w:marLeft w:val="0"/>
          <w:marRight w:val="0"/>
          <w:marTop w:val="0"/>
          <w:marBottom w:val="0"/>
          <w:divBdr>
            <w:top w:val="none" w:sz="0" w:space="0" w:color="auto"/>
            <w:left w:val="none" w:sz="0" w:space="0" w:color="auto"/>
            <w:bottom w:val="none" w:sz="0" w:space="0" w:color="auto"/>
            <w:right w:val="none" w:sz="0" w:space="0" w:color="auto"/>
          </w:divBdr>
          <w:divsChild>
            <w:div w:id="1666660897">
              <w:marLeft w:val="0"/>
              <w:marRight w:val="0"/>
              <w:marTop w:val="0"/>
              <w:marBottom w:val="0"/>
              <w:divBdr>
                <w:top w:val="none" w:sz="0" w:space="0" w:color="auto"/>
                <w:left w:val="none" w:sz="0" w:space="0" w:color="auto"/>
                <w:bottom w:val="none" w:sz="0" w:space="0" w:color="auto"/>
                <w:right w:val="none" w:sz="0" w:space="0" w:color="auto"/>
              </w:divBdr>
            </w:div>
          </w:divsChild>
        </w:div>
        <w:div w:id="36320800">
          <w:marLeft w:val="0"/>
          <w:marRight w:val="0"/>
          <w:marTop w:val="0"/>
          <w:marBottom w:val="0"/>
          <w:divBdr>
            <w:top w:val="none" w:sz="0" w:space="0" w:color="auto"/>
            <w:left w:val="none" w:sz="0" w:space="0" w:color="auto"/>
            <w:bottom w:val="none" w:sz="0" w:space="0" w:color="auto"/>
            <w:right w:val="none" w:sz="0" w:space="0" w:color="auto"/>
          </w:divBdr>
          <w:divsChild>
            <w:div w:id="430124232">
              <w:marLeft w:val="0"/>
              <w:marRight w:val="0"/>
              <w:marTop w:val="0"/>
              <w:marBottom w:val="0"/>
              <w:divBdr>
                <w:top w:val="none" w:sz="0" w:space="0" w:color="auto"/>
                <w:left w:val="none" w:sz="0" w:space="0" w:color="auto"/>
                <w:bottom w:val="none" w:sz="0" w:space="0" w:color="auto"/>
                <w:right w:val="none" w:sz="0" w:space="0" w:color="auto"/>
              </w:divBdr>
            </w:div>
          </w:divsChild>
        </w:div>
        <w:div w:id="777599723">
          <w:marLeft w:val="0"/>
          <w:marRight w:val="0"/>
          <w:marTop w:val="0"/>
          <w:marBottom w:val="0"/>
          <w:divBdr>
            <w:top w:val="none" w:sz="0" w:space="0" w:color="auto"/>
            <w:left w:val="none" w:sz="0" w:space="0" w:color="auto"/>
            <w:bottom w:val="none" w:sz="0" w:space="0" w:color="auto"/>
            <w:right w:val="none" w:sz="0" w:space="0" w:color="auto"/>
          </w:divBdr>
          <w:divsChild>
            <w:div w:id="259988880">
              <w:marLeft w:val="0"/>
              <w:marRight w:val="0"/>
              <w:marTop w:val="0"/>
              <w:marBottom w:val="0"/>
              <w:divBdr>
                <w:top w:val="none" w:sz="0" w:space="0" w:color="auto"/>
                <w:left w:val="none" w:sz="0" w:space="0" w:color="auto"/>
                <w:bottom w:val="none" w:sz="0" w:space="0" w:color="auto"/>
                <w:right w:val="none" w:sz="0" w:space="0" w:color="auto"/>
              </w:divBdr>
            </w:div>
          </w:divsChild>
        </w:div>
        <w:div w:id="621304841">
          <w:marLeft w:val="0"/>
          <w:marRight w:val="0"/>
          <w:marTop w:val="0"/>
          <w:marBottom w:val="0"/>
          <w:divBdr>
            <w:top w:val="none" w:sz="0" w:space="0" w:color="auto"/>
            <w:left w:val="none" w:sz="0" w:space="0" w:color="auto"/>
            <w:bottom w:val="none" w:sz="0" w:space="0" w:color="auto"/>
            <w:right w:val="none" w:sz="0" w:space="0" w:color="auto"/>
          </w:divBdr>
          <w:divsChild>
            <w:div w:id="1965304002">
              <w:marLeft w:val="0"/>
              <w:marRight w:val="0"/>
              <w:marTop w:val="0"/>
              <w:marBottom w:val="0"/>
              <w:divBdr>
                <w:top w:val="none" w:sz="0" w:space="0" w:color="auto"/>
                <w:left w:val="none" w:sz="0" w:space="0" w:color="auto"/>
                <w:bottom w:val="none" w:sz="0" w:space="0" w:color="auto"/>
                <w:right w:val="none" w:sz="0" w:space="0" w:color="auto"/>
              </w:divBdr>
            </w:div>
          </w:divsChild>
        </w:div>
        <w:div w:id="903028029">
          <w:marLeft w:val="0"/>
          <w:marRight w:val="0"/>
          <w:marTop w:val="0"/>
          <w:marBottom w:val="0"/>
          <w:divBdr>
            <w:top w:val="none" w:sz="0" w:space="0" w:color="auto"/>
            <w:left w:val="none" w:sz="0" w:space="0" w:color="auto"/>
            <w:bottom w:val="none" w:sz="0" w:space="0" w:color="auto"/>
            <w:right w:val="none" w:sz="0" w:space="0" w:color="auto"/>
          </w:divBdr>
          <w:divsChild>
            <w:div w:id="2055346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850048">
      <w:bodyDiv w:val="1"/>
      <w:marLeft w:val="0"/>
      <w:marRight w:val="0"/>
      <w:marTop w:val="0"/>
      <w:marBottom w:val="0"/>
      <w:divBdr>
        <w:top w:val="none" w:sz="0" w:space="0" w:color="auto"/>
        <w:left w:val="none" w:sz="0" w:space="0" w:color="auto"/>
        <w:bottom w:val="none" w:sz="0" w:space="0" w:color="auto"/>
        <w:right w:val="none" w:sz="0" w:space="0" w:color="auto"/>
      </w:divBdr>
      <w:divsChild>
        <w:div w:id="1467236593">
          <w:marLeft w:val="0"/>
          <w:marRight w:val="0"/>
          <w:marTop w:val="0"/>
          <w:marBottom w:val="0"/>
          <w:divBdr>
            <w:top w:val="none" w:sz="0" w:space="0" w:color="auto"/>
            <w:left w:val="none" w:sz="0" w:space="0" w:color="auto"/>
            <w:bottom w:val="none" w:sz="0" w:space="0" w:color="auto"/>
            <w:right w:val="none" w:sz="0" w:space="0" w:color="auto"/>
          </w:divBdr>
          <w:divsChild>
            <w:div w:id="1602761290">
              <w:marLeft w:val="0"/>
              <w:marRight w:val="0"/>
              <w:marTop w:val="0"/>
              <w:marBottom w:val="0"/>
              <w:divBdr>
                <w:top w:val="none" w:sz="0" w:space="0" w:color="auto"/>
                <w:left w:val="none" w:sz="0" w:space="0" w:color="auto"/>
                <w:bottom w:val="none" w:sz="0" w:space="0" w:color="auto"/>
                <w:right w:val="none" w:sz="0" w:space="0" w:color="auto"/>
              </w:divBdr>
              <w:divsChild>
                <w:div w:id="1218475305">
                  <w:marLeft w:val="0"/>
                  <w:marRight w:val="0"/>
                  <w:marTop w:val="0"/>
                  <w:marBottom w:val="0"/>
                  <w:divBdr>
                    <w:top w:val="none" w:sz="0" w:space="0" w:color="auto"/>
                    <w:left w:val="none" w:sz="0" w:space="0" w:color="auto"/>
                    <w:bottom w:val="none" w:sz="0" w:space="0" w:color="auto"/>
                    <w:right w:val="none" w:sz="0" w:space="0" w:color="auto"/>
                  </w:divBdr>
                </w:div>
                <w:div w:id="1726639708">
                  <w:marLeft w:val="0"/>
                  <w:marRight w:val="0"/>
                  <w:marTop w:val="0"/>
                  <w:marBottom w:val="0"/>
                  <w:divBdr>
                    <w:top w:val="none" w:sz="0" w:space="0" w:color="auto"/>
                    <w:left w:val="none" w:sz="0" w:space="0" w:color="auto"/>
                    <w:bottom w:val="none" w:sz="0" w:space="0" w:color="auto"/>
                    <w:right w:val="none" w:sz="0" w:space="0" w:color="auto"/>
                  </w:divBdr>
                  <w:divsChild>
                    <w:div w:id="1546064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418849">
          <w:marLeft w:val="0"/>
          <w:marRight w:val="0"/>
          <w:marTop w:val="0"/>
          <w:marBottom w:val="0"/>
          <w:divBdr>
            <w:top w:val="none" w:sz="0" w:space="0" w:color="auto"/>
            <w:left w:val="none" w:sz="0" w:space="0" w:color="auto"/>
            <w:bottom w:val="none" w:sz="0" w:space="0" w:color="auto"/>
            <w:right w:val="none" w:sz="0" w:space="0" w:color="auto"/>
          </w:divBdr>
          <w:divsChild>
            <w:div w:id="448357243">
              <w:marLeft w:val="0"/>
              <w:marRight w:val="0"/>
              <w:marTop w:val="0"/>
              <w:marBottom w:val="0"/>
              <w:divBdr>
                <w:top w:val="none" w:sz="0" w:space="0" w:color="auto"/>
                <w:left w:val="none" w:sz="0" w:space="0" w:color="auto"/>
                <w:bottom w:val="none" w:sz="0" w:space="0" w:color="auto"/>
                <w:right w:val="none" w:sz="0" w:space="0" w:color="auto"/>
              </w:divBdr>
              <w:divsChild>
                <w:div w:id="34241095">
                  <w:marLeft w:val="0"/>
                  <w:marRight w:val="0"/>
                  <w:marTop w:val="0"/>
                  <w:marBottom w:val="0"/>
                  <w:divBdr>
                    <w:top w:val="none" w:sz="0" w:space="0" w:color="auto"/>
                    <w:left w:val="none" w:sz="0" w:space="0" w:color="auto"/>
                    <w:bottom w:val="none" w:sz="0" w:space="0" w:color="auto"/>
                    <w:right w:val="none" w:sz="0" w:space="0" w:color="auto"/>
                  </w:divBdr>
                </w:div>
                <w:div w:id="550774772">
                  <w:marLeft w:val="0"/>
                  <w:marRight w:val="0"/>
                  <w:marTop w:val="0"/>
                  <w:marBottom w:val="0"/>
                  <w:divBdr>
                    <w:top w:val="none" w:sz="0" w:space="0" w:color="auto"/>
                    <w:left w:val="none" w:sz="0" w:space="0" w:color="auto"/>
                    <w:bottom w:val="none" w:sz="0" w:space="0" w:color="auto"/>
                    <w:right w:val="none" w:sz="0" w:space="0" w:color="auto"/>
                  </w:divBdr>
                </w:div>
                <w:div w:id="1058897486">
                  <w:marLeft w:val="0"/>
                  <w:marRight w:val="0"/>
                  <w:marTop w:val="0"/>
                  <w:marBottom w:val="0"/>
                  <w:divBdr>
                    <w:top w:val="none" w:sz="0" w:space="0" w:color="auto"/>
                    <w:left w:val="none" w:sz="0" w:space="0" w:color="auto"/>
                    <w:bottom w:val="none" w:sz="0" w:space="0" w:color="auto"/>
                    <w:right w:val="none" w:sz="0" w:space="0" w:color="auto"/>
                  </w:divBdr>
                </w:div>
                <w:div w:id="766315183">
                  <w:marLeft w:val="0"/>
                  <w:marRight w:val="0"/>
                  <w:marTop w:val="0"/>
                  <w:marBottom w:val="0"/>
                  <w:divBdr>
                    <w:top w:val="none" w:sz="0" w:space="0" w:color="auto"/>
                    <w:left w:val="none" w:sz="0" w:space="0" w:color="auto"/>
                    <w:bottom w:val="none" w:sz="0" w:space="0" w:color="auto"/>
                    <w:right w:val="none" w:sz="0" w:space="0" w:color="auto"/>
                  </w:divBdr>
                  <w:divsChild>
                    <w:div w:id="329410861">
                      <w:marLeft w:val="0"/>
                      <w:marRight w:val="0"/>
                      <w:marTop w:val="0"/>
                      <w:marBottom w:val="0"/>
                      <w:divBdr>
                        <w:top w:val="none" w:sz="0" w:space="0" w:color="auto"/>
                        <w:left w:val="none" w:sz="0" w:space="0" w:color="auto"/>
                        <w:bottom w:val="none" w:sz="0" w:space="0" w:color="auto"/>
                        <w:right w:val="none" w:sz="0" w:space="0" w:color="auto"/>
                      </w:divBdr>
                    </w:div>
                    <w:div w:id="351879109">
                      <w:marLeft w:val="0"/>
                      <w:marRight w:val="0"/>
                      <w:marTop w:val="0"/>
                      <w:marBottom w:val="0"/>
                      <w:divBdr>
                        <w:top w:val="none" w:sz="0" w:space="0" w:color="auto"/>
                        <w:left w:val="none" w:sz="0" w:space="0" w:color="auto"/>
                        <w:bottom w:val="none" w:sz="0" w:space="0" w:color="auto"/>
                        <w:right w:val="none" w:sz="0" w:space="0" w:color="auto"/>
                      </w:divBdr>
                    </w:div>
                    <w:div w:id="47412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5759700">
      <w:bodyDiv w:val="1"/>
      <w:marLeft w:val="0"/>
      <w:marRight w:val="0"/>
      <w:marTop w:val="0"/>
      <w:marBottom w:val="0"/>
      <w:divBdr>
        <w:top w:val="none" w:sz="0" w:space="0" w:color="auto"/>
        <w:left w:val="none" w:sz="0" w:space="0" w:color="auto"/>
        <w:bottom w:val="none" w:sz="0" w:space="0" w:color="auto"/>
        <w:right w:val="none" w:sz="0" w:space="0" w:color="auto"/>
      </w:divBdr>
    </w:div>
    <w:div w:id="1809005468">
      <w:bodyDiv w:val="1"/>
      <w:marLeft w:val="0"/>
      <w:marRight w:val="0"/>
      <w:marTop w:val="0"/>
      <w:marBottom w:val="0"/>
      <w:divBdr>
        <w:top w:val="none" w:sz="0" w:space="0" w:color="auto"/>
        <w:left w:val="none" w:sz="0" w:space="0" w:color="auto"/>
        <w:bottom w:val="none" w:sz="0" w:space="0" w:color="auto"/>
        <w:right w:val="none" w:sz="0" w:space="0" w:color="auto"/>
      </w:divBdr>
    </w:div>
    <w:div w:id="1938826661">
      <w:bodyDiv w:val="1"/>
      <w:marLeft w:val="0"/>
      <w:marRight w:val="0"/>
      <w:marTop w:val="0"/>
      <w:marBottom w:val="0"/>
      <w:divBdr>
        <w:top w:val="none" w:sz="0" w:space="0" w:color="auto"/>
        <w:left w:val="none" w:sz="0" w:space="0" w:color="auto"/>
        <w:bottom w:val="none" w:sz="0" w:space="0" w:color="auto"/>
        <w:right w:val="none" w:sz="0" w:space="0" w:color="auto"/>
      </w:divBdr>
    </w:div>
    <w:div w:id="1942643807">
      <w:bodyDiv w:val="1"/>
      <w:marLeft w:val="0"/>
      <w:marRight w:val="0"/>
      <w:marTop w:val="0"/>
      <w:marBottom w:val="0"/>
      <w:divBdr>
        <w:top w:val="none" w:sz="0" w:space="0" w:color="auto"/>
        <w:left w:val="none" w:sz="0" w:space="0" w:color="auto"/>
        <w:bottom w:val="none" w:sz="0" w:space="0" w:color="auto"/>
        <w:right w:val="none" w:sz="0" w:space="0" w:color="auto"/>
      </w:divBdr>
    </w:div>
    <w:div w:id="19947924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www.javatpoint.com/table-per-concrete-class" TargetMode="External"/><Relationship Id="rId18" Type="http://schemas.openxmlformats.org/officeDocument/2006/relationships/hyperlink" Target="http://www.mkyong.com/hibernate/hibernate-named-query-examples/" TargetMode="External"/><Relationship Id="rId26" Type="http://schemas.openxmlformats.org/officeDocument/2006/relationships/hyperlink" Target="http://www.mkyong.com/hibernate/cascade-jpa-hibernate-annotation-common-mistake/" TargetMode="External"/><Relationship Id="rId39" Type="http://schemas.openxmlformats.org/officeDocument/2006/relationships/hyperlink" Target="https://docs.jboss.org/hibernate/orm/4.0/devguide/en-US/html/ch05.html" TargetMode="External"/><Relationship Id="rId3" Type="http://schemas.microsoft.com/office/2007/relationships/stylesWithEffects" Target="stylesWithEffects.xml"/><Relationship Id="rId21" Type="http://schemas.openxmlformats.org/officeDocument/2006/relationships/hyperlink" Target="http://www.mkyong.com/hibernate/how-to-generate-code-with-hibernate-tools/" TargetMode="External"/><Relationship Id="rId34" Type="http://schemas.openxmlformats.org/officeDocument/2006/relationships/hyperlink" Target="https://docs.jboss.org/hibernate/orm/4.0/devguide/en-US/html/ch05.html" TargetMode="External"/><Relationship Id="rId7" Type="http://schemas.openxmlformats.org/officeDocument/2006/relationships/image" Target="media/image2.emf"/><Relationship Id="rId12" Type="http://schemas.openxmlformats.org/officeDocument/2006/relationships/hyperlink" Target="http://www.javatpoint.com/hibernate-table-per-hierarchy-using-annotation-tutorial-example" TargetMode="External"/><Relationship Id="rId17" Type="http://schemas.openxmlformats.org/officeDocument/2006/relationships/hyperlink" Target="http://www.javatpoint.com/interface-in-java" TargetMode="External"/><Relationship Id="rId25" Type="http://schemas.openxmlformats.org/officeDocument/2006/relationships/hyperlink" Target="http://www.mkyong.com/hibernate/hibernate-one-to-many-relationship-example/" TargetMode="External"/><Relationship Id="rId33" Type="http://schemas.openxmlformats.org/officeDocument/2006/relationships/image" Target="media/image8.jpeg"/><Relationship Id="rId38" Type="http://schemas.openxmlformats.org/officeDocument/2006/relationships/hyperlink" Target="https://docs.jboss.org/hibernate/orm/4.0/devguide/en-US/html/ch05.html" TargetMode="External"/><Relationship Id="rId2" Type="http://schemas.openxmlformats.org/officeDocument/2006/relationships/styles" Target="styles.xml"/><Relationship Id="rId16" Type="http://schemas.openxmlformats.org/officeDocument/2006/relationships/hyperlink" Target="http://www.javatpoint.com/hibernate-table-per-subclass-using-annotation-tutorial-example" TargetMode="External"/><Relationship Id="rId20" Type="http://schemas.openxmlformats.org/officeDocument/2006/relationships/hyperlink" Target="http://www.mkyong.com/hibernate/maven-3-hibernate-3-6-oracle-11g-example-xml-mapping/" TargetMode="External"/><Relationship Id="rId29" Type="http://schemas.openxmlformats.org/officeDocument/2006/relationships/hyperlink" Target="http://www.mkyong.com/hibernate/different-between-cascade-and-inverse/" TargetMode="External"/><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hyperlink" Target="http://www.javatpoint.com/hibernate-table-per-hierarchy-example-using-xml-file" TargetMode="External"/><Relationship Id="rId24" Type="http://schemas.openxmlformats.org/officeDocument/2006/relationships/hyperlink" Target="http://www.mkyong.com/hibernate/hibernate-one-to-many-relationship-example/" TargetMode="External"/><Relationship Id="rId32" Type="http://schemas.openxmlformats.org/officeDocument/2006/relationships/image" Target="media/image7.jpeg"/><Relationship Id="rId37" Type="http://schemas.openxmlformats.org/officeDocument/2006/relationships/hyperlink" Target="https://docs.jboss.org/hibernate/orm/4.0/devguide/en-US/html/ch05.html"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www.javatpoint.com/table-per-subclass" TargetMode="External"/><Relationship Id="rId23" Type="http://schemas.openxmlformats.org/officeDocument/2006/relationships/hyperlink" Target="http://www.mkyong.com/hibernate/hibernate-cascade-example-save-update-delete-and-delete-orphan/" TargetMode="External"/><Relationship Id="rId28" Type="http://schemas.openxmlformats.org/officeDocument/2006/relationships/image" Target="media/image6.gif"/><Relationship Id="rId36" Type="http://schemas.openxmlformats.org/officeDocument/2006/relationships/hyperlink" Target="https://docs.jboss.org/hibernate/orm/4.0/devguide/en-US/html/ch05.html" TargetMode="External"/><Relationship Id="rId10" Type="http://schemas.openxmlformats.org/officeDocument/2006/relationships/image" Target="media/image5.png"/><Relationship Id="rId19" Type="http://schemas.openxmlformats.org/officeDocument/2006/relationships/hyperlink" Target="http://www.mkyong.com/author/mkyong/" TargetMode="External"/><Relationship Id="rId31" Type="http://schemas.openxmlformats.org/officeDocument/2006/relationships/hyperlink" Target="http://www.mkyong.com/hibernate/hibernate-cascade-example-save-update-delete-and-delete-orphan/"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www.javatpoint.com/hibernate-table-per-concrete-class-using-annotation-tutorial-example" TargetMode="External"/><Relationship Id="rId22" Type="http://schemas.openxmlformats.org/officeDocument/2006/relationships/hyperlink" Target="http://www.mkyong.com/hibernate/hibernate-one-to-many-relationship-example/" TargetMode="External"/><Relationship Id="rId27" Type="http://schemas.openxmlformats.org/officeDocument/2006/relationships/hyperlink" Target="http://www.mkyong.com/hibernate/different-between-cascade-and-inverse/" TargetMode="External"/><Relationship Id="rId30" Type="http://schemas.openxmlformats.org/officeDocument/2006/relationships/hyperlink" Target="http://www.mkyong.com/hibernate/inverse-true-example-and-explanation/" TargetMode="External"/><Relationship Id="rId35" Type="http://schemas.openxmlformats.org/officeDocument/2006/relationships/hyperlink" Target="https://docs.jboss.org/hibernate/orm/4.0/devguide/en-US/html/ch05.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1050</TotalTime>
  <Pages>81</Pages>
  <Words>16345</Words>
  <Characters>93172</Characters>
  <Application>Microsoft Office Word</Application>
  <DocSecurity>0</DocSecurity>
  <Lines>776</Lines>
  <Paragraphs>218</Paragraphs>
  <ScaleCrop>false</ScaleCrop>
  <Company/>
  <LinksUpToDate>false</LinksUpToDate>
  <CharactersWithSpaces>109299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sumit</dc:creator>
  <cp:keywords/>
  <dc:description/>
  <cp:lastModifiedBy>sumit</cp:lastModifiedBy>
  <cp:revision>124</cp:revision>
  <dcterms:created xsi:type="dcterms:W3CDTF">2016-03-16T06:10:00Z</dcterms:created>
  <dcterms:modified xsi:type="dcterms:W3CDTF">2016-04-26T02:28:00Z</dcterms:modified>
</cp:coreProperties>
</file>